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870A6"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t>INTRODUCTION</w:t>
      </w:r>
    </w:p>
    <w:p w14:paraId="6F867156" w14:textId="5115C059" w:rsidR="00CC4A8D"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Animals living in permanent social groups </w:t>
      </w:r>
      <w:r w:rsidR="007F255C">
        <w:rPr>
          <w:rFonts w:asciiTheme="minorHAnsi" w:eastAsia="Calibri" w:hAnsiTheme="minorHAnsi"/>
        </w:rPr>
        <w:t>must</w:t>
      </w:r>
      <w:r>
        <w:rPr>
          <w:rFonts w:asciiTheme="minorHAnsi" w:eastAsia="Calibri" w:hAnsiTheme="minorHAnsi"/>
        </w:rPr>
        <w:t xml:space="preserve"> decide when and how to interact with group members and their </w:t>
      </w:r>
      <w:commentRangeStart w:id="0"/>
      <w:r>
        <w:rPr>
          <w:rFonts w:asciiTheme="minorHAnsi" w:eastAsia="Calibri" w:hAnsiTheme="minorHAnsi"/>
        </w:rPr>
        <w:t xml:space="preserve">ability </w:t>
      </w:r>
      <w:del w:id="1" w:author="cathy" w:date="2020-05-28T16:43:00Z">
        <w:r>
          <w:rPr>
            <w:rFonts w:asciiTheme="minorHAnsi" w:eastAsia="Calibri" w:hAnsiTheme="minorHAnsi"/>
          </w:rPr>
          <w:delText>to</w:delText>
        </w:r>
      </w:del>
      <w:ins w:id="2" w:author="cathy" w:date="2020-05-28T16:43:00Z">
        <w:r>
          <w:rPr>
            <w:rFonts w:asciiTheme="minorHAnsi" w:eastAsia="Calibri" w:hAnsiTheme="minorHAnsi"/>
          </w:rPr>
          <w:t>t</w:t>
        </w:r>
        <w:commentRangeEnd w:id="0"/>
        <w:r w:rsidR="006126E2">
          <w:rPr>
            <w:rStyle w:val="CommentReference"/>
          </w:rPr>
          <w:commentReference w:id="0"/>
        </w:r>
        <w:r>
          <w:rPr>
            <w:rFonts w:asciiTheme="minorHAnsi" w:eastAsia="Calibri" w:hAnsiTheme="minorHAnsi"/>
          </w:rPr>
          <w:t>o</w:t>
        </w:r>
      </w:ins>
      <w:r>
        <w:rPr>
          <w:rFonts w:asciiTheme="minorHAnsi" w:eastAsia="Calibri" w:hAnsiTheme="minorHAnsi"/>
        </w:rPr>
        <w:t xml:space="preserve"> make the </w:t>
      </w:r>
      <w:del w:id="3" w:author="cathy" w:date="2020-05-26T12:16:00Z">
        <w:r w:rsidDel="006126E2">
          <w:rPr>
            <w:rFonts w:asciiTheme="minorHAnsi" w:eastAsia="Calibri" w:hAnsiTheme="minorHAnsi"/>
          </w:rPr>
          <w:delText xml:space="preserve">correct </w:delText>
        </w:r>
      </w:del>
      <w:r>
        <w:rPr>
          <w:rFonts w:asciiTheme="minorHAnsi" w:eastAsia="Calibri" w:hAnsiTheme="minorHAnsi"/>
        </w:rPr>
        <w:t xml:space="preserve">choice </w:t>
      </w:r>
      <w:ins w:id="4" w:author="cathy" w:date="2020-05-26T12:16:00Z">
        <w:r w:rsidR="006126E2">
          <w:rPr>
            <w:rFonts w:asciiTheme="minorHAnsi" w:eastAsia="Calibri" w:hAnsiTheme="minorHAnsi"/>
          </w:rPr>
          <w:t xml:space="preserve">carrying the highest benefits </w:t>
        </w:r>
      </w:ins>
      <w:r>
        <w:rPr>
          <w:rFonts w:asciiTheme="minorHAnsi" w:eastAsia="Calibri" w:hAnsiTheme="minorHAnsi"/>
        </w:rPr>
        <w:t xml:space="preserve">has potential fitness </w:t>
      </w:r>
      <w:commentRangeStart w:id="5"/>
      <w:r>
        <w:rPr>
          <w:rFonts w:asciiTheme="minorHAnsi" w:eastAsia="Calibri" w:hAnsiTheme="minorHAnsi"/>
        </w:rPr>
        <w:t>implications</w:t>
      </w:r>
      <w:commentRangeEnd w:id="5"/>
      <w:r w:rsidR="006126E2">
        <w:rPr>
          <w:rStyle w:val="CommentReference"/>
        </w:rPr>
        <w:commentReference w:id="5"/>
      </w:r>
      <w:r>
        <w:rPr>
          <w:rFonts w:asciiTheme="minorHAnsi" w:eastAsia="Calibri" w:hAnsiTheme="minorHAnsi"/>
        </w:rPr>
        <w:t xml:space="preserve">. It has long been hypothesised that the evolution of cognitive skills </w:t>
      </w:r>
      <w:ins w:id="6" w:author="Liran Samuni" w:date="2020-03-16T18:29:00Z">
        <w:r w:rsidR="0084023C">
          <w:rPr>
            <w:rFonts w:asciiTheme="minorHAnsi" w:eastAsia="Calibri" w:hAnsiTheme="minorHAnsi"/>
          </w:rPr>
          <w:t xml:space="preserve">of a species? </w:t>
        </w:r>
      </w:ins>
      <w:r>
        <w:rPr>
          <w:rFonts w:asciiTheme="minorHAnsi" w:eastAsia="Calibri" w:hAnsiTheme="minorHAnsi"/>
        </w:rPr>
        <w:t xml:space="preserve">is a response to </w:t>
      </w:r>
      <w:del w:id="7" w:author="cathy" w:date="2020-05-26T12:19:00Z">
        <w:r w:rsidDel="006126E2">
          <w:rPr>
            <w:rFonts w:asciiTheme="minorHAnsi" w:eastAsia="Calibri" w:hAnsiTheme="minorHAnsi"/>
          </w:rPr>
          <w:delText xml:space="preserve">the </w:delText>
        </w:r>
      </w:del>
      <w:r>
        <w:rPr>
          <w:rFonts w:asciiTheme="minorHAnsi" w:eastAsia="Calibri" w:hAnsiTheme="minorHAnsi"/>
        </w:rPr>
        <w:t xml:space="preserve">selection </w:t>
      </w:r>
      <w:del w:id="8" w:author="cathy" w:date="2020-05-28T16:43:00Z">
        <w:r>
          <w:rPr>
            <w:rFonts w:asciiTheme="minorHAnsi" w:eastAsia="Calibri" w:hAnsiTheme="minorHAnsi"/>
          </w:rPr>
          <w:delText>pressure</w:delText>
        </w:r>
      </w:del>
      <w:ins w:id="9" w:author="cathy" w:date="2020-05-28T16:43:00Z">
        <w:r>
          <w:rPr>
            <w:rFonts w:asciiTheme="minorHAnsi" w:eastAsia="Calibri" w:hAnsiTheme="minorHAnsi"/>
          </w:rPr>
          <w:t>pressure</w:t>
        </w:r>
      </w:ins>
      <w:ins w:id="10" w:author="cathy" w:date="2020-05-26T12:19:00Z">
        <w:r w:rsidR="006126E2">
          <w:rPr>
            <w:rFonts w:asciiTheme="minorHAnsi" w:eastAsia="Calibri" w:hAnsiTheme="minorHAnsi"/>
          </w:rPr>
          <w:t>s</w:t>
        </w:r>
      </w:ins>
      <w:r>
        <w:rPr>
          <w:rFonts w:asciiTheme="minorHAnsi" w:eastAsia="Calibri" w:hAnsiTheme="minorHAnsi"/>
        </w:rPr>
        <w:t xml:space="preserve"> imposed by the complexity of </w:t>
      </w:r>
      <w:ins w:id="11" w:author="Liran Samuni" w:date="2020-05-28T16:43:00Z">
        <w:r>
          <w:rPr>
            <w:rFonts w:asciiTheme="minorHAnsi" w:eastAsia="Calibri" w:hAnsiTheme="minorHAnsi"/>
          </w:rPr>
          <w:t>the</w:t>
        </w:r>
      </w:ins>
      <w:ins w:id="12" w:author="Liran Samuni" w:date="2020-03-16T18:29:00Z">
        <w:r w:rsidR="0084023C">
          <w:rPr>
            <w:rFonts w:asciiTheme="minorHAnsi" w:eastAsia="Calibri" w:hAnsiTheme="minorHAnsi"/>
          </w:rPr>
          <w:t>ir</w:t>
        </w:r>
      </w:ins>
      <w:del w:id="13" w:author="Liran Samuni" w:date="2020-05-28T16:43:00Z">
        <w:r>
          <w:rPr>
            <w:rFonts w:asciiTheme="minorHAnsi" w:eastAsia="Calibri" w:hAnsiTheme="minorHAnsi"/>
          </w:rPr>
          <w:delText>the</w:delText>
        </w:r>
      </w:del>
      <w:r>
        <w:rPr>
          <w:rFonts w:asciiTheme="minorHAnsi" w:eastAsia="Calibri" w:hAnsiTheme="minorHAnsi"/>
        </w:rPr>
        <w:t xml:space="preserve"> social environment </w:t>
      </w:r>
      <w:r>
        <w:rPr>
          <w:rFonts w:asciiTheme="minorHAnsi" w:eastAsia="Calibri" w:hAnsiTheme="minorHAnsi"/>
        </w:rPr>
        <w:fldChar w:fldCharType="begin" w:fldLock="1"/>
      </w:r>
      <w:r w:rsidR="00F57648">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Humphrey, 1976; Jolly, 1966)</w:t>
      </w:r>
      <w:r>
        <w:rPr>
          <w:rFonts w:asciiTheme="minorHAnsi" w:eastAsia="Calibri" w:hAnsiTheme="minorHAnsi"/>
        </w:rPr>
        <w:fldChar w:fldCharType="end"/>
      </w:r>
      <w:r>
        <w:rPr>
          <w:rFonts w:asciiTheme="minorHAnsi" w:eastAsia="Calibri" w:hAnsiTheme="minorHAnsi"/>
        </w:rPr>
        <w:t xml:space="preserve">. This hypothesis </w:t>
      </w:r>
      <w:r w:rsidR="007C543E">
        <w:rPr>
          <w:rFonts w:asciiTheme="minorHAnsi" w:eastAsia="Calibri" w:hAnsiTheme="minorHAnsi"/>
        </w:rPr>
        <w:t>assumes</w:t>
      </w:r>
      <w:r>
        <w:rPr>
          <w:rFonts w:asciiTheme="minorHAnsi" w:eastAsia="Calibri" w:hAnsiTheme="minorHAnsi"/>
        </w:rPr>
        <w:t xml:space="preserve"> that animals in more “complex” social systems must integrate more </w:t>
      </w:r>
      <w:r w:rsidR="008B486F">
        <w:rPr>
          <w:rFonts w:asciiTheme="minorHAnsi" w:eastAsia="Calibri" w:hAnsiTheme="minorHAnsi"/>
        </w:rPr>
        <w:t xml:space="preserve">social </w:t>
      </w:r>
      <w:r>
        <w:rPr>
          <w:rFonts w:asciiTheme="minorHAnsi" w:eastAsia="Calibri" w:hAnsiTheme="minorHAnsi"/>
        </w:rPr>
        <w:t xml:space="preserve">information to out-compete others </w:t>
      </w:r>
      <w:r>
        <w:rPr>
          <w:rFonts w:asciiTheme="minorHAnsi" w:eastAsia="Calibri" w:hAnsiTheme="minorHAnsi"/>
        </w:rPr>
        <w:fldChar w:fldCharType="begin" w:fldLock="1"/>
      </w:r>
      <w:r w:rsidR="00792622">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Dunbar, 1993)</w:t>
      </w:r>
      <w:r>
        <w:rPr>
          <w:rFonts w:asciiTheme="minorHAnsi" w:eastAsia="Calibri" w:hAnsiTheme="minorHAnsi"/>
        </w:rPr>
        <w:fldChar w:fldCharType="end"/>
      </w:r>
      <w:r>
        <w:rPr>
          <w:rFonts w:asciiTheme="minorHAnsi" w:eastAsia="Calibri" w:hAnsiTheme="minorHAnsi"/>
        </w:rPr>
        <w:t xml:space="preserve">. </w:t>
      </w:r>
      <w:commentRangeStart w:id="14"/>
      <w:ins w:id="15" w:author="Gogarten, Jan" w:date="2020-03-16T10:32:00Z">
        <w:r w:rsidR="00335B56">
          <w:rPr>
            <w:rFonts w:asciiTheme="minorHAnsi" w:eastAsia="Calibri" w:hAnsiTheme="minorHAnsi"/>
          </w:rPr>
          <w:t xml:space="preserve">One way to operationalize </w:t>
        </w:r>
      </w:ins>
      <w:del w:id="16" w:author="Gogarten, Jan" w:date="2020-03-16T10:32:00Z">
        <w:r>
          <w:rPr>
            <w:rFonts w:asciiTheme="minorHAnsi" w:eastAsia="Calibri" w:hAnsiTheme="minorHAnsi"/>
          </w:rPr>
          <w:delText>Social</w:delText>
        </w:r>
        <w:r w:rsidDel="00335B56">
          <w:rPr>
            <w:rFonts w:asciiTheme="minorHAnsi" w:eastAsia="Calibri" w:hAnsiTheme="minorHAnsi"/>
          </w:rPr>
          <w:delText xml:space="preserve"> </w:delText>
        </w:r>
      </w:del>
      <w:ins w:id="17" w:author="Gogarten, Jan" w:date="2020-03-16T10:32:00Z">
        <w:r w:rsidR="00335B56">
          <w:rPr>
            <w:rFonts w:asciiTheme="minorHAnsi" w:eastAsia="Calibri" w:hAnsiTheme="minorHAnsi"/>
          </w:rPr>
          <w:t>social</w:t>
        </w:r>
        <w:r>
          <w:rPr>
            <w:rFonts w:asciiTheme="minorHAnsi" w:eastAsia="Calibri" w:hAnsiTheme="minorHAnsi"/>
          </w:rPr>
          <w:t xml:space="preserve"> </w:t>
        </w:r>
      </w:ins>
      <w:r>
        <w:rPr>
          <w:rFonts w:asciiTheme="minorHAnsi" w:eastAsia="Calibri" w:hAnsiTheme="minorHAnsi"/>
        </w:rPr>
        <w:t>complexity</w:t>
      </w:r>
      <w:ins w:id="18" w:author="Gogarten, Jan" w:date="2020-03-16T10:32:00Z">
        <w:r w:rsidR="00335B56">
          <w:rPr>
            <w:rFonts w:asciiTheme="minorHAnsi" w:eastAsia="Calibri" w:hAnsiTheme="minorHAnsi"/>
          </w:rPr>
          <w:t xml:space="preserve">, is </w:t>
        </w:r>
      </w:ins>
      <w:del w:id="19" w:author="Gogarten, Jan" w:date="2020-03-16T10:32:00Z">
        <w:r>
          <w:rPr>
            <w:rFonts w:asciiTheme="minorHAnsi" w:eastAsia="Calibri" w:hAnsiTheme="minorHAnsi"/>
          </w:rPr>
          <w:delText xml:space="preserve"> </w:delText>
        </w:r>
        <w:r w:rsidR="00B4481E">
          <w:rPr>
            <w:rFonts w:asciiTheme="minorHAnsi" w:eastAsia="Calibri" w:hAnsiTheme="minorHAnsi"/>
          </w:rPr>
          <w:delText>can be defined by</w:delText>
        </w:r>
        <w:r>
          <w:rPr>
            <w:rFonts w:asciiTheme="minorHAnsi" w:eastAsia="Calibri" w:hAnsiTheme="minorHAnsi"/>
          </w:rPr>
          <w:delText xml:space="preserve"> </w:delText>
        </w:r>
      </w:del>
      <w:ins w:id="20" w:author="Gogarten, Jan" w:date="2020-03-16T10:32:00Z">
        <w:r w:rsidR="00335B56">
          <w:rPr>
            <w:rFonts w:asciiTheme="minorHAnsi" w:eastAsia="Calibri" w:hAnsiTheme="minorHAnsi"/>
          </w:rPr>
          <w:t xml:space="preserve">as the amount of </w:t>
        </w:r>
      </w:ins>
      <w:del w:id="21" w:author="Gogarten, Jan" w:date="2020-03-16T10:32:00Z">
        <w:r>
          <w:rPr>
            <w:rFonts w:asciiTheme="minorHAnsi" w:eastAsia="Calibri" w:hAnsiTheme="minorHAnsi"/>
          </w:rPr>
          <w:delText xml:space="preserve">the </w:delText>
        </w:r>
      </w:del>
      <w:r w:rsidR="00B4481E">
        <w:rPr>
          <w:rFonts w:asciiTheme="minorHAnsi" w:eastAsia="Calibri" w:hAnsiTheme="minorHAnsi"/>
        </w:rPr>
        <w:t xml:space="preserve">information </w:t>
      </w:r>
      <w:r>
        <w:rPr>
          <w:rFonts w:asciiTheme="minorHAnsi" w:eastAsia="Calibri" w:hAnsiTheme="minorHAnsi"/>
        </w:rPr>
        <w:t xml:space="preserve">necessary to successfully predict future states </w:t>
      </w:r>
      <w:del w:id="22" w:author="cathy" w:date="2020-05-28T16:43:00Z">
        <w:r>
          <w:rPr>
            <w:rFonts w:asciiTheme="minorHAnsi" w:eastAsia="Calibri" w:hAnsiTheme="minorHAnsi"/>
          </w:rPr>
          <w:delText>of</w:delText>
        </w:r>
      </w:del>
      <w:ins w:id="23" w:author="cathy" w:date="2020-05-26T12:19:00Z">
        <w:r w:rsidR="006126E2">
          <w:rPr>
            <w:rFonts w:asciiTheme="minorHAnsi" w:eastAsia="Calibri" w:hAnsiTheme="minorHAnsi"/>
          </w:rPr>
          <w:t>within</w:t>
        </w:r>
      </w:ins>
      <w:del w:id="24" w:author="cathy" w:date="2020-05-26T12:20:00Z">
        <w:r w:rsidDel="006126E2">
          <w:rPr>
            <w:rFonts w:asciiTheme="minorHAnsi" w:eastAsia="Calibri" w:hAnsiTheme="minorHAnsi"/>
          </w:rPr>
          <w:delText xml:space="preserve">of </w:delText>
        </w:r>
      </w:del>
      <w:ins w:id="25" w:author="cathy" w:date="2020-05-26T12:20:00Z">
        <w:r w:rsidR="006126E2">
          <w:rPr>
            <w:rFonts w:asciiTheme="minorHAnsi" w:eastAsia="Calibri" w:hAnsiTheme="minorHAnsi"/>
          </w:rPr>
          <w:t xml:space="preserve"> </w:t>
        </w:r>
      </w:ins>
      <w:r>
        <w:rPr>
          <w:rFonts w:asciiTheme="minorHAnsi" w:eastAsia="Calibri" w:hAnsiTheme="minorHAnsi"/>
        </w:rPr>
        <w:t xml:space="preserve">a system </w:t>
      </w:r>
      <w:r>
        <w:rPr>
          <w:rFonts w:asciiTheme="minorHAnsi" w:eastAsia="Calibri" w:hAnsiTheme="minorHAnsi"/>
        </w:rPr>
        <w:fldChar w:fldCharType="begin" w:fldLock="1"/>
      </w:r>
      <w:r>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(Flack, 2012; Sambrook &amp; Whiten, 1997)</w:t>
      </w:r>
      <w:r>
        <w:rPr>
          <w:rFonts w:asciiTheme="minorHAnsi" w:eastAsia="Calibri" w:hAnsiTheme="minorHAnsi"/>
        </w:rPr>
        <w:fldChar w:fldCharType="end"/>
      </w:r>
      <w:del w:id="26" w:author="Gogarten, Jan" w:date="2020-03-16T10:34:00Z">
        <w:r w:rsidR="00B4481E">
          <w:rPr>
            <w:rFonts w:asciiTheme="minorHAnsi" w:eastAsia="Calibri" w:hAnsiTheme="minorHAnsi"/>
          </w:rPr>
          <w:delText>, assuming that this reflects the efforts from the perspective of the individual</w:delText>
        </w:r>
      </w:del>
      <w:r>
        <w:rPr>
          <w:rFonts w:asciiTheme="minorHAnsi" w:eastAsia="Calibri" w:hAnsiTheme="minorHAnsi"/>
        </w:rPr>
        <w:t xml:space="preserve">. </w:t>
      </w:r>
      <w:commentRangeEnd w:id="14"/>
      <w:r w:rsidR="00335B56">
        <w:rPr>
          <w:rStyle w:val="CommentReference"/>
        </w:rPr>
        <w:commentReference w:id="14"/>
      </w:r>
    </w:p>
    <w:p w14:paraId="13B6D2B3" w14:textId="77777777" w:rsidR="00CC4A8D" w:rsidRDefault="00B244F2" w:rsidP="00792622">
      <w:pPr>
        <w:spacing w:before="120" w:line="480" w:lineRule="auto"/>
        <w:ind w:left="0" w:hanging="2"/>
        <w:jc w:val="both"/>
        <w:rPr>
          <w:rFonts w:asciiTheme="minorHAnsi" w:eastAsia="Calibri" w:hAnsiTheme="minorHAnsi"/>
        </w:rPr>
      </w:pPr>
      <w:del w:id="27" w:author="Gogarten, Jan" w:date="2020-03-16T11:43:00Z">
        <w:r>
          <w:rPr>
            <w:rFonts w:asciiTheme="minorHAnsi" w:eastAsia="Calibri" w:hAnsiTheme="minorHAnsi"/>
          </w:rPr>
          <w:delText xml:space="preserve">Comparable measures </w:delText>
        </w:r>
      </w:del>
      <w:ins w:id="28" w:author="Gogarten, Jan" w:date="2020-03-16T11:43:00Z">
        <w:r w:rsidR="003032E0">
          <w:rPr>
            <w:rFonts w:asciiTheme="minorHAnsi" w:eastAsia="Calibri" w:hAnsiTheme="minorHAnsi"/>
          </w:rPr>
          <w:t xml:space="preserve">Measures </w:t>
        </w:r>
      </w:ins>
      <w:r>
        <w:rPr>
          <w:rFonts w:asciiTheme="minorHAnsi" w:eastAsia="Calibri" w:hAnsiTheme="minorHAnsi"/>
        </w:rPr>
        <w:t xml:space="preserve">of how predictable interactions are </w:t>
      </w:r>
      <w:del w:id="29" w:author="Gogarten, Jan" w:date="2020-03-16T11:45:00Z">
        <w:r>
          <w:rPr>
            <w:rFonts w:asciiTheme="minorHAnsi" w:eastAsia="Calibri" w:hAnsiTheme="minorHAnsi"/>
          </w:rPr>
          <w:delText xml:space="preserve">from the perspective of individuals living in a community </w:delText>
        </w:r>
      </w:del>
      <w:ins w:id="30" w:author="Gogarten, Jan" w:date="2020-03-16T11:43:00Z">
        <w:r w:rsidR="003032E0">
          <w:rPr>
            <w:rFonts w:asciiTheme="minorHAnsi" w:eastAsia="Calibri" w:hAnsiTheme="minorHAnsi"/>
          </w:rPr>
          <w:t xml:space="preserve">that are comparable between studies and species </w:t>
        </w:r>
      </w:ins>
      <w:del w:id="31" w:author="Gogarten, Jan" w:date="2020-03-16T11:44:00Z">
        <w:r>
          <w:rPr>
            <w:rFonts w:asciiTheme="minorHAnsi" w:eastAsia="Calibri" w:hAnsiTheme="minorHAnsi"/>
          </w:rPr>
          <w:delText xml:space="preserve">could allow </w:delText>
        </w:r>
      </w:del>
      <w:ins w:id="32" w:author="Gogarten, Jan" w:date="2020-03-16T11:44:00Z">
        <w:r w:rsidR="003032E0">
          <w:rPr>
            <w:rFonts w:asciiTheme="minorHAnsi" w:eastAsia="Calibri" w:hAnsiTheme="minorHAnsi"/>
          </w:rPr>
          <w:t xml:space="preserve">would facilitate </w:t>
        </w:r>
      </w:ins>
      <w:del w:id="33" w:author="Gogarten, Jan" w:date="2020-03-16T11:44:00Z">
        <w:r>
          <w:rPr>
            <w:rFonts w:asciiTheme="minorHAnsi" w:eastAsia="Calibri" w:hAnsiTheme="minorHAnsi"/>
          </w:rPr>
          <w:delText xml:space="preserve">us to link </w:delText>
        </w:r>
      </w:del>
      <w:ins w:id="34" w:author="Gogarten, Jan" w:date="2020-03-16T11:44:00Z">
        <w:r w:rsidR="003032E0">
          <w:rPr>
            <w:rFonts w:asciiTheme="minorHAnsi" w:eastAsia="Calibri" w:hAnsiTheme="minorHAnsi"/>
          </w:rPr>
          <w:t xml:space="preserve">examinations </w:t>
        </w:r>
      </w:ins>
      <w:ins w:id="35" w:author="Gogarten, Jan" w:date="2020-03-16T11:47:00Z">
        <w:r w:rsidR="003032E0">
          <w:rPr>
            <w:rFonts w:asciiTheme="minorHAnsi" w:eastAsia="Calibri" w:hAnsiTheme="minorHAnsi"/>
          </w:rPr>
          <w:t xml:space="preserve">of the </w:t>
        </w:r>
      </w:ins>
      <w:del w:id="36" w:author="Gogarten, Jan" w:date="2020-03-16T11:45:00Z">
        <w:r>
          <w:rPr>
            <w:rFonts w:asciiTheme="minorHAnsi" w:eastAsia="Calibri" w:hAnsiTheme="minorHAnsi"/>
          </w:rPr>
          <w:delText xml:space="preserve">aspects of an individual’s social life to the </w:delText>
        </w:r>
      </w:del>
      <w:ins w:id="37" w:author="Gogarten, Jan" w:date="2020-03-16T11:46:00Z">
        <w:r w:rsidR="003032E0">
          <w:rPr>
            <w:rFonts w:asciiTheme="minorHAnsi" w:eastAsia="Calibri" w:hAnsiTheme="minorHAnsi"/>
          </w:rPr>
          <w:t xml:space="preserve">factors driving </w:t>
        </w:r>
      </w:ins>
      <w:ins w:id="38" w:author="Gogarten, Jan" w:date="2020-03-16T11:45:00Z">
        <w:r w:rsidR="003032E0">
          <w:rPr>
            <w:rFonts w:asciiTheme="minorHAnsi" w:eastAsia="Calibri" w:hAnsiTheme="minorHAnsi"/>
          </w:rPr>
          <w:t xml:space="preserve">the </w:t>
        </w:r>
      </w:ins>
      <w:r>
        <w:rPr>
          <w:rFonts w:asciiTheme="minorHAnsi" w:eastAsia="Calibri" w:hAnsiTheme="minorHAnsi"/>
        </w:rPr>
        <w:t xml:space="preserve">evolution of complex decision-making </w:t>
      </w:r>
      <w:ins w:id="39" w:author="Gogarten, Jan" w:date="2020-03-16T11:46:00Z">
        <w:r w:rsidR="003032E0">
          <w:rPr>
            <w:rFonts w:asciiTheme="minorHAnsi" w:eastAsia="Calibri" w:hAnsiTheme="minorHAnsi"/>
          </w:rPr>
          <w:t xml:space="preserve">abilities </w:t>
        </w:r>
      </w:ins>
      <w:r>
        <w:rPr>
          <w:rFonts w:asciiTheme="minorHAnsi" w:eastAsia="Calibri" w:hAnsiTheme="minorHAnsi"/>
        </w:rPr>
        <w:fldChar w:fldCharType="begin" w:fldLock="1"/>
      </w:r>
      <w:r w:rsidR="000A152C">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Pr>
          <w:rFonts w:asciiTheme="minorHAnsi" w:eastAsia="Calibri" w:hAnsiTheme="minorHAnsi"/>
        </w:rPr>
        <w:fldChar w:fldCharType="separate"/>
      </w:r>
      <w:r w:rsidR="00C624CE" w:rsidRPr="00C624CE">
        <w:rPr>
          <w:rFonts w:asciiTheme="minorHAnsi" w:eastAsia="Calibri" w:hAnsiTheme="minorHAnsi"/>
          <w:noProof/>
        </w:rPr>
        <w:t>(Aureli &amp; Schino, 2019; Dunbar &amp; Shultz, 2010)</w:t>
      </w:r>
      <w:r>
        <w:rPr>
          <w:rFonts w:asciiTheme="minorHAnsi" w:eastAsia="Calibri" w:hAnsiTheme="minorHAnsi"/>
        </w:rPr>
        <w:fldChar w:fldCharType="end"/>
      </w:r>
      <w:r>
        <w:rPr>
          <w:rFonts w:asciiTheme="minorHAnsi" w:eastAsia="Calibri" w:hAnsiTheme="minorHAnsi"/>
        </w:rPr>
        <w:t xml:space="preserve">. Relationships are more predictable if partner choice is highly </w:t>
      </w:r>
      <w:r>
        <w:rPr>
          <w:rFonts w:asciiTheme="minorHAnsi" w:eastAsia="Calibri" w:hAnsiTheme="minorHAnsi"/>
          <w:i/>
        </w:rPr>
        <w:t>consistent</w:t>
      </w:r>
      <w:r>
        <w:rPr>
          <w:rFonts w:asciiTheme="minorHAnsi" w:eastAsia="Calibri" w:hAnsiTheme="minorHAnsi"/>
        </w:rPr>
        <w:t xml:space="preserve"> over repeated interactions </w:t>
      </w:r>
      <w:r>
        <w:rPr>
          <w:rFonts w:asciiTheme="minorHAnsi" w:eastAsia="Calibri" w:hAnsiTheme="minorHAnsi"/>
        </w:rPr>
        <w:fldChar w:fldCharType="begin" w:fldLock="1"/>
      </w:r>
      <w:r w:rsidR="004A57E7">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Pr>
          <w:rFonts w:asciiTheme="minorHAnsi" w:eastAsia="Calibri" w:hAnsiTheme="minorHAnsi"/>
        </w:rPr>
        <w:fldChar w:fldCharType="separate"/>
      </w:r>
      <w:r w:rsidR="00B4481E" w:rsidRPr="00B4481E">
        <w:rPr>
          <w:rFonts w:asciiTheme="minorHAnsi" w:eastAsia="Calibri" w:hAnsiTheme="minorHAnsi"/>
          <w:noProof/>
        </w:rPr>
        <w:t>(Kalbitz et al., 2016; Koski et al., 2012; Moscovice et al., 2017; Silk et al., 2006)</w:t>
      </w:r>
      <w:r>
        <w:rPr>
          <w:rFonts w:asciiTheme="minorHAnsi" w:eastAsia="Calibri" w:hAnsiTheme="minorHAnsi"/>
        </w:rPr>
        <w:fldChar w:fldCharType="end"/>
      </w:r>
      <w:r>
        <w:rPr>
          <w:rFonts w:asciiTheme="minorHAnsi" w:eastAsia="Calibri" w:hAnsiTheme="minorHAnsi"/>
        </w:rPr>
        <w:t xml:space="preserve"> and observing a subset of interactions allows individuals to accurately predict </w:t>
      </w:r>
      <w:r w:rsidR="00C624CE">
        <w:rPr>
          <w:rFonts w:asciiTheme="minorHAnsi" w:eastAsia="Calibri" w:hAnsiTheme="minorHAnsi"/>
        </w:rPr>
        <w:t>future interactions</w:t>
      </w:r>
      <w:r>
        <w:rPr>
          <w:rFonts w:asciiTheme="minorHAnsi" w:eastAsia="Calibri" w:hAnsiTheme="minorHAnsi"/>
        </w:rPr>
        <w:t xml:space="preserve"> </w:t>
      </w:r>
      <w:r>
        <w:rPr>
          <w:rFonts w:asciiTheme="minorHAnsi" w:eastAsia="Calibri" w:hAnsiTheme="minorHAnsi"/>
        </w:rPr>
        <w:fldChar w:fldCharType="begin" w:fldLock="1"/>
      </w:r>
      <w:r>
        <w:rPr>
          <w:rFonts w:asciiTheme="minorHAnsi" w:eastAsia="Calibri" w:hAnsiTheme="minorHAnsi"/>
        </w:rPr>
        <w:instrText>ADDIN CSL_CITATION {"citationItems":[{"id":"ITEM-1","itemData":{"ISBN":"0471494348","ISSN":"1528-2511","PMID":"11276903","abstract":"When we talk of the 'nature of intelligence', or any other attribute, we may be referring to its essential structure, or to its place in nature, particularly the function it has evolved to serve. Here I examine both, from the perspective of the evolution of intelligence in primates. Over the last 20 years, the Social (or 'Machiavellian') Intelligence Hypothesis has gained empirical support. Its core claim is that the intelligence of primates is primarily an adaptation to the special complexities of primate social life. In addition to this hypothesis about the function of intellect, a secondary claim is that the very structure of intelligence has been moulded to be 'social' in character, an idea that presents a challenge to orthodox views of intelligence as a general-purpose capacity. I shall outline the principal components of social intelligence and the environment of social complexity it engages with. This raises the question of whether domain specificity is an appropriate characterization of social intelligence and its subcomponents, like theory of mind. As a counter-argument to such specificity I consider the hypothesis that great apes exhibit a cluster of advanced cognitive abilities that rest on a shared capacity for second-order mental representation.","author":[{"dropping-particle":"","family":"Whiten","given":"A","non-dropping-particle":"","parse-names":false,"suffix":""}],"container-title":"The nature of intelligence","id":"ITEM-1","issued":{"date-parts":[["2000"]]},"page":"185-96; discussion 196-201","publisher":"Wiley","publisher-place":"Chichester, UK","title":"Social complexity and social intelligence.","type":"chapter","volume":"233"},"uris":["http://www.mendeley.com/documents/?uuid=034ccfbf-115a-38fb-8ff3-9d74ba7874ed"]}],"mendeley":{"formattedCitation":"(Whiten, 2000)","plainTextFormattedCitation":"(Whiten, 2000)","previouslyFormattedCitation":"(Whiten,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(Whiten, 2000)</w:t>
      </w:r>
      <w:r>
        <w:rPr>
          <w:rFonts w:asciiTheme="minorHAnsi" w:eastAsia="Calibri" w:hAnsiTheme="minorHAnsi"/>
        </w:rPr>
        <w:fldChar w:fldCharType="end"/>
      </w:r>
      <w:r>
        <w:rPr>
          <w:rFonts w:asciiTheme="minorHAnsi" w:eastAsia="Calibri" w:hAnsiTheme="minorHAnsi"/>
        </w:rPr>
        <w:t>. An example of this are steep linear dominance hierarchies, in which a single interaction contains enough information to predict future</w:t>
      </w:r>
      <w:r w:rsidR="00B4481E">
        <w:rPr>
          <w:rFonts w:asciiTheme="minorHAnsi" w:eastAsia="Calibri" w:hAnsiTheme="minorHAnsi"/>
        </w:rPr>
        <w:t xml:space="preserve"> dyadic</w:t>
      </w:r>
      <w:r>
        <w:rPr>
          <w:rFonts w:asciiTheme="minorHAnsi" w:eastAsia="Calibri" w:hAnsiTheme="minorHAnsi"/>
        </w:rPr>
        <w:t xml:space="preserve"> contest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(Guillermo Paz-Y-Miño et al., 2004; Oliveira et al., 1998; Sánchez-Tójar et al., 2018)</w:t>
      </w:r>
      <w:r>
        <w:rPr>
          <w:rFonts w:asciiTheme="minorHAnsi" w:eastAsia="Calibri" w:hAnsiTheme="minorHAnsi"/>
        </w:rPr>
        <w:fldChar w:fldCharType="end"/>
      </w:r>
      <w:r>
        <w:rPr>
          <w:rFonts w:asciiTheme="minorHAnsi" w:eastAsia="Calibri" w:hAnsiTheme="minorHAnsi"/>
        </w:rPr>
        <w:t xml:space="preserve">. Low consistency can be the result of an unpredictable distribution of social interactions or of frequent changes in relationships over time, both </w:t>
      </w:r>
      <w:del w:id="40" w:author="Gogarten, Jan" w:date="2020-03-16T10:43:00Z">
        <w:r>
          <w:rPr>
            <w:rFonts w:asciiTheme="minorHAnsi" w:eastAsia="Calibri" w:hAnsiTheme="minorHAnsi"/>
          </w:rPr>
          <w:delText>indicating</w:delText>
        </w:r>
        <w:r w:rsidDel="003E7676">
          <w:rPr>
            <w:rFonts w:asciiTheme="minorHAnsi" w:eastAsia="Calibri" w:hAnsiTheme="minorHAnsi"/>
          </w:rPr>
          <w:delText xml:space="preserve"> </w:delText>
        </w:r>
      </w:del>
      <w:ins w:id="41" w:author="Gogarten, Jan" w:date="2020-03-16T10:43:00Z">
        <w:r w:rsidR="003E7676">
          <w:rPr>
            <w:rFonts w:asciiTheme="minorHAnsi" w:eastAsia="Calibri" w:hAnsiTheme="minorHAnsi"/>
          </w:rPr>
          <w:t>traits that might necessitate</w:t>
        </w:r>
        <w:r>
          <w:rPr>
            <w:rFonts w:asciiTheme="minorHAnsi" w:eastAsia="Calibri" w:hAnsiTheme="minorHAnsi"/>
          </w:rPr>
          <w:t xml:space="preserve"> </w:t>
        </w:r>
      </w:ins>
      <w:r>
        <w:rPr>
          <w:rFonts w:asciiTheme="minorHAnsi" w:eastAsia="Calibri" w:hAnsiTheme="minorHAnsi"/>
        </w:rPr>
        <w:t xml:space="preserve">an increased need for cognitive flexibility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(Barrett et al., 2002)</w:t>
      </w:r>
      <w:r>
        <w:rPr>
          <w:rFonts w:asciiTheme="minorHAnsi" w:eastAsia="Calibri" w:hAnsiTheme="minorHAnsi"/>
        </w:rPr>
        <w:fldChar w:fldCharType="end"/>
      </w:r>
      <w:r>
        <w:rPr>
          <w:rFonts w:asciiTheme="minorHAnsi" w:eastAsia="Calibri" w:hAnsiTheme="minorHAnsi"/>
        </w:rPr>
        <w:t xml:space="preserve">. </w:t>
      </w:r>
    </w:p>
    <w:p w14:paraId="67BDEA93" w14:textId="48275337" w:rsidR="00C624CE" w:rsidRDefault="003032E0" w:rsidP="007F255C">
      <w:pPr>
        <w:spacing w:line="480" w:lineRule="auto"/>
        <w:ind w:leftChars="0" w:left="0" w:firstLineChars="0" w:firstLine="0"/>
        <w:jc w:val="both"/>
        <w:rPr>
          <w:rFonts w:asciiTheme="minorHAnsi" w:eastAsia="Calibri" w:hAnsiTheme="minorHAnsi"/>
        </w:rPr>
      </w:pPr>
      <w:ins w:id="42" w:author="Gogarten, Jan" w:date="2020-03-16T11:48:00Z">
        <w:r>
          <w:rPr>
            <w:rFonts w:asciiTheme="minorHAnsi" w:eastAsia="Calibri" w:hAnsiTheme="minorHAnsi"/>
          </w:rPr>
          <w:t xml:space="preserve">Complicating assessments of predictability, </w:t>
        </w:r>
      </w:ins>
      <w:commentRangeStart w:id="43"/>
      <w:del w:id="44" w:author="Gogarten, Jan" w:date="2020-03-16T11:48:00Z">
        <w:r w:rsidR="007F255C">
          <w:rPr>
            <w:rFonts w:asciiTheme="minorHAnsi" w:eastAsia="Calibri" w:hAnsiTheme="minorHAnsi"/>
          </w:rPr>
          <w:delText xml:space="preserve">Many </w:delText>
        </w:r>
      </w:del>
      <w:ins w:id="45" w:author="Gogarten, Jan" w:date="2020-03-16T11:48:00Z">
        <w:r>
          <w:rPr>
            <w:rFonts w:asciiTheme="minorHAnsi" w:eastAsia="Calibri" w:hAnsiTheme="minorHAnsi"/>
          </w:rPr>
          <w:t xml:space="preserve">most </w:t>
        </w:r>
      </w:ins>
      <w:r w:rsidR="007F255C">
        <w:rPr>
          <w:rFonts w:asciiTheme="minorHAnsi" w:eastAsia="Calibri" w:hAnsiTheme="minorHAnsi"/>
        </w:rPr>
        <w:t xml:space="preserve">behavioural studies </w:t>
      </w:r>
      <w:commentRangeEnd w:id="43"/>
      <w:r w:rsidR="0084023C">
        <w:rPr>
          <w:rStyle w:val="CommentReference"/>
        </w:rPr>
        <w:commentReference w:id="43"/>
      </w:r>
      <w:r w:rsidR="007F255C">
        <w:rPr>
          <w:rFonts w:asciiTheme="minorHAnsi" w:eastAsia="Calibri" w:hAnsiTheme="minorHAnsi"/>
        </w:rPr>
        <w:t xml:space="preserve">depend </w:t>
      </w:r>
      <w:commentRangeStart w:id="46"/>
      <w:r w:rsidR="007F255C">
        <w:rPr>
          <w:rFonts w:asciiTheme="minorHAnsi" w:eastAsia="Calibri" w:hAnsiTheme="minorHAnsi"/>
        </w:rPr>
        <w:t>on aggregated distributions of interaction type</w:t>
      </w:r>
      <w:r w:rsidR="00E20312">
        <w:rPr>
          <w:rFonts w:asciiTheme="minorHAnsi" w:eastAsia="Calibri" w:hAnsiTheme="minorHAnsi"/>
        </w:rPr>
        <w:t>s</w:t>
      </w:r>
      <w:r w:rsidR="007F255C">
        <w:rPr>
          <w:rFonts w:asciiTheme="minorHAnsi" w:eastAsia="Calibri" w:hAnsiTheme="minorHAnsi"/>
        </w:rPr>
        <w:t xml:space="preserve"> </w:t>
      </w:r>
      <w:commentRangeEnd w:id="46"/>
      <w:r w:rsidR="00C04030">
        <w:rPr>
          <w:rStyle w:val="CommentReference"/>
        </w:rPr>
        <w:commentReference w:id="46"/>
      </w:r>
      <w:r w:rsidR="007F255C">
        <w:rPr>
          <w:rFonts w:asciiTheme="minorHAnsi" w:eastAsia="Calibri" w:hAnsiTheme="minorHAnsi"/>
        </w:rPr>
        <w:t>over time</w:t>
      </w:r>
      <w:ins w:id="47" w:author="Gogarten, Jan" w:date="2020-03-16T11:49:00Z">
        <w:r>
          <w:rPr>
            <w:rFonts w:asciiTheme="minorHAnsi" w:eastAsia="Calibri" w:hAnsiTheme="minorHAnsi"/>
          </w:rPr>
          <w:t xml:space="preserve">; either </w:t>
        </w:r>
      </w:ins>
      <w:del w:id="48" w:author="Gogarten, Jan" w:date="2020-03-16T11:49:00Z">
        <w:r w:rsidR="00E20312">
          <w:rPr>
            <w:rFonts w:asciiTheme="minorHAnsi" w:eastAsia="Calibri" w:hAnsiTheme="minorHAnsi"/>
          </w:rPr>
          <w:delText xml:space="preserve">, </w:delText>
        </w:r>
      </w:del>
      <w:r w:rsidR="00E20312">
        <w:rPr>
          <w:rFonts w:asciiTheme="minorHAnsi" w:eastAsia="Calibri" w:hAnsiTheme="minorHAnsi"/>
        </w:rPr>
        <w:t xml:space="preserve">as dependent or independent </w:t>
      </w:r>
      <w:ins w:id="49" w:author="Jan" w:date="2020-05-28T16:44:00Z">
        <w:r w:rsidR="00E20312">
          <w:rPr>
            <w:rFonts w:asciiTheme="minorHAnsi" w:eastAsia="Calibri" w:hAnsiTheme="minorHAnsi"/>
          </w:rPr>
          <w:t>variable</w:t>
        </w:r>
      </w:ins>
      <w:ins w:id="50" w:author="Gogarten, Jan" w:date="2020-03-16T11:49:00Z">
        <w:r>
          <w:rPr>
            <w:rFonts w:asciiTheme="minorHAnsi" w:eastAsia="Calibri" w:hAnsiTheme="minorHAnsi"/>
          </w:rPr>
          <w:t>s,</w:t>
        </w:r>
      </w:ins>
      <w:del w:id="51" w:author="cathy" w:date="2020-05-28T16:43:00Z">
        <w:r w:rsidR="00E20312">
          <w:rPr>
            <w:rFonts w:asciiTheme="minorHAnsi" w:eastAsia="Calibri" w:hAnsiTheme="minorHAnsi"/>
          </w:rPr>
          <w:delText>variable</w:delText>
        </w:r>
      </w:del>
      <w:ins w:id="52" w:author="cathy" w:date="2020-05-28T16:43:00Z">
        <w:r w:rsidR="00E20312">
          <w:rPr>
            <w:rFonts w:asciiTheme="minorHAnsi" w:eastAsia="Calibri" w:hAnsiTheme="minorHAnsi"/>
          </w:rPr>
          <w:t>variable</w:t>
        </w:r>
      </w:ins>
      <w:ins w:id="53" w:author="cathy" w:date="2020-05-26T12:22:00Z">
        <w:r w:rsidR="006126E2">
          <w:rPr>
            <w:rFonts w:asciiTheme="minorHAnsi" w:eastAsia="Calibri" w:hAnsiTheme="minorHAnsi"/>
          </w:rPr>
          <w:t>s</w:t>
        </w:r>
      </w:ins>
      <w:del w:id="54" w:author="Gogarten, Jan" w:date="2020-03-16T11:49:00Z">
        <w:r w:rsidR="00E20312">
          <w:rPr>
            <w:rFonts w:asciiTheme="minorHAnsi" w:eastAsia="Calibri" w:hAnsiTheme="minorHAnsi"/>
          </w:rPr>
          <w:delText xml:space="preserve"> or </w:delText>
        </w:r>
      </w:del>
      <w:r w:rsidR="00E20312">
        <w:rPr>
          <w:rFonts w:asciiTheme="minorHAnsi" w:eastAsia="Calibri" w:hAnsiTheme="minorHAnsi"/>
        </w:rPr>
        <w:t>to create networks</w:t>
      </w:r>
      <w:ins w:id="55" w:author="Gogarten, Jan" w:date="2020-03-16T11:49:00Z">
        <w:r>
          <w:rPr>
            <w:rFonts w:asciiTheme="minorHAnsi" w:eastAsia="Calibri" w:hAnsiTheme="minorHAnsi"/>
          </w:rPr>
          <w:t>,</w:t>
        </w:r>
      </w:ins>
      <w:r w:rsidR="00E20312">
        <w:rPr>
          <w:rFonts w:asciiTheme="minorHAnsi" w:eastAsia="Calibri" w:hAnsiTheme="minorHAnsi"/>
        </w:rPr>
        <w:t xml:space="preserve"> or </w:t>
      </w:r>
      <w:ins w:id="56" w:author="Gogarten, Jan" w:date="2020-03-16T11:49:00Z">
        <w:r>
          <w:rPr>
            <w:rFonts w:asciiTheme="minorHAnsi" w:eastAsia="Calibri" w:hAnsiTheme="minorHAnsi"/>
          </w:rPr>
          <w:t xml:space="preserve">as </w:t>
        </w:r>
      </w:ins>
      <w:r w:rsidR="00E20312">
        <w:rPr>
          <w:rFonts w:asciiTheme="minorHAnsi" w:eastAsia="Calibri" w:hAnsiTheme="minorHAnsi"/>
        </w:rPr>
        <w:t>relationship indices</w:t>
      </w:r>
      <w:r w:rsidR="007F255C">
        <w:rPr>
          <w:rFonts w:asciiTheme="minorHAnsi" w:eastAsia="Calibri" w:hAnsiTheme="minorHAnsi"/>
        </w:rPr>
        <w:t xml:space="preserve">. </w:t>
      </w:r>
      <w:r w:rsidR="00C25E34">
        <w:rPr>
          <w:rFonts w:asciiTheme="minorHAnsi" w:eastAsia="Calibri" w:hAnsiTheme="minorHAnsi"/>
        </w:rPr>
        <w:t xml:space="preserve">The basic assumption is that the data accurately reflect what individuals were doing </w:t>
      </w:r>
      <w:del w:id="57" w:author="Liran Samuni" w:date="2020-03-16T18:32:00Z">
        <w:r w:rsidR="00C25E34">
          <w:rPr>
            <w:rFonts w:asciiTheme="minorHAnsi" w:eastAsia="Calibri" w:hAnsiTheme="minorHAnsi"/>
          </w:rPr>
          <w:delText xml:space="preserve">in </w:delText>
        </w:r>
      </w:del>
      <w:ins w:id="58" w:author="Liran Samuni" w:date="2020-03-16T18:32:00Z">
        <w:r w:rsidR="0084023C">
          <w:rPr>
            <w:rFonts w:asciiTheme="minorHAnsi" w:eastAsia="Calibri" w:hAnsiTheme="minorHAnsi"/>
          </w:rPr>
          <w:t xml:space="preserve">during </w:t>
        </w:r>
      </w:ins>
      <w:r w:rsidR="00C25E34">
        <w:rPr>
          <w:rFonts w:asciiTheme="minorHAnsi" w:eastAsia="Calibri" w:hAnsiTheme="minorHAnsi"/>
        </w:rPr>
        <w:t xml:space="preserve">the study period. </w:t>
      </w:r>
      <w:r w:rsidR="007F255C">
        <w:rPr>
          <w:rFonts w:asciiTheme="minorHAnsi" w:eastAsia="Calibri" w:hAnsiTheme="minorHAnsi"/>
        </w:rPr>
        <w:t>Researchers can only observe a subset of</w:t>
      </w:r>
      <w:r w:rsidR="008B486F">
        <w:rPr>
          <w:rFonts w:asciiTheme="minorHAnsi" w:eastAsia="Calibri" w:hAnsiTheme="minorHAnsi"/>
        </w:rPr>
        <w:t xml:space="preserve"> individuals’</w:t>
      </w:r>
      <w:r w:rsidR="007F255C">
        <w:rPr>
          <w:rFonts w:asciiTheme="minorHAnsi" w:eastAsia="Calibri" w:hAnsiTheme="minorHAnsi"/>
        </w:rPr>
        <w:t xml:space="preserve"> interactions, meaning that the “real” distribution of interactions is unknown and we have to </w:t>
      </w:r>
      <w:commentRangeStart w:id="59"/>
      <w:r w:rsidR="007F255C">
        <w:rPr>
          <w:rFonts w:asciiTheme="minorHAnsi" w:eastAsia="Calibri" w:hAnsiTheme="minorHAnsi"/>
        </w:rPr>
        <w:t>assume that the collected data reflect it accurately</w:t>
      </w:r>
      <w:commentRangeEnd w:id="59"/>
      <w:r w:rsidR="0084023C">
        <w:rPr>
          <w:rStyle w:val="CommentReference"/>
        </w:rPr>
        <w:commentReference w:id="59"/>
      </w:r>
      <w:r w:rsidR="007F255C">
        <w:rPr>
          <w:rFonts w:asciiTheme="minorHAnsi" w:eastAsia="Calibri" w:hAnsiTheme="minorHAnsi"/>
        </w:rPr>
        <w:t xml:space="preserve"> </w:t>
      </w:r>
      <w:r w:rsidR="007F255C">
        <w:rPr>
          <w:rFonts w:asciiTheme="minorHAnsi" w:eastAsia="Calibri" w:hAnsiTheme="minorHAnsi"/>
        </w:rPr>
        <w:fldChar w:fldCharType="begin" w:fldLock="1"/>
      </w:r>
      <w:r w:rsidR="0073734E">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73734E">
        <w:rPr>
          <w:rFonts w:ascii="Cambria Math" w:eastAsia="Calibri" w:hAnsi="Cambria Math" w:cs="Cambria Math"/>
        </w:rPr>
        <w:instrText>∼</w:instrText>
      </w:r>
      <w:r w:rsidR="0073734E">
        <w:rPr>
          <w:rFonts w:asciiTheme="minorHAnsi" w:eastAsia="Calibri" w:hAnsiTheme="minorHAnsi"/>
        </w:rPr>
        <w:instrText xml:space="preserve"> 0.2), a data set needs about five observed associations per dyad to achieve a correlation between true and estimated association indexes of r = </w:instrText>
      </w:r>
      <w:r w:rsidR="0073734E">
        <w:rPr>
          <w:rFonts w:ascii="Cambria Math" w:eastAsia="Calibri" w:hAnsi="Cambria Math" w:cs="Cambria Math"/>
        </w:rPr>
        <w:instrText>∼</w:instrText>
      </w:r>
      <w:r w:rsidR="0073734E">
        <w:rPr>
          <w:rFonts w:asciiTheme="minorHAnsi" w:eastAsia="Calibri" w:hAnsiTheme="minorHAnsi"/>
        </w:rPr>
        <w:instrText xml:space="preserve">0.4. It requires about 10 times as much data to achieve a representation with r = </w:instrText>
      </w:r>
      <w:r w:rsidR="0073734E">
        <w:rPr>
          <w:rFonts w:ascii="Cambria Math" w:eastAsia="Calibri" w:hAnsi="Cambria Math" w:cs="Cambria Math"/>
        </w:rPr>
        <w:instrText>∼</w:instrText>
      </w:r>
      <w:r w:rsidR="0073734E">
        <w:rPr>
          <w:rFonts w:asciiTheme="minorHAnsi" w:eastAsia="Calibri" w:hAnsiTheme="minorHAnsi"/>
        </w:rPr>
        <w:instrText xml:space="preserve">0.8. Permutation tests usually reject the null hypothesis that individuals have no preferred associates when S2 </w:instrText>
      </w:r>
      <w:r w:rsidR="0073734E">
        <w:rPr>
          <w:rFonts w:ascii="Calibri" w:eastAsia="Calibri" w:hAnsi="Calibri" w:cs="Calibri"/>
        </w:rPr>
        <w:instrText>×</w:instrText>
      </w:r>
      <w:r w:rsidR="0073734E">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sidR="007F255C">
        <w:rPr>
          <w:rFonts w:asciiTheme="minorHAnsi" w:eastAsia="Calibri" w:hAnsiTheme="minorHAnsi"/>
        </w:rPr>
        <w:fldChar w:fldCharType="separate"/>
      </w:r>
      <w:r w:rsidR="008B486F" w:rsidRPr="008B486F">
        <w:rPr>
          <w:rFonts w:asciiTheme="minorHAnsi" w:eastAsia="Calibri" w:hAnsiTheme="minorHAnsi"/>
          <w:noProof/>
        </w:rPr>
        <w:t>(Farine &amp; Strandburg-Peshkin, 2015; Kasper &amp; Voelkl, 2009; Whitehead, 2008)</w:t>
      </w:r>
      <w:r w:rsidR="007F255C">
        <w:rPr>
          <w:rFonts w:asciiTheme="minorHAnsi" w:eastAsia="Calibri" w:hAnsiTheme="minorHAnsi"/>
        </w:rPr>
        <w:fldChar w:fldCharType="end"/>
      </w:r>
      <w:r w:rsidR="007F255C">
        <w:rPr>
          <w:rFonts w:asciiTheme="minorHAnsi" w:eastAsia="Calibri" w:hAnsiTheme="minorHAnsi"/>
        </w:rPr>
        <w:t>. However, if data are sparse, estimate error</w:t>
      </w:r>
      <w:r w:rsidR="00E20312">
        <w:rPr>
          <w:rFonts w:asciiTheme="minorHAnsi" w:eastAsia="Calibri" w:hAnsiTheme="minorHAnsi"/>
        </w:rPr>
        <w:t xml:space="preserve">s are increased </w:t>
      </w:r>
      <w:r w:rsidR="007F255C">
        <w:rPr>
          <w:rFonts w:asciiTheme="minorHAnsi" w:eastAsia="Calibri" w:hAnsiTheme="minorHAnsi"/>
        </w:rPr>
        <w:t xml:space="preserve">and robustness of the resulting distribution </w:t>
      </w:r>
      <w:r w:rsidR="00E20312">
        <w:rPr>
          <w:rFonts w:asciiTheme="minorHAnsi" w:eastAsia="Calibri" w:hAnsiTheme="minorHAnsi"/>
        </w:rPr>
        <w:t xml:space="preserve">reduced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(Lusseau et al., 2008; Shizuka &amp; Farine, 2016)</w:t>
      </w:r>
      <w:r w:rsidR="007F255C">
        <w:rPr>
          <w:rFonts w:asciiTheme="minorHAnsi" w:eastAsia="Calibri" w:hAnsiTheme="minorHAnsi"/>
        </w:rPr>
        <w:fldChar w:fldCharType="end"/>
      </w:r>
      <w:r w:rsidR="007F255C">
        <w:rPr>
          <w:rFonts w:asciiTheme="minorHAnsi" w:eastAsia="Calibri" w:hAnsiTheme="minorHAnsi"/>
        </w:rPr>
        <w:t xml:space="preserve">. Working with distributions which are not accurate representations of the underlying distribution can lead to misleading results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(Davis et al., 2018)</w:t>
      </w:r>
      <w:r w:rsidR="007F255C">
        <w:rPr>
          <w:rFonts w:asciiTheme="minorHAnsi" w:eastAsia="Calibri" w:hAnsiTheme="minorHAnsi"/>
        </w:rPr>
        <w:fldChar w:fldCharType="end"/>
      </w:r>
      <w:r w:rsidR="007F255C">
        <w:rPr>
          <w:rFonts w:asciiTheme="minorHAnsi" w:eastAsia="Calibri" w:hAnsiTheme="minorHAnsi"/>
        </w:rPr>
        <w:t xml:space="preserve">. This problem is aggravated when already sparse datasets are cut into shorter time intervals (e.g. </w:t>
      </w:r>
      <w:r w:rsidR="008B486F">
        <w:rPr>
          <w:rFonts w:asciiTheme="minorHAnsi" w:eastAsia="Calibri" w:hAnsiTheme="minorHAnsi"/>
        </w:rPr>
        <w:t>6-month</w:t>
      </w:r>
      <w:r w:rsidR="007F255C">
        <w:rPr>
          <w:rFonts w:asciiTheme="minorHAnsi" w:eastAsia="Calibri" w:hAnsiTheme="minorHAnsi"/>
        </w:rPr>
        <w:t xml:space="preserve"> blocks)</w:t>
      </w:r>
      <w:r w:rsidR="008B486F">
        <w:rPr>
          <w:rFonts w:asciiTheme="minorHAnsi" w:eastAsia="Calibri" w:hAnsiTheme="minorHAnsi"/>
        </w:rPr>
        <w:t>, a common practice in animal behaviour studies</w:t>
      </w:r>
      <w:r w:rsidR="007F255C">
        <w:rPr>
          <w:rFonts w:asciiTheme="minorHAnsi" w:eastAsia="Calibri" w:hAnsiTheme="minorHAnsi"/>
        </w:rPr>
        <w:t xml:space="preserve">. What constitutes enough data can vary depending on how </w:t>
      </w:r>
      <w:commentRangeStart w:id="60"/>
      <w:r w:rsidR="007F255C">
        <w:rPr>
          <w:rFonts w:asciiTheme="minorHAnsi" w:eastAsia="Calibri" w:hAnsiTheme="minorHAnsi"/>
        </w:rPr>
        <w:t xml:space="preserve">repeatable </w:t>
      </w:r>
      <w:commentRangeEnd w:id="60"/>
      <w:r>
        <w:rPr>
          <w:rStyle w:val="CommentReference"/>
        </w:rPr>
        <w:commentReference w:id="60"/>
      </w:r>
      <w:r w:rsidR="007F255C">
        <w:rPr>
          <w:rFonts w:asciiTheme="minorHAnsi" w:eastAsia="Calibri" w:hAnsiTheme="minorHAnsi"/>
        </w:rPr>
        <w:t xml:space="preserve">partner choice is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(Sánchez-Tójar et al., 2018)</w:t>
      </w:r>
      <w:r w:rsidR="007F255C">
        <w:rPr>
          <w:rFonts w:asciiTheme="minorHAnsi" w:eastAsia="Calibri" w:hAnsiTheme="minorHAnsi"/>
        </w:rPr>
        <w:fldChar w:fldCharType="end"/>
      </w:r>
      <w:r w:rsidR="007F255C">
        <w:rPr>
          <w:rFonts w:asciiTheme="minorHAnsi" w:eastAsia="Calibri" w:hAnsiTheme="minorHAnsi"/>
        </w:rPr>
        <w:t xml:space="preserve">. </w:t>
      </w:r>
    </w:p>
    <w:p w14:paraId="7BDD0987" w14:textId="77777777" w:rsidR="007F255C" w:rsidRDefault="00C624CE"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 xml:space="preserve">Here, we develop a consistency measure that has two functions: on one hand, it allows researchers to gauge whether they have collected enough data of a certain interaction type to warrant including that interaction type in their analyses, either in a social network or when creating relationship indices. On the other hand, it allows us to compare interaction types within and between species </w:t>
      </w:r>
      <w:r w:rsidR="004A57E7">
        <w:rPr>
          <w:rFonts w:asciiTheme="minorHAnsi" w:eastAsia="Calibri" w:hAnsiTheme="minorHAnsi"/>
        </w:rPr>
        <w:t>regarding</w:t>
      </w:r>
      <w:r>
        <w:rPr>
          <w:rFonts w:asciiTheme="minorHAnsi" w:eastAsia="Calibri" w:hAnsiTheme="minorHAnsi"/>
        </w:rPr>
        <w:t xml:space="preserve"> their predictability. </w:t>
      </w:r>
      <w:commentRangeStart w:id="61"/>
      <w:r w:rsidR="007F255C">
        <w:rPr>
          <w:rFonts w:asciiTheme="minorHAnsi" w:eastAsia="Calibri" w:hAnsiTheme="minorHAnsi"/>
        </w:rPr>
        <w:t>Consistency should be high if individuals regularly choose the same partners for the same interaction type and observing the individual at one point in time allows for accurate predictions of their behaviour later</w:t>
      </w:r>
      <w:commentRangeEnd w:id="61"/>
      <w:r w:rsidR="00C04030">
        <w:rPr>
          <w:rStyle w:val="CommentReference"/>
        </w:rPr>
        <w:commentReference w:id="61"/>
      </w:r>
      <w:r w:rsidR="007F255C">
        <w:rPr>
          <w:rFonts w:asciiTheme="minorHAnsi" w:eastAsia="Calibri" w:hAnsiTheme="minorHAnsi"/>
        </w:rPr>
        <w:t>. Low consistency can arise if individuals show weak partner preference or preference changes over time</w:t>
      </w:r>
      <w:r w:rsidR="00C60AF1">
        <w:rPr>
          <w:rFonts w:asciiTheme="minorHAnsi" w:eastAsia="Calibri" w:hAnsiTheme="minorHAnsi"/>
        </w:rPr>
        <w:t xml:space="preserve">, or if insufficient data are </w:t>
      </w:r>
      <w:commentRangeStart w:id="62"/>
      <w:r w:rsidR="00C60AF1">
        <w:rPr>
          <w:rFonts w:asciiTheme="minorHAnsi" w:eastAsia="Calibri" w:hAnsiTheme="minorHAnsi"/>
        </w:rPr>
        <w:t>available</w:t>
      </w:r>
      <w:commentRangeEnd w:id="62"/>
      <w:ins w:id="63" w:author="Jan" w:date="2020-05-28T16:44:00Z">
        <w:r w:rsidR="00CB3679">
          <w:rPr>
            <w:rStyle w:val="CommentReference"/>
          </w:rPr>
          <w:commentReference w:id="62"/>
        </w:r>
        <w:r w:rsidR="007F255C">
          <w:rPr>
            <w:rFonts w:asciiTheme="minorHAnsi" w:eastAsia="Calibri" w:hAnsiTheme="minorHAnsi"/>
          </w:rPr>
          <w:t>.</w:t>
        </w:r>
      </w:ins>
      <w:ins w:id="64" w:author="Gogarten, Jan" w:date="2020-03-16T11:54:00Z">
        <w:r w:rsidR="00CB3679">
          <w:rPr>
            <w:rFonts w:asciiTheme="minorHAnsi" w:eastAsia="Calibri" w:hAnsiTheme="minorHAnsi"/>
          </w:rPr>
          <w:t xml:space="preserve"> </w:t>
        </w:r>
      </w:ins>
      <w:del w:id="65" w:author="Jan" w:date="2020-05-28T16:44:00Z">
        <w:r w:rsidR="007F255C">
          <w:rPr>
            <w:rFonts w:asciiTheme="minorHAnsi" w:eastAsia="Calibri" w:hAnsiTheme="minorHAnsi"/>
          </w:rPr>
          <w:delText>.</w:delText>
        </w:r>
      </w:del>
    </w:p>
    <w:p w14:paraId="69C3711C" w14:textId="1BC6C7DD" w:rsidR="00CC4A8D" w:rsidRDefault="00B244F2">
      <w:pPr>
        <w:spacing w:before="120" w:line="480" w:lineRule="auto"/>
        <w:ind w:left="0" w:hanging="2"/>
        <w:jc w:val="both"/>
        <w:rPr>
          <w:rFonts w:asciiTheme="minorHAnsi" w:eastAsia="Calibri" w:hAnsiTheme="minorHAnsi"/>
        </w:rPr>
      </w:pPr>
      <w:r>
        <w:rPr>
          <w:rFonts w:asciiTheme="minorHAnsi" w:eastAsia="Calibri" w:hAnsiTheme="minorHAnsi"/>
        </w:rPr>
        <w:t xml:space="preserve">To </w:t>
      </w:r>
      <w:del w:id="66" w:author="Gogarten, Jan" w:date="2020-03-16T11:56:00Z">
        <w:r>
          <w:rPr>
            <w:rFonts w:asciiTheme="minorHAnsi" w:eastAsia="Calibri" w:hAnsiTheme="minorHAnsi"/>
          </w:rPr>
          <w:delText>show</w:delText>
        </w:r>
        <w:r w:rsidDel="00CB3679">
          <w:rPr>
            <w:rFonts w:asciiTheme="minorHAnsi" w:eastAsia="Calibri" w:hAnsiTheme="minorHAnsi"/>
          </w:rPr>
          <w:delText xml:space="preserve"> </w:delText>
        </w:r>
      </w:del>
      <w:ins w:id="67" w:author="Gogarten, Jan" w:date="2020-03-16T11:56:00Z">
        <w:r w:rsidR="00CB3679">
          <w:rPr>
            <w:rFonts w:asciiTheme="minorHAnsi" w:eastAsia="Calibri" w:hAnsiTheme="minorHAnsi"/>
          </w:rPr>
          <w:t>explore</w:t>
        </w:r>
        <w:r>
          <w:rPr>
            <w:rFonts w:asciiTheme="minorHAnsi" w:eastAsia="Calibri" w:hAnsiTheme="minorHAnsi"/>
          </w:rPr>
          <w:t xml:space="preserve"> </w:t>
        </w:r>
      </w:ins>
      <w:r>
        <w:rPr>
          <w:rFonts w:asciiTheme="minorHAnsi" w:eastAsia="Calibri" w:hAnsiTheme="minorHAnsi"/>
        </w:rPr>
        <w:t>how consistency can be used to compare social groups with different structure and organisation, we apply the</w:t>
      </w:r>
      <w:ins w:id="68" w:author="Gogarten, Jan" w:date="2020-03-16T11:56:00Z">
        <w:r w:rsidR="00CB3679">
          <w:rPr>
            <w:rFonts w:asciiTheme="minorHAnsi" w:eastAsia="Calibri" w:hAnsiTheme="minorHAnsi"/>
          </w:rPr>
          <w:t xml:space="preserve"> consistency</w:t>
        </w:r>
      </w:ins>
      <w:r>
        <w:rPr>
          <w:rFonts w:asciiTheme="minorHAnsi" w:eastAsia="Calibri" w:hAnsiTheme="minorHAnsi"/>
        </w:rPr>
        <w:t xml:space="preserve"> measure to data from two Western chimpanzee (</w:t>
      </w:r>
      <w:r>
        <w:rPr>
          <w:rFonts w:asciiTheme="minorHAnsi" w:eastAsia="Calibri" w:hAnsiTheme="minorHAnsi"/>
          <w:i/>
        </w:rPr>
        <w:t>Pan troglodytes verus</w:t>
      </w:r>
      <w:r>
        <w:rPr>
          <w:rFonts w:asciiTheme="minorHAnsi" w:eastAsia="Calibri" w:hAnsiTheme="minorHAnsi"/>
        </w:rPr>
        <w:t>) communities and one sooty mangabey (</w:t>
      </w:r>
      <w:r>
        <w:rPr>
          <w:rFonts w:asciiTheme="minorHAnsi" w:eastAsia="Calibri" w:hAnsiTheme="minorHAnsi"/>
          <w:i/>
        </w:rPr>
        <w:t>Cercocebus atys atys</w:t>
      </w:r>
      <w:r>
        <w:rPr>
          <w:rFonts w:asciiTheme="minorHAnsi" w:eastAsia="Calibri" w:hAnsiTheme="minorHAnsi"/>
        </w:rPr>
        <w:t xml:space="preserve">) community living sympatrically in the Taï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(Mielke et al., 2017, 2018)</w:t>
      </w:r>
      <w:r>
        <w:rPr>
          <w:rFonts w:asciiTheme="minorHAnsi" w:eastAsia="Calibri" w:hAnsiTheme="minorHAnsi"/>
        </w:rPr>
        <w:fldChar w:fldCharType="end"/>
      </w:r>
      <w:r>
        <w:rPr>
          <w:rFonts w:asciiTheme="minorHAnsi" w:eastAsia="Calibri" w:hAnsiTheme="minorHAnsi"/>
        </w:rPr>
        <w:t xml:space="preserve">. We chose these </w:t>
      </w:r>
      <w:del w:id="69" w:author="Gogarten, Jan" w:date="2020-03-16T11:57:00Z">
        <w:r>
          <w:rPr>
            <w:rFonts w:asciiTheme="minorHAnsi" w:eastAsia="Calibri" w:hAnsiTheme="minorHAnsi"/>
          </w:rPr>
          <w:delText xml:space="preserve">two </w:delText>
        </w:r>
      </w:del>
      <w:r>
        <w:rPr>
          <w:rFonts w:asciiTheme="minorHAnsi" w:eastAsia="Calibri" w:hAnsiTheme="minorHAnsi"/>
        </w:rPr>
        <w:t>species as they represent two well-studied</w:t>
      </w:r>
      <w:ins w:id="70" w:author="Gogarten, Jan" w:date="2020-03-16T11:57:00Z">
        <w:r w:rsidR="00CB3679">
          <w:rPr>
            <w:rFonts w:asciiTheme="minorHAnsi" w:eastAsia="Calibri" w:hAnsiTheme="minorHAnsi"/>
          </w:rPr>
          <w:t xml:space="preserve">, quite different </w:t>
        </w:r>
      </w:ins>
      <w:del w:id="71" w:author="Gogarten, Jan" w:date="2020-03-16T11:57:00Z">
        <w:r>
          <w:rPr>
            <w:rFonts w:asciiTheme="minorHAnsi" w:eastAsia="Calibri" w:hAnsiTheme="minorHAnsi"/>
          </w:rPr>
          <w:delText xml:space="preserve"> </w:delText>
        </w:r>
      </w:del>
      <w:r>
        <w:rPr>
          <w:rFonts w:asciiTheme="minorHAnsi" w:eastAsia="Calibri" w:hAnsiTheme="minorHAnsi"/>
        </w:rPr>
        <w:t>primate social systems</w:t>
      </w:r>
      <w:del w:id="72" w:author="Gogarten, Jan" w:date="2020-03-16T11:57:00Z">
        <w:r>
          <w:rPr>
            <w:rFonts w:asciiTheme="minorHAnsi" w:eastAsia="Calibri" w:hAnsiTheme="minorHAnsi"/>
          </w:rPr>
          <w:delText>:</w:delText>
        </w:r>
        <w:r w:rsidDel="00CB3679">
          <w:rPr>
            <w:rFonts w:asciiTheme="minorHAnsi" w:eastAsia="Calibri" w:hAnsiTheme="minorHAnsi"/>
          </w:rPr>
          <w:delText xml:space="preserve"> </w:delText>
        </w:r>
      </w:del>
      <w:ins w:id="73" w:author="Gogarten, Jan" w:date="2020-03-16T11:57:00Z">
        <w:r w:rsidR="00CB3679">
          <w:rPr>
            <w:rFonts w:asciiTheme="minorHAnsi" w:eastAsia="Calibri" w:hAnsiTheme="minorHAnsi"/>
          </w:rPr>
          <w:t>.</w:t>
        </w:r>
        <w:r>
          <w:rPr>
            <w:rFonts w:asciiTheme="minorHAnsi" w:eastAsia="Calibri" w:hAnsiTheme="minorHAnsi"/>
          </w:rPr>
          <w:t xml:space="preserve"> </w:t>
        </w:r>
      </w:ins>
      <w:r w:rsidR="0073734E">
        <w:rPr>
          <w:rFonts w:asciiTheme="minorHAnsi" w:eastAsia="Calibri" w:hAnsiTheme="minorHAnsi"/>
        </w:rPr>
        <w:t xml:space="preserve">Sooty mangabeys have philopatric females who form linear, despotic, stable matrilineal hierarchies </w:t>
      </w:r>
      <w:r w:rsidR="0073734E">
        <w:rPr>
          <w:rFonts w:asciiTheme="minorHAnsi" w:eastAsia="Calibri" w:hAnsiTheme="minorHAnsi"/>
        </w:rPr>
        <w:fldChar w:fldCharType="begin" w:fldLock="1"/>
      </w:r>
      <w:r w:rsidR="00826E7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Pr>
          <w:rFonts w:asciiTheme="minorHAnsi" w:eastAsia="Calibri" w:hAnsiTheme="minorHAnsi"/>
        </w:rPr>
        <w:fldChar w:fldCharType="separate"/>
      </w:r>
      <w:r w:rsidR="004A57E7" w:rsidRPr="004A57E7">
        <w:rPr>
          <w:rFonts w:asciiTheme="minorHAnsi" w:eastAsia="Calibri" w:hAnsiTheme="minorHAnsi"/>
          <w:noProof/>
        </w:rPr>
        <w:t>(Mielke et al., 2017, 2018; Range, 2006; Range &amp; Noë, 2002)</w:t>
      </w:r>
      <w:r w:rsidR="0073734E">
        <w:rPr>
          <w:rFonts w:asciiTheme="minorHAnsi" w:eastAsia="Calibri" w:hAnsiTheme="minorHAnsi"/>
        </w:rPr>
        <w:fldChar w:fldCharType="end"/>
      </w:r>
      <w:r w:rsidR="0073734E">
        <w:rPr>
          <w:rFonts w:asciiTheme="minorHAnsi" w:eastAsia="Calibri" w:hAnsiTheme="minorHAnsi"/>
        </w:rPr>
        <w:t xml:space="preserve">. </w:t>
      </w:r>
      <w:del w:id="74" w:author="Gogarten, Jan" w:date="2020-03-16T11:58:00Z">
        <w:r w:rsidR="0073734E" w:rsidDel="00CB3679">
          <w:rPr>
            <w:rFonts w:asciiTheme="minorHAnsi" w:eastAsia="Calibri" w:hAnsiTheme="minorHAnsi"/>
          </w:rPr>
          <w:delText xml:space="preserve">All </w:delText>
        </w:r>
        <w:commentRangeStart w:id="75"/>
        <w:r w:rsidR="0073734E" w:rsidDel="00CB3679">
          <w:rPr>
            <w:rFonts w:asciiTheme="minorHAnsi" w:eastAsia="Calibri" w:hAnsiTheme="minorHAnsi"/>
          </w:rPr>
          <w:delText>i</w:delText>
        </w:r>
      </w:del>
      <w:ins w:id="76" w:author="Gogarten, Jan" w:date="2020-03-16T11:58:00Z">
        <w:r w:rsidR="00CB3679">
          <w:rPr>
            <w:rFonts w:asciiTheme="minorHAnsi" w:eastAsia="Calibri" w:hAnsiTheme="minorHAnsi"/>
          </w:rPr>
          <w:t>I</w:t>
        </w:r>
      </w:ins>
      <w:ins w:id="77" w:author="Jan" w:date="2020-05-28T16:44:00Z">
        <w:r w:rsidR="0073734E">
          <w:rPr>
            <w:rFonts w:asciiTheme="minorHAnsi" w:eastAsia="Calibri" w:hAnsiTheme="minorHAnsi"/>
          </w:rPr>
          <w:t>nteraction</w:t>
        </w:r>
      </w:ins>
      <w:ins w:id="78" w:author="Gogarten, Jan" w:date="2020-03-16T11:58:00Z">
        <w:r w:rsidR="00CB3679">
          <w:rPr>
            <w:rFonts w:asciiTheme="minorHAnsi" w:eastAsia="Calibri" w:hAnsiTheme="minorHAnsi"/>
          </w:rPr>
          <w:t>s</w:t>
        </w:r>
      </w:ins>
      <w:ins w:id="79" w:author="Alexander Mielke" w:date="2020-05-28T16:44:00Z">
        <w:r w:rsidR="0073734E">
          <w:rPr>
            <w:rFonts w:asciiTheme="minorHAnsi" w:eastAsia="Calibri" w:hAnsiTheme="minorHAnsi"/>
          </w:rPr>
          <w:t xml:space="preserve">All </w:t>
        </w:r>
      </w:ins>
      <w:del w:id="80" w:author="cathy" w:date="2020-05-28T16:43:00Z">
        <w:r w:rsidR="0073734E">
          <w:rPr>
            <w:rFonts w:asciiTheme="minorHAnsi" w:eastAsia="Calibri" w:hAnsiTheme="minorHAnsi"/>
          </w:rPr>
          <w:delText>interaction</w:delText>
        </w:r>
      </w:del>
      <w:del w:id="81" w:author="cathy" w:date="2020-05-26T12:29:00Z">
        <w:r w:rsidR="0073734E" w:rsidDel="00E81C67">
          <w:rPr>
            <w:rFonts w:asciiTheme="minorHAnsi" w:eastAsia="Calibri" w:hAnsiTheme="minorHAnsi"/>
          </w:rPr>
          <w:delText>i</w:delText>
        </w:r>
      </w:del>
      <w:ins w:id="82" w:author="cathy" w:date="2020-05-26T12:29:00Z">
        <w:r w:rsidR="00E81C67">
          <w:rPr>
            <w:rFonts w:asciiTheme="minorHAnsi" w:eastAsia="Calibri" w:hAnsiTheme="minorHAnsi"/>
          </w:rPr>
          <w:t>mangabey social i</w:t>
        </w:r>
      </w:ins>
      <w:ins w:id="83" w:author="cathy" w:date="2020-05-28T16:43:00Z">
        <w:r w:rsidR="0073734E">
          <w:rPr>
            <w:rFonts w:asciiTheme="minorHAnsi" w:eastAsia="Calibri" w:hAnsiTheme="minorHAnsi"/>
          </w:rPr>
          <w:t>nteraction</w:t>
        </w:r>
      </w:ins>
      <w:ins w:id="84" w:author="cathy" w:date="2020-05-26T12:29:00Z">
        <w:r w:rsidR="00E81C67">
          <w:rPr>
            <w:rFonts w:asciiTheme="minorHAnsi" w:eastAsia="Calibri" w:hAnsiTheme="minorHAnsi"/>
          </w:rPr>
          <w:t>s</w:t>
        </w:r>
      </w:ins>
      <w:r w:rsidR="0073734E">
        <w:rPr>
          <w:rFonts w:asciiTheme="minorHAnsi" w:eastAsia="Calibri" w:hAnsiTheme="minorHAnsi"/>
        </w:rPr>
        <w:t xml:space="preserve"> </w:t>
      </w:r>
      <w:del w:id="85" w:author="cathy" w:date="2020-05-26T12:29:00Z">
        <w:r w:rsidR="0073734E" w:rsidDel="00E81C67">
          <w:rPr>
            <w:rFonts w:asciiTheme="minorHAnsi" w:eastAsia="Calibri" w:hAnsiTheme="minorHAnsi"/>
          </w:rPr>
          <w:delText xml:space="preserve">types </w:delText>
        </w:r>
      </w:del>
      <w:commentRangeEnd w:id="75"/>
      <w:r w:rsidR="00CB3679">
        <w:rPr>
          <w:rStyle w:val="CommentReference"/>
        </w:rPr>
        <w:commentReference w:id="75"/>
      </w:r>
      <w:r w:rsidR="0073734E">
        <w:rPr>
          <w:rFonts w:asciiTheme="minorHAnsi" w:eastAsia="Calibri" w:hAnsiTheme="minorHAnsi"/>
        </w:rPr>
        <w:t>are predicted to show high consistency, as they should be</w:t>
      </w:r>
      <w:ins w:id="86" w:author="cathy" w:date="2020-05-28T16:43:00Z">
        <w:r w:rsidR="0073734E">
          <w:rPr>
            <w:rFonts w:asciiTheme="minorHAnsi" w:eastAsia="Calibri" w:hAnsiTheme="minorHAnsi"/>
          </w:rPr>
          <w:t xml:space="preserve"> </w:t>
        </w:r>
      </w:ins>
      <w:ins w:id="87" w:author="cathy" w:date="2020-05-26T12:29:00Z">
        <w:r w:rsidR="00E81C67">
          <w:rPr>
            <w:rFonts w:asciiTheme="minorHAnsi" w:eastAsia="Calibri" w:hAnsiTheme="minorHAnsi"/>
          </w:rPr>
          <w:t xml:space="preserve">strongly </w:t>
        </w:r>
      </w:ins>
      <w:r w:rsidR="0073734E">
        <w:rPr>
          <w:rFonts w:asciiTheme="minorHAnsi" w:eastAsia="Calibri" w:hAnsiTheme="minorHAnsi"/>
        </w:rPr>
        <w:t>influenced</w:t>
      </w:r>
      <w:del w:id="88" w:author="cathy" w:date="2020-05-26T12:29:00Z">
        <w:r w:rsidR="0073734E" w:rsidDel="00E81C67">
          <w:rPr>
            <w:rFonts w:asciiTheme="minorHAnsi" w:eastAsia="Calibri" w:hAnsiTheme="minorHAnsi"/>
          </w:rPr>
          <w:delText xml:space="preserve"> strongly</w:delText>
        </w:r>
      </w:del>
      <w:r w:rsidR="0073734E">
        <w:rPr>
          <w:rFonts w:asciiTheme="minorHAnsi" w:eastAsia="Calibri" w:hAnsiTheme="minorHAnsi"/>
        </w:rPr>
        <w:t xml:space="preserve"> by stable parameters, especially kinship, dominance rank, and sex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(Range &amp; Noë, 2002)</w:t>
      </w:r>
      <w:r w:rsidR="0073734E">
        <w:rPr>
          <w:rFonts w:asciiTheme="minorHAnsi" w:eastAsia="Calibri" w:hAnsiTheme="minorHAnsi"/>
        </w:rPr>
        <w:fldChar w:fldCharType="end"/>
      </w:r>
      <w:r w:rsidR="0073734E">
        <w:rPr>
          <w:rFonts w:asciiTheme="minorHAnsi" w:eastAsia="Calibri" w:hAnsiTheme="minorHAnsi"/>
        </w:rPr>
        <w:t xml:space="preserve">. Chimpanzees </w:t>
      </w:r>
      <w:ins w:id="89" w:author="Gogarten, Jan" w:date="2020-03-16T11:58:00Z">
        <w:r w:rsidR="00CB3679">
          <w:rPr>
            <w:rFonts w:asciiTheme="minorHAnsi" w:eastAsia="Calibri" w:hAnsiTheme="minorHAnsi"/>
          </w:rPr>
          <w:t xml:space="preserve">on the other hand, </w:t>
        </w:r>
      </w:ins>
      <w:r w:rsidR="0073734E">
        <w:rPr>
          <w:rFonts w:asciiTheme="minorHAnsi" w:eastAsia="Calibri" w:hAnsiTheme="minorHAnsi"/>
        </w:rPr>
        <w:t>form male philopatric societies with stable linear hierarchies</w:t>
      </w:r>
      <w:del w:id="90" w:author="Gogarten, Jan" w:date="2020-03-16T11:59:00Z">
        <w:r w:rsidR="0073734E">
          <w:rPr>
            <w:rFonts w:asciiTheme="minorHAnsi" w:eastAsia="Calibri" w:hAnsiTheme="minorHAnsi"/>
          </w:rPr>
          <w:delText xml:space="preserve">, </w:delText>
        </w:r>
        <w:commentRangeStart w:id="91"/>
        <w:r w:rsidR="0073734E">
          <w:rPr>
            <w:rFonts w:asciiTheme="minorHAnsi" w:eastAsia="Calibri" w:hAnsiTheme="minorHAnsi"/>
          </w:rPr>
          <w:delText>but</w:delText>
        </w:r>
        <w:r w:rsidR="0073734E" w:rsidDel="00CB3679">
          <w:rPr>
            <w:rFonts w:asciiTheme="minorHAnsi" w:eastAsia="Calibri" w:hAnsiTheme="minorHAnsi"/>
          </w:rPr>
          <w:delText xml:space="preserve"> </w:delText>
        </w:r>
      </w:del>
      <w:ins w:id="92" w:author="Gogarten, Jan" w:date="2020-03-16T11:59:00Z">
        <w:r w:rsidR="00CB3679">
          <w:rPr>
            <w:rFonts w:asciiTheme="minorHAnsi" w:eastAsia="Calibri" w:hAnsiTheme="minorHAnsi"/>
          </w:rPr>
          <w:t xml:space="preserve"> where</w:t>
        </w:r>
        <w:r w:rsidR="0073734E">
          <w:rPr>
            <w:rFonts w:asciiTheme="minorHAnsi" w:eastAsia="Calibri" w:hAnsiTheme="minorHAnsi"/>
          </w:rPr>
          <w:t xml:space="preserve"> </w:t>
        </w:r>
      </w:ins>
      <w:r w:rsidR="0073734E">
        <w:rPr>
          <w:rFonts w:asciiTheme="minorHAnsi" w:eastAsia="Calibri" w:hAnsiTheme="minorHAnsi"/>
        </w:rPr>
        <w:t xml:space="preserve">aggression in Taï is frequently directed up the dominance hierarchy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Model","type":"article-journal","volume":"54"},"uris":["http://www.mendeley.com/documents/?uuid=cef76848-74b7-4353-a3dc-e28c4f7b7b8f"]}],"mendeley":{"formattedCitation":"(Wittig &amp; Boesch, 2003)","plainTextFormattedCitation":"(Wittig &amp; Boesch, 2003)","previouslyFormattedCitation":"(Wittig &amp; Boesch, 2003)"},"properties":{"noteIndex":0},"schema":"https://github.com/citation-style-language/schema/raw/master/csl-citation.json"}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(Wittig &amp; Boesch, 2003)</w:t>
      </w:r>
      <w:r w:rsidR="0073734E">
        <w:rPr>
          <w:rFonts w:asciiTheme="minorHAnsi" w:eastAsia="Calibri" w:hAnsiTheme="minorHAnsi"/>
        </w:rPr>
        <w:fldChar w:fldCharType="end"/>
      </w:r>
      <w:r w:rsidR="0073734E">
        <w:rPr>
          <w:rFonts w:asciiTheme="minorHAnsi" w:eastAsia="Calibri" w:hAnsiTheme="minorHAnsi"/>
        </w:rPr>
        <w:t xml:space="preserve">. </w:t>
      </w:r>
      <w:ins w:id="93" w:author="Gogarten, Jan" w:date="2020-03-16T12:00:00Z">
        <w:r w:rsidR="00CB3679">
          <w:rPr>
            <w:rFonts w:asciiTheme="minorHAnsi" w:eastAsia="Calibri" w:hAnsiTheme="minorHAnsi"/>
          </w:rPr>
          <w:t xml:space="preserve">While </w:t>
        </w:r>
      </w:ins>
      <w:del w:id="94" w:author="Gogarten, Jan" w:date="2020-03-16T11:59:00Z">
        <w:r w:rsidR="0073734E">
          <w:rPr>
            <w:rFonts w:asciiTheme="minorHAnsi" w:eastAsia="Calibri" w:hAnsiTheme="minorHAnsi"/>
          </w:rPr>
          <w:delText>We</w:delText>
        </w:r>
        <w:r w:rsidR="0073734E" w:rsidDel="00CB3679">
          <w:rPr>
            <w:rFonts w:asciiTheme="minorHAnsi" w:eastAsia="Calibri" w:hAnsiTheme="minorHAnsi"/>
          </w:rPr>
          <w:delText xml:space="preserve"> </w:delText>
        </w:r>
      </w:del>
      <w:ins w:id="95" w:author="Gogarten, Jan" w:date="2020-03-16T11:59:00Z">
        <w:r w:rsidR="00CB3679">
          <w:rPr>
            <w:rFonts w:asciiTheme="minorHAnsi" w:eastAsia="Calibri" w:hAnsiTheme="minorHAnsi"/>
          </w:rPr>
          <w:t>we</w:t>
        </w:r>
        <w:r w:rsidR="0073734E">
          <w:rPr>
            <w:rFonts w:asciiTheme="minorHAnsi" w:eastAsia="Calibri" w:hAnsiTheme="minorHAnsi"/>
          </w:rPr>
          <w:t xml:space="preserve"> </w:t>
        </w:r>
      </w:ins>
      <w:r w:rsidR="0073734E">
        <w:rPr>
          <w:rFonts w:asciiTheme="minorHAnsi" w:eastAsia="Calibri" w:hAnsiTheme="minorHAnsi"/>
        </w:rPr>
        <w:t xml:space="preserve">observed </w:t>
      </w:r>
      <w:ins w:id="96" w:author="Gogarten, Jan" w:date="2020-03-16T12:00:00Z">
        <w:r w:rsidR="00CB3679">
          <w:rPr>
            <w:rFonts w:asciiTheme="minorHAnsi" w:eastAsia="Calibri" w:hAnsiTheme="minorHAnsi"/>
          </w:rPr>
          <w:t xml:space="preserve">chimpanzee </w:t>
        </w:r>
      </w:ins>
      <w:r w:rsidR="0073734E">
        <w:rPr>
          <w:rFonts w:asciiTheme="minorHAnsi" w:eastAsia="Calibri" w:hAnsiTheme="minorHAnsi"/>
        </w:rPr>
        <w:t xml:space="preserve">rank changes in both sexes in the study period </w:t>
      </w:r>
      <w:r w:rsidR="0073734E">
        <w:rPr>
          <w:rFonts w:asciiTheme="minorHAnsi" w:eastAsia="Calibri" w:hAnsiTheme="minorHAnsi"/>
        </w:rPr>
        <w:fldChar w:fldCharType="begin" w:fldLock="1"/>
      </w:r>
      <w:r w:rsidR="00F41459">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Pr>
          <w:rFonts w:asciiTheme="minorHAnsi" w:eastAsia="Calibri" w:hAnsiTheme="minorHAnsi"/>
        </w:rPr>
        <w:fldChar w:fldCharType="separate"/>
      </w:r>
      <w:r w:rsidR="0036699B" w:rsidRPr="0036699B">
        <w:rPr>
          <w:rFonts w:asciiTheme="minorHAnsi" w:eastAsia="Calibri" w:hAnsiTheme="minorHAnsi"/>
          <w:noProof/>
        </w:rPr>
        <w:t>(Mielke et al., 2019; Preis et al., 2019)</w:t>
      </w:r>
      <w:r w:rsidR="0073734E">
        <w:rPr>
          <w:rFonts w:asciiTheme="minorHAnsi" w:eastAsia="Calibri" w:hAnsiTheme="minorHAnsi"/>
        </w:rPr>
        <w:fldChar w:fldCharType="end"/>
      </w:r>
      <w:ins w:id="97" w:author="Gogarten, Jan" w:date="2020-03-16T11:59:00Z">
        <w:r w:rsidR="00CB3679">
          <w:rPr>
            <w:rFonts w:asciiTheme="minorHAnsi" w:eastAsia="Calibri" w:hAnsiTheme="minorHAnsi"/>
          </w:rPr>
          <w:t>,</w:t>
        </w:r>
      </w:ins>
      <w:del w:id="98" w:author="Gogarten, Jan" w:date="2020-03-16T11:59:00Z">
        <w:r w:rsidR="0073734E" w:rsidDel="00CB3679">
          <w:rPr>
            <w:rFonts w:asciiTheme="minorHAnsi" w:eastAsia="Calibri" w:hAnsiTheme="minorHAnsi"/>
          </w:rPr>
          <w:delText xml:space="preserve">. </w:delText>
        </w:r>
      </w:del>
      <w:ins w:id="99" w:author="Alexander Mielke" w:date="2020-05-28T16:44:00Z">
        <w:r w:rsidR="0073734E">
          <w:rPr>
            <w:rFonts w:asciiTheme="minorHAnsi" w:eastAsia="Calibri" w:hAnsiTheme="minorHAnsi"/>
          </w:rPr>
          <w:t xml:space="preserve">. </w:t>
        </w:r>
        <w:commentRangeEnd w:id="91"/>
        <w:r w:rsidR="00410839">
          <w:rPr>
            <w:rStyle w:val="CommentReference"/>
          </w:rPr>
          <w:commentReference w:id="91"/>
        </w:r>
      </w:ins>
      <w:del w:id="100" w:author="Gogarten, Jan" w:date="2020-03-16T11:59:00Z">
        <w:r w:rsidR="0073734E">
          <w:rPr>
            <w:rFonts w:asciiTheme="minorHAnsi" w:eastAsia="Calibri" w:hAnsiTheme="minorHAnsi"/>
          </w:rPr>
          <w:delText xml:space="preserve">However, </w:delText>
        </w:r>
      </w:del>
      <w:r w:rsidR="0073734E">
        <w:rPr>
          <w:rFonts w:asciiTheme="minorHAnsi" w:eastAsia="Calibri" w:hAnsiTheme="minorHAnsi"/>
        </w:rPr>
        <w:t xml:space="preserve">enduring social bonds have been described for both sexes </w:t>
      </w:r>
      <w:del w:id="101" w:author="Gogarten, Jan" w:date="2020-03-16T12:00:00Z">
        <w:r w:rsidR="0073734E">
          <w:rPr>
            <w:rFonts w:asciiTheme="minorHAnsi" w:eastAsia="Calibri" w:hAnsiTheme="minorHAnsi"/>
          </w:rPr>
          <w:delText xml:space="preserve">in chimpanzees </w:delText>
        </w:r>
      </w:del>
      <w:commentRangeStart w:id="102"/>
      <w:r w:rsidR="0073734E">
        <w:rPr>
          <w:rFonts w:asciiTheme="minorHAnsi" w:eastAsia="Calibri" w:hAnsiTheme="minorHAnsi"/>
        </w:rPr>
        <w:fldChar w:fldCharType="begin" w:fldLock="1"/>
      </w:r>
      <w:r w:rsidR="00C624CE">
        <w:rPr>
          <w:rFonts w:asciiTheme="minorHAnsi" w:eastAsia="Calibri" w:hAnsiTheme="minorHAnsi"/>
        </w:rPr>
        <w:instrText>ADDIN CSL_CITATION {"citationItems":[{"id":"ITEM-1","itemData":{"DOI":"10.1016/j.anbehav.2008.11.021","ISBN":"9781424471331","ISSN":"00033472","PMID":"24223924","abstract":"Controversy exists regarding the nature of primate social relationships. While individual primates are frequently hypothesized to form enduring social bonds with conspecifics, recent studies suggest that relationships are labile, with animals interacting only over short periods to satisfy their immediate needs. Here I use data collected over 10 years on a community of chimpanzees, Pan troglodytes, at Ngogo, Kibale National Park, Uganda, to investigate whether male chimpanzees establish long-term social relationships and to determine the factors that affect variation in relationship quality and the stability of social bonds. Kinship and dominance rank influenced the quality of relationships. Maternal brothers and males of the same dominance rank class groomed each other more equitably than did unrelated males and males that were dissimilar in rank. In addition, males that formed strong social bonds groomed more equitably than did males that displayed weaker bonds. Social bonds were stable over time, with relationships in one year predicting those in subsequent years. Kinship and the quality of social relationships affected bond stability. Maternal half siblings and males that groomed each other equitably maintained longer-lasting bonds than did nonkin and males that groomed each other unevenly. Virtually all of the males established at least one enduring relationship with another individual. The most enduring bonds formed between a few pairs of maternal brothers and dyads that maintained balanced grooming interactions. These results indicate that male chimpanzees maintain long-lasting and equitable social bonds whose formation is affected by maternal kinship and the quality of social relationships. ?? 2008 The Association for the Study of Animal Behaviour.","author":[{"dropping-particle":"","family":"Mitani","given":"John C.","non-dropping-particle":"","parse-names":false,"suffix":""}],"container-title":"Animal Behaviour","id":"ITEM-1","issue":"3","issued":{"date-parts":[["2009"]]},"page":"633-640","publisher":"Elsevier Ltd","title":"Male chimpanzees form enduring and equitable social bonds","type":"article-journal","volume":"77"},"uris":["http://www.mendeley.com/documents/?uuid=64d6bdc0-fdd6-4e3e-8752-68d5dae06dc5"]},{"id":"ITEM-2","itemData":{"DOI":"10.1016/j.anbehav.2015.04.012","ISBN":"0003-3472 (Print)\\r0003-3472 (Linking)","ISSN":"00033472","PMID":"26028669","abstract":"In most primate societies, strong and enduring social bonds form preferentially among kin, who benefit from cooperation through direct and indirect fitness gains. Chimpanzees, Pan troglodytes, differ from most species by showing consistent female-biased dispersal and strict male philopatry. In most East African populations, females tend to forage alone in small core areas and were long thought to have weak social bonds of little biological significance. Recent work in some populations is challenging this view. However, difficulties remain in quantifying the influence of shared space use on association patterns, and in identifying the drivers of partner preferences and social bonds. Here, we use the largest data set on wild chimpanzee behaviour currently available to assess potential determinants of female association patterns. We quantify pairwise similarities in ranging, dyadic association and grooming for 624 unique dyads over 38 years, including 17 adult female kin dyads. To search for social preferences that could not be explained by spatial overlap alone, we controlled for expected association based on pairwise kernel volume intersections of core areas. We found that association frequencies among females with above-average overlap correlated positively with grooming rates, suggesting that associations reflected social preferences in these dyads. Furthermore, when available, females preferred kin over nonkin partners for association and grooming, and variability was high among nonkin dyads. While variability in association above and below expected values was high, on average, nonkin associated more frequently if they had immature male offspring, while having female offspring had the opposite effect. Dominance rank, an important determinant of reproductive success at Gombe, influenced associations primarily for low-ranking females, who associated preferentially with each other. Our findings support the hypothesis that female chimpanzees form well-differentiated social relationships that are of potential adaptive value to females and their offspring.","author":[{"dropping-particle":"","family":"Foerster","given":"Steffen","non-dropping-particle":"","parse-names":false,"suffix":""},{"dropping-particle":"","family":"McLellan","given":"Karen","non-dropping-particle":"","parse-names":false,"suffix":""},{"dropping-particle":"","family":"Schroepfer-Walker","given":"Kara","non-dropping-particle":"","parse-names":false,"suffix":""},{"dropping-particle":"","family":"Murray","given":"Carson M.","non-dropping-particle":"","parse-names":false,"suffix":""},{"dropping-particle":"","family":"Krupenye","given":"Christopher","non-dropping-particle":"","parse-names":false,"suffix":""},{"dropping-particle":"","family":"Gilby","given":"Ian C.","non-dropping-particle":"","parse-names":false,"suffix":""},{"dropping-particle":"","family":"Pusey","given":"Anne E.","non-dropping-particle":"","parse-names":false,"suffix":""}],"container-title":"Animal Behaviour","id":"ITEM-2","issued":{"date-parts":[["2015"]]},"page":"139-152","title":"Social bonds in the dispersing sex: Partner preferences among adult female chimpanzees","type":"article-journal","volume":"105"},"uris":["http://www.mendeley.com/documents/?uuid=3b5950ce-b5bd-3e35-839e-6f50b1808fe0"]},{"id":"ITEM-3","itemData":{"DOI":"10.1016/j.anbehav.2008.09.038","ISSN":"00033472","abstract":"Patterns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Behaviour","id":"ITEM-3","issue":"2","issued":{"date-parts":[["2009","2"]]},"page":"377-387","title":"Sociality of the dispersing sex: the nature of social bonds in West African female chimpanzees, Pan troglodytes","type":"article-journal","volume":"77"},"uris":["http://www.mendeley.com/documents/?uuid=e0e75f19-e641-3bdb-86db-469121f9dd56"]}],"mendeley":{"formattedCitation":"(Foerster et al., 2015; Lehmann &amp; Boesch, 2009; Mitani, 2009)","plainTextFormattedCitation":"(Foerster et al., 2015; Lehmann &amp; Boesch, 2009; Mitani, 2009)","previouslyFormattedCitation":"(Foerster et al., 2015; Lehmann &amp; Boesch, 2009; Mitani, 2009)"},"properties":{"noteIndex":0},"schema":"https://github.com/citation-style-language/schema/raw/master/csl-citation.json"}</w:instrText>
      </w:r>
      <w:r w:rsidR="0073734E">
        <w:rPr>
          <w:rFonts w:asciiTheme="minorHAnsi" w:eastAsia="Calibri" w:hAnsiTheme="minorHAnsi"/>
        </w:rPr>
        <w:fldChar w:fldCharType="separate"/>
      </w:r>
      <w:r w:rsidR="0073734E" w:rsidRPr="0073734E">
        <w:rPr>
          <w:rFonts w:asciiTheme="minorHAnsi" w:eastAsia="Calibri" w:hAnsiTheme="minorHAnsi"/>
          <w:noProof/>
        </w:rPr>
        <w:t>(Foerster et al., 2015; Lehmann &amp; Boesch, 2009; Mitani, 2009)</w:t>
      </w:r>
      <w:r w:rsidR="0073734E">
        <w:rPr>
          <w:rFonts w:asciiTheme="minorHAnsi" w:eastAsia="Calibri" w:hAnsiTheme="minorHAnsi"/>
        </w:rPr>
        <w:fldChar w:fldCharType="end"/>
      </w:r>
      <w:commentRangeEnd w:id="102"/>
      <w:r w:rsidR="00CB3679">
        <w:rPr>
          <w:rStyle w:val="CommentReference"/>
        </w:rPr>
        <w:commentReference w:id="102"/>
      </w:r>
      <w:del w:id="103" w:author="Gogarten, Jan" w:date="2020-03-16T12:00:00Z">
        <w:r w:rsidR="0073734E" w:rsidDel="00CB3679">
          <w:rPr>
            <w:rFonts w:asciiTheme="minorHAnsi" w:eastAsia="Calibri" w:hAnsiTheme="minorHAnsi"/>
          </w:rPr>
          <w:delText xml:space="preserve">, </w:delText>
        </w:r>
      </w:del>
      <w:ins w:id="104" w:author="Gogarten, Jan" w:date="2020-03-16T12:00:00Z">
        <w:r w:rsidR="00CB3679">
          <w:rPr>
            <w:rFonts w:asciiTheme="minorHAnsi" w:eastAsia="Calibri" w:hAnsiTheme="minorHAnsi"/>
          </w:rPr>
          <w:t xml:space="preserve">. </w:t>
        </w:r>
      </w:ins>
      <w:del w:id="105" w:author="Gogarten, Jan" w:date="2020-03-16T12:01:00Z">
        <w:r w:rsidR="0073734E" w:rsidDel="00CB3679">
          <w:rPr>
            <w:rFonts w:asciiTheme="minorHAnsi" w:eastAsia="Calibri" w:hAnsiTheme="minorHAnsi"/>
          </w:rPr>
          <w:delText xml:space="preserve">so </w:delText>
        </w:r>
      </w:del>
      <w:ins w:id="106" w:author="Gogarten, Jan" w:date="2020-03-16T12:01:00Z">
        <w:r w:rsidR="00CB3679">
          <w:rPr>
            <w:rFonts w:asciiTheme="minorHAnsi" w:eastAsia="Calibri" w:hAnsiTheme="minorHAnsi"/>
          </w:rPr>
          <w:t>For chimpanzees we predict that</w:t>
        </w:r>
      </w:ins>
      <w:del w:id="107" w:author="Jan" w:date="2020-05-28T16:44:00Z">
        <w:r w:rsidR="0073734E">
          <w:rPr>
            <w:rFonts w:asciiTheme="minorHAnsi" w:eastAsia="Calibri" w:hAnsiTheme="minorHAnsi"/>
          </w:rPr>
          <w:delText xml:space="preserve">, </w:delText>
        </w:r>
        <w:commentRangeStart w:id="108"/>
        <w:r w:rsidR="0073734E">
          <w:rPr>
            <w:rFonts w:asciiTheme="minorHAnsi" w:eastAsia="Calibri" w:hAnsiTheme="minorHAnsi"/>
          </w:rPr>
          <w:delText>so</w:delText>
        </w:r>
      </w:del>
      <w:ins w:id="109" w:author="Gogarten, Jan" w:date="2020-03-16T12:01:00Z">
        <w:r w:rsidR="0073734E">
          <w:rPr>
            <w:rFonts w:asciiTheme="minorHAnsi" w:eastAsia="Calibri" w:hAnsiTheme="minorHAnsi"/>
          </w:rPr>
          <w:t xml:space="preserve"> </w:t>
        </w:r>
      </w:ins>
      <w:r w:rsidR="0073734E">
        <w:rPr>
          <w:rFonts w:asciiTheme="minorHAnsi" w:eastAsia="Calibri" w:hAnsiTheme="minorHAnsi"/>
        </w:rPr>
        <w:t xml:space="preserve">at least some of the relationships of each individual are predicted to fall into clear </w:t>
      </w:r>
      <w:commentRangeStart w:id="110"/>
      <w:r w:rsidR="0073734E">
        <w:rPr>
          <w:rFonts w:asciiTheme="minorHAnsi" w:eastAsia="Calibri" w:hAnsiTheme="minorHAnsi"/>
        </w:rPr>
        <w:t>relationship types</w:t>
      </w:r>
      <w:commentRangeEnd w:id="110"/>
      <w:ins w:id="111" w:author="Alexander Mielke" w:date="2020-05-28T16:44:00Z">
        <w:r w:rsidR="0073734E">
          <w:rPr>
            <w:rFonts w:asciiTheme="minorHAnsi" w:eastAsia="Calibri" w:hAnsiTheme="minorHAnsi"/>
          </w:rPr>
          <w:t>.</w:t>
        </w:r>
      </w:ins>
      <w:commentRangeEnd w:id="108"/>
      <w:r w:rsidR="0090207F">
        <w:rPr>
          <w:rStyle w:val="CommentReference"/>
        </w:rPr>
        <w:commentReference w:id="110"/>
      </w:r>
      <w:r w:rsidR="005B68DE">
        <w:rPr>
          <w:rStyle w:val="CommentReference"/>
        </w:rPr>
        <w:commentReference w:id="108"/>
      </w:r>
      <w:ins w:id="112" w:author="Jan" w:date="2020-05-28T16:44:00Z">
        <w:r w:rsidR="0073734E">
          <w:rPr>
            <w:rFonts w:asciiTheme="minorHAnsi" w:eastAsia="Calibri" w:hAnsiTheme="minorHAnsi"/>
          </w:rPr>
          <w:t>.</w:t>
        </w:r>
      </w:ins>
      <w:r>
        <w:rPr>
          <w:rFonts w:asciiTheme="minorHAnsi" w:eastAsia="Calibri" w:hAnsiTheme="minorHAnsi"/>
        </w:rPr>
        <w:t xml:space="preserve"> </w:t>
      </w:r>
      <w:r w:rsidR="0073734E">
        <w:rPr>
          <w:rFonts w:asciiTheme="minorHAnsi" w:eastAsia="Calibri" w:hAnsiTheme="minorHAnsi"/>
        </w:rPr>
        <w:t xml:space="preserve">We develop the consistency measures with two aims: </w:t>
      </w:r>
      <w:commentRangeStart w:id="113"/>
      <w:r w:rsidR="0073734E">
        <w:rPr>
          <w:rFonts w:asciiTheme="minorHAnsi" w:eastAsia="Calibri" w:hAnsiTheme="minorHAnsi"/>
        </w:rPr>
        <w:t xml:space="preserve">a) to identify interaction types </w:t>
      </w:r>
      <w:del w:id="114" w:author="cathy" w:date="2020-05-28T16:43:00Z">
        <w:r w:rsidR="0073734E">
          <w:rPr>
            <w:rFonts w:asciiTheme="minorHAnsi" w:eastAsia="Calibri" w:hAnsiTheme="minorHAnsi"/>
          </w:rPr>
          <w:delText>were</w:delText>
        </w:r>
      </w:del>
      <w:ins w:id="115" w:author="cathy" w:date="2020-05-28T16:43:00Z">
        <w:r w:rsidR="0073734E">
          <w:rPr>
            <w:rFonts w:asciiTheme="minorHAnsi" w:eastAsia="Calibri" w:hAnsiTheme="minorHAnsi"/>
          </w:rPr>
          <w:t>w</w:t>
        </w:r>
      </w:ins>
      <w:ins w:id="116" w:author="cathy" w:date="2020-05-26T12:31:00Z">
        <w:r w:rsidR="00E81C67">
          <w:rPr>
            <w:rFonts w:asciiTheme="minorHAnsi" w:eastAsia="Calibri" w:hAnsiTheme="minorHAnsi"/>
          </w:rPr>
          <w:t>h</w:t>
        </w:r>
      </w:ins>
      <w:ins w:id="117" w:author="cathy" w:date="2020-05-28T16:43:00Z">
        <w:r w:rsidR="0073734E">
          <w:rPr>
            <w:rFonts w:asciiTheme="minorHAnsi" w:eastAsia="Calibri" w:hAnsiTheme="minorHAnsi"/>
          </w:rPr>
          <w:t>ere</w:t>
        </w:r>
      </w:ins>
      <w:r w:rsidR="0073734E">
        <w:rPr>
          <w:rFonts w:asciiTheme="minorHAnsi" w:eastAsia="Calibri" w:hAnsiTheme="minorHAnsi"/>
        </w:rPr>
        <w:t xml:space="preserve"> data distributions are likely unreliable due to insufficient data; and b) to compare chimpanzees and mangabeys, and different interaction types within species, regarding their consistency, as an indicator of predictability.</w:t>
      </w:r>
      <w:commentRangeEnd w:id="113"/>
      <w:r w:rsidR="0090207F">
        <w:rPr>
          <w:rStyle w:val="CommentReference"/>
        </w:rPr>
        <w:commentReference w:id="113"/>
      </w:r>
    </w:p>
    <w:p w14:paraId="09D71CC3" w14:textId="77777777" w:rsidR="00CC4A8D" w:rsidRPr="00C60AF1" w:rsidRDefault="00CC4A8D" w:rsidP="00C60AF1">
      <w:pPr>
        <w:spacing w:before="120" w:line="480" w:lineRule="auto"/>
        <w:ind w:left="0" w:hanging="2"/>
        <w:jc w:val="both"/>
        <w:rPr>
          <w:rFonts w:asciiTheme="minorHAnsi" w:eastAsia="Calibri" w:hAnsiTheme="minorHAnsi"/>
        </w:rPr>
      </w:pPr>
    </w:p>
    <w:p w14:paraId="1C77134C" w14:textId="77777777" w:rsidR="00CC4A8D"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b/>
        </w:rPr>
        <w:t>METHODS</w:t>
      </w:r>
    </w:p>
    <w:p w14:paraId="1F2C15C4" w14:textId="77777777" w:rsidR="001F641A" w:rsidRPr="00A54CD6" w:rsidRDefault="001F641A" w:rsidP="001F641A">
      <w:pPr>
        <w:spacing w:before="120" w:line="480" w:lineRule="auto"/>
        <w:ind w:left="0" w:hanging="2"/>
        <w:jc w:val="both"/>
        <w:rPr>
          <w:rFonts w:asciiTheme="minorHAnsi" w:eastAsia="Calibri" w:hAnsiTheme="minorHAnsi"/>
          <w:i/>
          <w:iCs/>
        </w:rPr>
      </w:pPr>
      <w:commentRangeStart w:id="118"/>
      <w:r w:rsidRPr="00A54CD6">
        <w:rPr>
          <w:rFonts w:asciiTheme="minorHAnsi" w:eastAsia="Calibri" w:hAnsiTheme="minorHAnsi"/>
          <w:i/>
          <w:iCs/>
        </w:rPr>
        <w:t>Consistency measure</w:t>
      </w:r>
      <w:commentRangeEnd w:id="118"/>
      <w:r w:rsidR="0090207F">
        <w:rPr>
          <w:rStyle w:val="CommentReference"/>
        </w:rPr>
        <w:commentReference w:id="118"/>
      </w:r>
    </w:p>
    <w:p w14:paraId="45108921" w14:textId="2CA2DEC2" w:rsidR="00105174" w:rsidRDefault="001F641A" w:rsidP="001F641A">
      <w:pPr>
        <w:spacing w:line="480" w:lineRule="auto"/>
        <w:ind w:leftChars="0" w:left="0" w:firstLineChars="0" w:firstLine="0"/>
        <w:jc w:val="both"/>
        <w:rPr>
          <w:ins w:id="119" w:author="Gogarten, Jan" w:date="2020-03-16T12:16:00Z"/>
          <w:rFonts w:asciiTheme="minorHAnsi" w:eastAsia="Calibri" w:hAnsiTheme="minorHAnsi"/>
          <w:color w:val="auto"/>
        </w:rPr>
      </w:pPr>
      <w:r>
        <w:rPr>
          <w:rFonts w:asciiTheme="minorHAnsi" w:eastAsia="Calibri" w:hAnsiTheme="minorHAnsi"/>
          <w:color w:val="auto"/>
        </w:rPr>
        <w:t xml:space="preserve">To quantify consistency in an interaction type, we </w:t>
      </w:r>
      <w:commentRangeStart w:id="120"/>
      <w:ins w:id="121" w:author="Jan" w:date="2020-05-28T16:44:00Z">
        <w:r>
          <w:rPr>
            <w:rFonts w:asciiTheme="minorHAnsi" w:eastAsia="Calibri" w:hAnsiTheme="minorHAnsi"/>
            <w:color w:val="auto"/>
          </w:rPr>
          <w:t>structure</w:t>
        </w:r>
      </w:ins>
      <w:ins w:id="122" w:author="Gogarten, Jan" w:date="2020-03-16T12:15:00Z">
        <w:r w:rsidR="00105174">
          <w:rPr>
            <w:rFonts w:asciiTheme="minorHAnsi" w:eastAsia="Calibri" w:hAnsiTheme="minorHAnsi"/>
            <w:color w:val="auto"/>
          </w:rPr>
          <w:t>d</w:t>
        </w:r>
      </w:ins>
      <w:ins w:id="123" w:author="Jan" w:date="2020-05-28T16:44:00Z">
        <w:r>
          <w:rPr>
            <w:rFonts w:asciiTheme="minorHAnsi" w:eastAsia="Calibri" w:hAnsiTheme="minorHAnsi"/>
            <w:color w:val="auto"/>
          </w:rPr>
          <w:t xml:space="preserve"> </w:t>
        </w:r>
        <w:commentRangeEnd w:id="120"/>
        <w:r w:rsidR="00105174">
          <w:rPr>
            <w:rStyle w:val="CommentReference"/>
          </w:rPr>
          <w:commentReference w:id="120"/>
        </w:r>
      </w:ins>
      <w:ins w:id="124" w:author="Alexander Mielke" w:date="2020-05-28T16:44:00Z">
        <w:r>
          <w:rPr>
            <w:rFonts w:asciiTheme="minorHAnsi" w:eastAsia="Calibri" w:hAnsiTheme="minorHAnsi"/>
            <w:color w:val="auto"/>
          </w:rPr>
          <w:t>structure</w:t>
        </w:r>
      </w:ins>
      <w:ins w:id="125" w:author="Liran Samuni" w:date="2020-03-16T18:43:00Z">
        <w:r>
          <w:rPr>
            <w:rFonts w:asciiTheme="minorHAnsi" w:eastAsia="Calibri" w:hAnsiTheme="minorHAnsi"/>
            <w:color w:val="auto"/>
          </w:rPr>
          <w:t xml:space="preserve"> </w:t>
        </w:r>
        <w:r w:rsidR="00410839">
          <w:rPr>
            <w:rFonts w:asciiTheme="minorHAnsi" w:eastAsia="Calibri" w:hAnsiTheme="minorHAnsi"/>
            <w:color w:val="auto"/>
          </w:rPr>
          <w:t>the</w:t>
        </w:r>
      </w:ins>
      <w:ins w:id="126" w:author="Liran Samuni" w:date="2020-05-28T16:43:00Z">
        <w:r>
          <w:rPr>
            <w:rFonts w:asciiTheme="minorHAnsi" w:eastAsia="Calibri" w:hAnsiTheme="minorHAnsi"/>
            <w:color w:val="auto"/>
          </w:rPr>
          <w:t xml:space="preserve"> </w:t>
        </w:r>
      </w:ins>
      <w:r>
        <w:rPr>
          <w:rFonts w:asciiTheme="minorHAnsi" w:eastAsia="Calibri" w:hAnsiTheme="minorHAnsi"/>
          <w:color w:val="auto"/>
        </w:rPr>
        <w:t xml:space="preserve">data by collection days. Each observation day is randomly assigned to one of two datasets of equal size </w:t>
      </w:r>
      <w:r>
        <w:rPr>
          <w:rFonts w:asciiTheme="minorHAnsi" w:eastAsia="Calibri" w:hAnsiTheme="minorHAnsi"/>
          <w:color w:val="auto"/>
        </w:rPr>
        <w:fldChar w:fldCharType="begin" w:fldLock="1"/>
      </w:r>
      <w:r>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color w:val="auto"/>
        </w:rPr>
        <w:fldChar w:fldCharType="separate"/>
      </w:r>
      <w:r w:rsidRPr="00B244F2">
        <w:rPr>
          <w:rFonts w:asciiTheme="minorHAnsi" w:eastAsia="Calibri" w:hAnsiTheme="minorHAnsi"/>
          <w:noProof/>
          <w:color w:val="auto"/>
        </w:rPr>
        <w:t>(Sánchez-Tójar et al., 2018)</w:t>
      </w:r>
      <w:r>
        <w:rPr>
          <w:rFonts w:asciiTheme="minorHAnsi" w:eastAsia="Calibri" w:hAnsiTheme="minorHAnsi"/>
          <w:color w:val="auto"/>
        </w:rPr>
        <w:fldChar w:fldCharType="end"/>
      </w:r>
      <w:r>
        <w:rPr>
          <w:rFonts w:asciiTheme="minorHAnsi" w:eastAsia="Calibri" w:hAnsiTheme="minorHAnsi"/>
          <w:color w:val="auto"/>
        </w:rPr>
        <w:t xml:space="preserve">. </w:t>
      </w:r>
      <w:del w:id="127" w:author="Gogarten, Jan" w:date="2020-03-16T12:16:00Z">
        <w:r w:rsidDel="00105174">
          <w:rPr>
            <w:rFonts w:asciiTheme="minorHAnsi" w:eastAsia="Calibri" w:hAnsiTheme="minorHAnsi"/>
            <w:color w:val="auto"/>
          </w:rPr>
          <w:delText xml:space="preserve">We </w:delText>
        </w:r>
      </w:del>
      <w:ins w:id="128" w:author="Gogarten, Jan" w:date="2020-03-16T12:16:00Z">
        <w:r w:rsidR="00105174">
          <w:rPr>
            <w:rFonts w:asciiTheme="minorHAnsi" w:eastAsia="Calibri" w:hAnsiTheme="minorHAnsi"/>
            <w:color w:val="auto"/>
          </w:rPr>
          <w:t>F</w:t>
        </w:r>
      </w:ins>
      <w:ins w:id="129" w:author="Gogarten, Jan" w:date="2020-03-16T12:17:00Z">
        <w:r w:rsidR="00105174">
          <w:rPr>
            <w:rFonts w:asciiTheme="minorHAnsi" w:eastAsia="Calibri" w:hAnsiTheme="minorHAnsi"/>
            <w:color w:val="auto"/>
          </w:rPr>
          <w:t>or each of these two datasets,</w:t>
        </w:r>
      </w:ins>
      <w:ins w:id="130" w:author="Gogarten, Jan" w:date="2020-03-16T12:16:00Z">
        <w:r w:rsidR="00105174">
          <w:rPr>
            <w:rFonts w:asciiTheme="minorHAnsi" w:eastAsia="Calibri" w:hAnsiTheme="minorHAnsi"/>
            <w:color w:val="auto"/>
          </w:rPr>
          <w:t xml:space="preserve"> </w:t>
        </w:r>
      </w:ins>
      <w:ins w:id="131" w:author="Gogarten, Jan" w:date="2020-03-16T12:17:00Z">
        <w:r w:rsidR="00105174">
          <w:rPr>
            <w:rFonts w:asciiTheme="minorHAnsi" w:eastAsia="Calibri" w:hAnsiTheme="minorHAnsi"/>
            <w:color w:val="auto"/>
          </w:rPr>
          <w:t>we</w:t>
        </w:r>
      </w:ins>
      <w:del w:id="132" w:author="Jan" w:date="2020-05-28T16:44:00Z">
        <w:r>
          <w:rPr>
            <w:rFonts w:asciiTheme="minorHAnsi" w:eastAsia="Calibri" w:hAnsiTheme="minorHAnsi"/>
            <w:color w:val="auto"/>
          </w:rPr>
          <w:delText>We</w:delText>
        </w:r>
      </w:del>
      <w:ins w:id="133" w:author="Gogarten, Jan" w:date="2020-03-16T12:17:00Z">
        <w:r>
          <w:rPr>
            <w:rFonts w:asciiTheme="minorHAnsi" w:eastAsia="Calibri" w:hAnsiTheme="minorHAnsi"/>
            <w:color w:val="auto"/>
          </w:rPr>
          <w:t xml:space="preserve"> </w:t>
        </w:r>
      </w:ins>
      <w:r>
        <w:rPr>
          <w:rFonts w:asciiTheme="minorHAnsi" w:eastAsia="Calibri" w:hAnsiTheme="minorHAnsi"/>
          <w:color w:val="auto"/>
        </w:rPr>
        <w:t xml:space="preserve">then </w:t>
      </w:r>
      <w:ins w:id="134" w:author="Jan" w:date="2020-05-28T16:44:00Z">
        <w:r w:rsidR="00C25E34">
          <w:rPr>
            <w:rFonts w:asciiTheme="minorHAnsi" w:eastAsia="Calibri" w:hAnsiTheme="minorHAnsi"/>
            <w:color w:val="auto"/>
          </w:rPr>
          <w:t>aggregate</w:t>
        </w:r>
      </w:ins>
      <w:ins w:id="135" w:author="Gogarten, Jan" w:date="2020-03-16T12:17:00Z">
        <w:r w:rsidR="00105174">
          <w:rPr>
            <w:rFonts w:asciiTheme="minorHAnsi" w:eastAsia="Calibri" w:hAnsiTheme="minorHAnsi"/>
            <w:color w:val="auto"/>
          </w:rPr>
          <w:t>d</w:t>
        </w:r>
      </w:ins>
      <w:del w:id="136" w:author="Jan" w:date="2020-05-28T16:44:00Z">
        <w:r w:rsidR="00C25E34">
          <w:rPr>
            <w:rFonts w:asciiTheme="minorHAnsi" w:eastAsia="Calibri" w:hAnsiTheme="minorHAnsi"/>
            <w:color w:val="auto"/>
          </w:rPr>
          <w:delText>aggregate</w:delText>
        </w:r>
      </w:del>
      <w:r>
        <w:rPr>
          <w:rFonts w:asciiTheme="minorHAnsi" w:eastAsia="Calibri" w:hAnsiTheme="minorHAnsi"/>
          <w:color w:val="auto"/>
        </w:rPr>
        <w:t xml:space="preserve"> the interaction distribution of dyadic interactions per observation hour in each of the halves and calculate the non-parametric </w:t>
      </w:r>
      <w:commentRangeStart w:id="137"/>
      <w:r>
        <w:rPr>
          <w:rFonts w:asciiTheme="minorHAnsi" w:eastAsia="Calibri" w:hAnsiTheme="minorHAnsi"/>
          <w:color w:val="auto"/>
        </w:rPr>
        <w:t xml:space="preserve">Spearman correlation </w:t>
      </w:r>
      <w:commentRangeEnd w:id="137"/>
      <w:r w:rsidR="0090207F">
        <w:rPr>
          <w:rStyle w:val="CommentReference"/>
        </w:rPr>
        <w:commentReference w:id="137"/>
      </w:r>
      <w:r>
        <w:rPr>
          <w:rFonts w:asciiTheme="minorHAnsi" w:eastAsia="Calibri" w:hAnsiTheme="minorHAnsi"/>
          <w:color w:val="auto"/>
        </w:rPr>
        <w:t xml:space="preserve">between </w:t>
      </w:r>
      <w:ins w:id="138" w:author="Gogarten, Jan" w:date="2020-03-16T12:17:00Z">
        <w:r w:rsidR="00105174">
          <w:rPr>
            <w:rFonts w:asciiTheme="minorHAnsi" w:eastAsia="Calibri" w:hAnsiTheme="minorHAnsi"/>
            <w:color w:val="auto"/>
          </w:rPr>
          <w:t xml:space="preserve">the </w:t>
        </w:r>
      </w:ins>
      <w:r>
        <w:rPr>
          <w:rFonts w:asciiTheme="minorHAnsi" w:eastAsia="Calibri" w:hAnsiTheme="minorHAnsi"/>
          <w:color w:val="auto"/>
        </w:rPr>
        <w:t>distributions</w:t>
      </w:r>
      <w:ins w:id="139" w:author="Gogarten, Jan" w:date="2020-03-16T12:17:00Z">
        <w:r w:rsidR="00105174">
          <w:rPr>
            <w:rFonts w:asciiTheme="minorHAnsi" w:eastAsia="Calibri" w:hAnsiTheme="minorHAnsi"/>
            <w:color w:val="auto"/>
          </w:rPr>
          <w:t xml:space="preserve"> from these two datasets</w:t>
        </w:r>
      </w:ins>
      <w:ins w:id="140" w:author="Jan" w:date="2020-05-28T16:44:00Z">
        <w:r>
          <w:rPr>
            <w:rFonts w:asciiTheme="minorHAnsi" w:eastAsia="Calibri" w:hAnsiTheme="minorHAnsi"/>
            <w:color w:val="auto"/>
          </w:rPr>
          <w:t>.</w:t>
        </w:r>
      </w:ins>
      <w:del w:id="141" w:author="Jan" w:date="2020-05-28T16:44:00Z">
        <w:r>
          <w:rPr>
            <w:rFonts w:asciiTheme="minorHAnsi" w:eastAsia="Calibri" w:hAnsiTheme="minorHAnsi"/>
            <w:color w:val="auto"/>
          </w:rPr>
          <w:delText>.</w:delText>
        </w:r>
      </w:del>
      <w:r>
        <w:rPr>
          <w:rFonts w:asciiTheme="minorHAnsi" w:eastAsia="Calibri" w:hAnsiTheme="minorHAnsi"/>
          <w:color w:val="auto"/>
        </w:rPr>
        <w:t xml:space="preserve"> This </w:t>
      </w:r>
      <w:ins w:id="142" w:author="Jan" w:date="2020-05-28T16:44:00Z">
        <w:r>
          <w:rPr>
            <w:rFonts w:asciiTheme="minorHAnsi" w:eastAsia="Calibri" w:hAnsiTheme="minorHAnsi"/>
            <w:color w:val="auto"/>
          </w:rPr>
          <w:t>allow</w:t>
        </w:r>
      </w:ins>
      <w:ins w:id="143" w:author="Gogarten, Jan" w:date="2020-03-16T12:18:00Z">
        <w:r w:rsidR="00105174">
          <w:rPr>
            <w:rFonts w:asciiTheme="minorHAnsi" w:eastAsia="Calibri" w:hAnsiTheme="minorHAnsi"/>
            <w:color w:val="auto"/>
          </w:rPr>
          <w:t>ed</w:t>
        </w:r>
      </w:ins>
      <w:del w:id="144" w:author="Gogarten, Jan" w:date="2020-03-16T12:18:00Z">
        <w:r w:rsidR="00C25E34" w:rsidDel="00105174">
          <w:rPr>
            <w:rFonts w:asciiTheme="minorHAnsi" w:eastAsia="Calibri" w:hAnsiTheme="minorHAnsi"/>
            <w:color w:val="auto"/>
          </w:rPr>
          <w:delText>s</w:delText>
        </w:r>
      </w:del>
      <w:del w:id="145" w:author="Jan" w:date="2020-05-28T16:44:00Z">
        <w:r>
          <w:rPr>
            <w:rFonts w:asciiTheme="minorHAnsi" w:eastAsia="Calibri" w:hAnsiTheme="minorHAnsi"/>
            <w:color w:val="auto"/>
          </w:rPr>
          <w:delText>allow</w:delText>
        </w:r>
        <w:r w:rsidR="00C25E34">
          <w:rPr>
            <w:rFonts w:asciiTheme="minorHAnsi" w:eastAsia="Calibri" w:hAnsiTheme="minorHAnsi"/>
            <w:color w:val="auto"/>
          </w:rPr>
          <w:delText>s</w:delText>
        </w:r>
      </w:del>
      <w:r>
        <w:rPr>
          <w:rFonts w:asciiTheme="minorHAnsi" w:eastAsia="Calibri" w:hAnsiTheme="minorHAnsi"/>
          <w:color w:val="auto"/>
        </w:rPr>
        <w:t xml:space="preserve"> us to estimate how well variation in one half </w:t>
      </w:r>
      <w:ins w:id="146" w:author="Gogarten, Jan" w:date="2020-03-16T12:17:00Z">
        <w:r w:rsidR="00105174">
          <w:rPr>
            <w:rFonts w:asciiTheme="minorHAnsi" w:eastAsia="Calibri" w:hAnsiTheme="minorHAnsi"/>
            <w:color w:val="auto"/>
          </w:rPr>
          <w:t xml:space="preserve">of the dataset </w:t>
        </w:r>
      </w:ins>
      <w:r>
        <w:rPr>
          <w:rFonts w:asciiTheme="minorHAnsi" w:eastAsia="Calibri" w:hAnsiTheme="minorHAnsi"/>
          <w:color w:val="auto"/>
        </w:rPr>
        <w:t>predicts variation in the other</w:t>
      </w:r>
      <w:ins w:id="147" w:author="Gogarten, Jan" w:date="2020-03-16T12:18:00Z">
        <w:r w:rsidR="00105174">
          <w:rPr>
            <w:rFonts w:asciiTheme="minorHAnsi" w:eastAsia="Calibri" w:hAnsiTheme="minorHAnsi"/>
            <w:color w:val="auto"/>
          </w:rPr>
          <w:t xml:space="preserve"> half</w:t>
        </w:r>
      </w:ins>
      <w:r>
        <w:rPr>
          <w:rFonts w:asciiTheme="minorHAnsi" w:eastAsia="Calibri" w:hAnsiTheme="minorHAnsi"/>
          <w:color w:val="auto"/>
        </w:rPr>
        <w:t xml:space="preserve">. We </w:t>
      </w:r>
      <w:ins w:id="148" w:author="Jan" w:date="2020-05-28T16:44:00Z">
        <w:r>
          <w:rPr>
            <w:rFonts w:asciiTheme="minorHAnsi" w:eastAsia="Calibri" w:hAnsiTheme="minorHAnsi"/>
            <w:color w:val="auto"/>
          </w:rPr>
          <w:t>repeat</w:t>
        </w:r>
      </w:ins>
      <w:ins w:id="149" w:author="Gogarten, Jan" w:date="2020-03-16T12:18:00Z">
        <w:r w:rsidR="00105174">
          <w:rPr>
            <w:rFonts w:asciiTheme="minorHAnsi" w:eastAsia="Calibri" w:hAnsiTheme="minorHAnsi"/>
            <w:color w:val="auto"/>
          </w:rPr>
          <w:t>ed</w:t>
        </w:r>
      </w:ins>
      <w:del w:id="150" w:author="Jan" w:date="2020-05-28T16:44:00Z">
        <w:r>
          <w:rPr>
            <w:rFonts w:asciiTheme="minorHAnsi" w:eastAsia="Calibri" w:hAnsiTheme="minorHAnsi"/>
            <w:color w:val="auto"/>
          </w:rPr>
          <w:delText>repeat</w:delText>
        </w:r>
      </w:del>
      <w:r>
        <w:rPr>
          <w:rFonts w:asciiTheme="minorHAnsi" w:eastAsia="Calibri" w:hAnsiTheme="minorHAnsi"/>
          <w:color w:val="auto"/>
        </w:rPr>
        <w:t xml:space="preserve"> this procedure 100 times, with the median correlation coefficient constituting our measure of consistency for the full dataset. </w:t>
      </w:r>
    </w:p>
    <w:p w14:paraId="794BBACB" w14:textId="77777777" w:rsidR="001F641A" w:rsidRDefault="001F641A" w:rsidP="001F641A">
      <w:pPr>
        <w:spacing w:line="480" w:lineRule="auto"/>
        <w:ind w:leftChars="0" w:left="0" w:firstLineChars="0" w:firstLine="0"/>
        <w:jc w:val="both"/>
        <w:rPr>
          <w:rFonts w:asciiTheme="minorHAnsi" w:eastAsia="Calibri" w:hAnsiTheme="minorHAnsi"/>
          <w:color w:val="auto"/>
        </w:rPr>
      </w:pPr>
      <w:commentRangeStart w:id="151"/>
      <w:r>
        <w:rPr>
          <w:rFonts w:asciiTheme="minorHAnsi" w:eastAsia="Calibri" w:hAnsiTheme="minorHAnsi"/>
          <w:color w:val="auto"/>
        </w:rPr>
        <w:t xml:space="preserve">As we show through data simulations (below), very inconsistent results (median correlation values between two halves of the dataset below 0.5) </w:t>
      </w:r>
      <w:ins w:id="152" w:author="Liran Samuni" w:date="2020-03-16T18:48:00Z">
        <w:r w:rsidR="00A311FE">
          <w:rPr>
            <w:rFonts w:asciiTheme="minorHAnsi" w:eastAsia="Calibri" w:hAnsiTheme="minorHAnsi"/>
            <w:color w:val="auto"/>
          </w:rPr>
          <w:t xml:space="preserve">arise from </w:t>
        </w:r>
      </w:ins>
      <w:commentRangeStart w:id="153"/>
      <w:del w:id="154" w:author="Liran Samuni" w:date="2020-03-16T18:48:00Z">
        <w:r>
          <w:rPr>
            <w:rFonts w:asciiTheme="minorHAnsi" w:eastAsia="Calibri" w:hAnsiTheme="minorHAnsi"/>
            <w:color w:val="auto"/>
          </w:rPr>
          <w:delText xml:space="preserve">are usually </w:delText>
        </w:r>
        <w:commentRangeEnd w:id="153"/>
        <w:r w:rsidR="00A311FE" w:rsidDel="00A311FE">
          <w:rPr>
            <w:rStyle w:val="CommentReference"/>
          </w:rPr>
          <w:commentReference w:id="153"/>
        </w:r>
        <w:r>
          <w:rPr>
            <w:rFonts w:asciiTheme="minorHAnsi" w:eastAsia="Calibri" w:hAnsiTheme="minorHAnsi"/>
            <w:color w:val="auto"/>
          </w:rPr>
          <w:delText xml:space="preserve">the result of </w:delText>
        </w:r>
      </w:del>
      <w:r>
        <w:rPr>
          <w:rFonts w:asciiTheme="minorHAnsi" w:eastAsia="Calibri" w:hAnsiTheme="minorHAnsi"/>
          <w:color w:val="auto"/>
        </w:rPr>
        <w:t>very low data density, even if the underlying</w:t>
      </w:r>
      <w:r w:rsidR="00C25E34">
        <w:rPr>
          <w:rFonts w:asciiTheme="minorHAnsi" w:eastAsia="Calibri" w:hAnsiTheme="minorHAnsi"/>
          <w:color w:val="auto"/>
        </w:rPr>
        <w:t xml:space="preserve"> ‘real’</w:t>
      </w:r>
      <w:r>
        <w:rPr>
          <w:rFonts w:asciiTheme="minorHAnsi" w:eastAsia="Calibri" w:hAnsiTheme="minorHAnsi"/>
          <w:color w:val="auto"/>
        </w:rPr>
        <w:t xml:space="preserve"> distribution is highly consistent. Thus, if </w:t>
      </w:r>
      <w:commentRangeStart w:id="155"/>
      <w:r>
        <w:rPr>
          <w:rFonts w:asciiTheme="minorHAnsi" w:eastAsia="Calibri" w:hAnsiTheme="minorHAnsi"/>
          <w:color w:val="auto"/>
        </w:rPr>
        <w:t xml:space="preserve">interaction types </w:t>
      </w:r>
      <w:del w:id="156" w:author="Liran Samuni" w:date="2020-03-16T18:49:00Z">
        <w:r>
          <w:rPr>
            <w:rFonts w:asciiTheme="minorHAnsi" w:eastAsia="Calibri" w:hAnsiTheme="minorHAnsi"/>
            <w:color w:val="auto"/>
          </w:rPr>
          <w:delText>are highly</w:delText>
        </w:r>
      </w:del>
      <w:ins w:id="157" w:author="Liran Samuni" w:date="2020-03-16T18:49:00Z">
        <w:r w:rsidR="00A311FE">
          <w:rPr>
            <w:rFonts w:asciiTheme="minorHAnsi" w:eastAsia="Calibri" w:hAnsiTheme="minorHAnsi"/>
            <w:color w:val="auto"/>
          </w:rPr>
          <w:t>show</w:t>
        </w:r>
      </w:ins>
      <w:ins w:id="158" w:author="Liran Samuni" w:date="2020-05-28T16:43:00Z">
        <w:r>
          <w:rPr>
            <w:rFonts w:asciiTheme="minorHAnsi" w:eastAsia="Calibri" w:hAnsiTheme="minorHAnsi"/>
            <w:color w:val="auto"/>
          </w:rPr>
          <w:t xml:space="preserve"> inconsisten</w:t>
        </w:r>
      </w:ins>
      <w:ins w:id="159" w:author="Liran Samuni" w:date="2020-03-16T18:49:00Z">
        <w:r w:rsidR="00A311FE">
          <w:rPr>
            <w:rFonts w:asciiTheme="minorHAnsi" w:eastAsia="Calibri" w:hAnsiTheme="minorHAnsi"/>
            <w:color w:val="auto"/>
          </w:rPr>
          <w:t>c</w:t>
        </w:r>
        <w:commentRangeEnd w:id="155"/>
        <w:r w:rsidR="00A311FE">
          <w:rPr>
            <w:rStyle w:val="CommentReference"/>
          </w:rPr>
          <w:commentReference w:id="155"/>
        </w:r>
      </w:ins>
      <w:ins w:id="160" w:author="Liran Samuni" w:date="2020-03-16T18:51:00Z">
        <w:r w:rsidR="00A311FE">
          <w:rPr>
            <w:rFonts w:asciiTheme="minorHAnsi" w:eastAsia="Calibri" w:hAnsiTheme="minorHAnsi"/>
            <w:color w:val="auto"/>
          </w:rPr>
          <w:t>ies</w:t>
        </w:r>
      </w:ins>
      <w:del w:id="161" w:author="Liran Samuni" w:date="2020-03-16T18:49:00Z">
        <w:r w:rsidDel="00A311FE">
          <w:rPr>
            <w:rFonts w:asciiTheme="minorHAnsi" w:eastAsia="Calibri" w:hAnsiTheme="minorHAnsi"/>
            <w:color w:val="auto"/>
          </w:rPr>
          <w:delText>t</w:delText>
        </w:r>
      </w:del>
      <w:del w:id="162" w:author="Liran Samuni" w:date="2020-05-28T16:43:00Z">
        <w:r>
          <w:rPr>
            <w:rFonts w:asciiTheme="minorHAnsi" w:eastAsia="Calibri" w:hAnsiTheme="minorHAnsi"/>
            <w:color w:val="auto"/>
          </w:rPr>
          <w:delText xml:space="preserve"> inconsistent</w:delText>
        </w:r>
      </w:del>
      <w:r>
        <w:rPr>
          <w:rFonts w:asciiTheme="minorHAnsi" w:eastAsia="Calibri" w:hAnsiTheme="minorHAnsi"/>
          <w:color w:val="auto"/>
        </w:rPr>
        <w:t xml:space="preserve">, it is unclear whether the </w:t>
      </w:r>
      <w:ins w:id="163" w:author="Liran Samuni" w:date="2020-03-16T18:51:00Z">
        <w:r w:rsidR="00A311FE">
          <w:rPr>
            <w:rFonts w:asciiTheme="minorHAnsi" w:eastAsia="Calibri" w:hAnsiTheme="minorHAnsi"/>
            <w:color w:val="auto"/>
          </w:rPr>
          <w:t xml:space="preserve">density of the </w:t>
        </w:r>
      </w:ins>
      <w:r>
        <w:rPr>
          <w:rFonts w:asciiTheme="minorHAnsi" w:eastAsia="Calibri" w:hAnsiTheme="minorHAnsi"/>
          <w:color w:val="auto"/>
        </w:rPr>
        <w:t>collected data is representative for the actual distribution in the population, and</w:t>
      </w:r>
      <w:ins w:id="164" w:author="Liran Samuni" w:date="2020-03-16T18:52:00Z">
        <w:r w:rsidR="00A311FE">
          <w:rPr>
            <w:rFonts w:asciiTheme="minorHAnsi" w:eastAsia="Calibri" w:hAnsiTheme="minorHAnsi"/>
            <w:color w:val="auto"/>
          </w:rPr>
          <w:t>/or</w:t>
        </w:r>
      </w:ins>
      <w:r>
        <w:rPr>
          <w:rFonts w:asciiTheme="minorHAnsi" w:eastAsia="Calibri" w:hAnsiTheme="minorHAnsi"/>
          <w:color w:val="auto"/>
        </w:rPr>
        <w:t xml:space="preserve"> whether any of the subsequent results meaningfully describe the behaviour of individuals in a community. </w:t>
      </w:r>
      <w:commentRangeEnd w:id="151"/>
      <w:r w:rsidR="00105174">
        <w:rPr>
          <w:rStyle w:val="CommentReference"/>
        </w:rPr>
        <w:commentReference w:id="151"/>
      </w:r>
    </w:p>
    <w:p w14:paraId="0B92CD36" w14:textId="77777777" w:rsidR="00105174" w:rsidRDefault="001F641A" w:rsidP="001F641A">
      <w:pPr>
        <w:spacing w:before="120" w:line="480" w:lineRule="auto"/>
        <w:ind w:left="0" w:hanging="2"/>
        <w:jc w:val="both"/>
        <w:rPr>
          <w:ins w:id="165" w:author="Gogarten, Jan" w:date="2020-03-16T12:23:00Z"/>
          <w:rFonts w:asciiTheme="minorHAnsi" w:eastAsia="Calibri" w:hAnsiTheme="minorHAnsi"/>
          <w:color w:val="auto"/>
        </w:rPr>
      </w:pPr>
      <w:del w:id="166" w:author="Gogarten, Jan" w:date="2020-03-16T12:19:00Z">
        <w:r>
          <w:rPr>
            <w:rFonts w:asciiTheme="minorHAnsi" w:eastAsia="Calibri" w:hAnsiTheme="minorHAnsi"/>
            <w:color w:val="auto"/>
          </w:rPr>
          <w:delText xml:space="preserve">As </w:delText>
        </w:r>
        <w:r w:rsidDel="00105174">
          <w:rPr>
            <w:rFonts w:asciiTheme="minorHAnsi" w:eastAsia="Calibri" w:hAnsiTheme="minorHAnsi"/>
            <w:color w:val="auto"/>
          </w:rPr>
          <w:delText>t</w:delText>
        </w:r>
      </w:del>
      <w:ins w:id="167" w:author="Gogarten, Jan" w:date="2020-03-16T12:19:00Z">
        <w:r w:rsidR="00105174">
          <w:rPr>
            <w:rFonts w:asciiTheme="minorHAnsi" w:eastAsia="Calibri" w:hAnsiTheme="minorHAnsi"/>
            <w:color w:val="auto"/>
          </w:rPr>
          <w:t>T</w:t>
        </w:r>
      </w:ins>
      <w:ins w:id="168" w:author="Jan" w:date="2020-05-28T16:44:00Z">
        <w:r>
          <w:rPr>
            <w:rFonts w:asciiTheme="minorHAnsi" w:eastAsia="Calibri" w:hAnsiTheme="minorHAnsi"/>
            <w:color w:val="auto"/>
          </w:rPr>
          <w:t>he</w:t>
        </w:r>
      </w:ins>
      <w:del w:id="169" w:author="Jan" w:date="2020-05-28T16:44:00Z">
        <w:r>
          <w:rPr>
            <w:rFonts w:asciiTheme="minorHAnsi" w:eastAsia="Calibri" w:hAnsiTheme="minorHAnsi"/>
            <w:color w:val="auto"/>
          </w:rPr>
          <w:delText>the</w:delText>
        </w:r>
      </w:del>
      <w:r>
        <w:rPr>
          <w:rFonts w:asciiTheme="minorHAnsi" w:eastAsia="Calibri" w:hAnsiTheme="minorHAnsi"/>
          <w:color w:val="auto"/>
        </w:rPr>
        <w:t xml:space="preserve"> overall correlation between</w:t>
      </w:r>
      <w:ins w:id="170" w:author="Gogarten, Jan" w:date="2020-03-16T12:20:00Z">
        <w:r>
          <w:rPr>
            <w:rFonts w:asciiTheme="minorHAnsi" w:eastAsia="Calibri" w:hAnsiTheme="minorHAnsi"/>
            <w:color w:val="auto"/>
          </w:rPr>
          <w:t xml:space="preserve"> </w:t>
        </w:r>
        <w:r w:rsidR="00105174">
          <w:rPr>
            <w:rFonts w:asciiTheme="minorHAnsi" w:eastAsia="Calibri" w:hAnsiTheme="minorHAnsi"/>
            <w:color w:val="auto"/>
          </w:rPr>
          <w:t>the two</w:t>
        </w:r>
      </w:ins>
      <w:ins w:id="171" w:author="Jan" w:date="2020-05-28T16:44:00Z">
        <w:r>
          <w:rPr>
            <w:rFonts w:asciiTheme="minorHAnsi" w:eastAsia="Calibri" w:hAnsiTheme="minorHAnsi"/>
            <w:color w:val="auto"/>
          </w:rPr>
          <w:t xml:space="preserve"> </w:t>
        </w:r>
      </w:ins>
      <w:r>
        <w:rPr>
          <w:rFonts w:asciiTheme="minorHAnsi" w:eastAsia="Calibri" w:hAnsiTheme="minorHAnsi"/>
          <w:color w:val="auto"/>
        </w:rPr>
        <w:t xml:space="preserve">halves </w:t>
      </w:r>
      <w:ins w:id="172" w:author="Gogarten, Jan" w:date="2020-03-16T12:20:00Z">
        <w:r w:rsidR="00105174">
          <w:rPr>
            <w:rFonts w:asciiTheme="minorHAnsi" w:eastAsia="Calibri" w:hAnsiTheme="minorHAnsi"/>
            <w:color w:val="auto"/>
          </w:rPr>
          <w:t xml:space="preserve">of the dataset </w:t>
        </w:r>
      </w:ins>
      <w:del w:id="173" w:author="Gogarten, Jan" w:date="2020-03-16T12:23:00Z">
        <w:r w:rsidDel="00105174">
          <w:rPr>
            <w:rFonts w:asciiTheme="minorHAnsi" w:eastAsia="Calibri" w:hAnsiTheme="minorHAnsi"/>
            <w:color w:val="auto"/>
          </w:rPr>
          <w:delText xml:space="preserve">was </w:delText>
        </w:r>
      </w:del>
      <w:ins w:id="174" w:author="Gogarten, Jan" w:date="2020-03-16T12:23:00Z">
        <w:r w:rsidR="00105174">
          <w:rPr>
            <w:rFonts w:asciiTheme="minorHAnsi" w:eastAsia="Calibri" w:hAnsiTheme="minorHAnsi"/>
            <w:color w:val="auto"/>
          </w:rPr>
          <w:t>is likelt</w:t>
        </w:r>
      </w:ins>
      <w:del w:id="175" w:author="Jan" w:date="2020-05-28T16:44:00Z">
        <w:r>
          <w:rPr>
            <w:rFonts w:asciiTheme="minorHAnsi" w:eastAsia="Calibri" w:hAnsiTheme="minorHAnsi"/>
            <w:color w:val="auto"/>
          </w:rPr>
          <w:delText>was</w:delText>
        </w:r>
      </w:del>
      <w:ins w:id="176" w:author="Gogarten, Jan" w:date="2020-03-16T12:20:00Z">
        <w:r>
          <w:rPr>
            <w:rFonts w:asciiTheme="minorHAnsi" w:eastAsia="Calibri" w:hAnsiTheme="minorHAnsi"/>
            <w:color w:val="auto"/>
          </w:rPr>
          <w:t xml:space="preserve"> </w:t>
        </w:r>
      </w:ins>
      <w:r>
        <w:rPr>
          <w:rFonts w:asciiTheme="minorHAnsi" w:eastAsia="Calibri" w:hAnsiTheme="minorHAnsi"/>
          <w:color w:val="auto"/>
        </w:rPr>
        <w:t xml:space="preserve">dependent on the data density and community size, </w:t>
      </w:r>
      <w:del w:id="177" w:author="Gogarten, Jan" w:date="2020-03-16T12:19:00Z">
        <w:r>
          <w:rPr>
            <w:rFonts w:asciiTheme="minorHAnsi" w:eastAsia="Calibri" w:hAnsiTheme="minorHAnsi"/>
            <w:color w:val="auto"/>
          </w:rPr>
          <w:delText xml:space="preserve">we </w:delText>
        </w:r>
      </w:del>
      <w:ins w:id="178" w:author="Gogarten, Jan" w:date="2020-03-16T12:19:00Z">
        <w:r w:rsidR="00105174">
          <w:rPr>
            <w:rFonts w:asciiTheme="minorHAnsi" w:eastAsia="Calibri" w:hAnsiTheme="minorHAnsi"/>
            <w:color w:val="auto"/>
          </w:rPr>
          <w:t xml:space="preserve">so we </w:t>
        </w:r>
      </w:ins>
      <w:ins w:id="179" w:author="Gogarten, Jan" w:date="2020-03-16T12:20:00Z">
        <w:r w:rsidR="00105174">
          <w:rPr>
            <w:rFonts w:asciiTheme="minorHAnsi" w:eastAsia="Calibri" w:hAnsiTheme="minorHAnsi"/>
            <w:color w:val="auto"/>
          </w:rPr>
          <w:t xml:space="preserve">explored the importance of these factors by </w:t>
        </w:r>
      </w:ins>
      <w:del w:id="180" w:author="Gogarten, Jan" w:date="2020-03-16T12:20:00Z">
        <w:r>
          <w:rPr>
            <w:rFonts w:asciiTheme="minorHAnsi" w:eastAsia="Calibri" w:hAnsiTheme="minorHAnsi"/>
            <w:color w:val="auto"/>
          </w:rPr>
          <w:delText xml:space="preserve">report a standardised version here: We repeated </w:delText>
        </w:r>
      </w:del>
      <w:ins w:id="181" w:author="Gogarten, Jan" w:date="2020-03-16T12:20:00Z">
        <w:r w:rsidR="00105174">
          <w:rPr>
            <w:rFonts w:asciiTheme="minorHAnsi" w:eastAsia="Calibri" w:hAnsiTheme="minorHAnsi"/>
            <w:color w:val="auto"/>
          </w:rPr>
          <w:t xml:space="preserve">repeating </w:t>
        </w:r>
      </w:ins>
      <w:r>
        <w:rPr>
          <w:rFonts w:asciiTheme="minorHAnsi" w:eastAsia="Calibri" w:hAnsiTheme="minorHAnsi"/>
          <w:color w:val="auto"/>
        </w:rPr>
        <w:t xml:space="preserve">the consistency analysis using randomly selected subsets of the data. </w:t>
      </w:r>
      <w:ins w:id="182" w:author="Gogarten, Jan" w:date="2020-03-16T12:20:00Z">
        <w:r w:rsidR="00105174">
          <w:rPr>
            <w:rFonts w:asciiTheme="minorHAnsi" w:eastAsia="Calibri" w:hAnsiTheme="minorHAnsi"/>
            <w:color w:val="auto"/>
          </w:rPr>
          <w:t xml:space="preserve">For this, </w:t>
        </w:r>
      </w:ins>
      <w:del w:id="183" w:author="Gogarten, Jan" w:date="2020-03-16T12:21:00Z">
        <w:r>
          <w:rPr>
            <w:rFonts w:asciiTheme="minorHAnsi" w:eastAsia="Calibri" w:hAnsiTheme="minorHAnsi"/>
            <w:color w:val="auto"/>
          </w:rPr>
          <w:delText>We</w:delText>
        </w:r>
        <w:r w:rsidDel="00105174">
          <w:rPr>
            <w:rFonts w:asciiTheme="minorHAnsi" w:eastAsia="Calibri" w:hAnsiTheme="minorHAnsi"/>
            <w:color w:val="auto"/>
          </w:rPr>
          <w:delText xml:space="preserve"> </w:delText>
        </w:r>
      </w:del>
      <w:ins w:id="184" w:author="Gogarten, Jan" w:date="2020-03-16T12:21:00Z">
        <w:r w:rsidR="00105174">
          <w:rPr>
            <w:rFonts w:asciiTheme="minorHAnsi" w:eastAsia="Calibri" w:hAnsiTheme="minorHAnsi"/>
            <w:color w:val="auto"/>
          </w:rPr>
          <w:t>we</w:t>
        </w:r>
        <w:r>
          <w:rPr>
            <w:rFonts w:asciiTheme="minorHAnsi" w:eastAsia="Calibri" w:hAnsiTheme="minorHAnsi"/>
            <w:color w:val="auto"/>
          </w:rPr>
          <w:t xml:space="preserve"> </w:t>
        </w:r>
      </w:ins>
      <w:r>
        <w:rPr>
          <w:rFonts w:asciiTheme="minorHAnsi" w:eastAsia="Calibri" w:hAnsiTheme="minorHAnsi"/>
          <w:color w:val="auto"/>
        </w:rPr>
        <w:t xml:space="preserve">randomly selected a start date and duration for the period following that date and tested the consistency for this period for each interaction type, marking how many interactions per dyad this time period contained. For example, 10 individuals form 45 dyads; if we collect 180 aggressive events, we have a mean of 4 interactions/dyad. </w:t>
      </w:r>
    </w:p>
    <w:p w14:paraId="6949FF98" w14:textId="77777777" w:rsidR="001F641A" w:rsidRDefault="001F641A" w:rsidP="001F641A">
      <w:pPr>
        <w:spacing w:before="120" w:line="480" w:lineRule="auto"/>
        <w:ind w:left="0" w:hanging="2"/>
        <w:jc w:val="both"/>
        <w:rPr>
          <w:rFonts w:asciiTheme="minorHAnsi" w:eastAsia="Calibri" w:hAnsiTheme="minorHAnsi"/>
        </w:rPr>
      </w:pPr>
      <w:r>
        <w:rPr>
          <w:rFonts w:asciiTheme="minorHAnsi" w:eastAsia="Calibri" w:hAnsiTheme="minorHAnsi"/>
          <w:color w:val="auto"/>
        </w:rPr>
        <w:t xml:space="preserve">This </w:t>
      </w:r>
      <w:del w:id="185" w:author="Gogarten, Jan" w:date="2020-03-16T12:24:00Z">
        <w:r>
          <w:rPr>
            <w:rFonts w:asciiTheme="minorHAnsi" w:eastAsia="Calibri" w:hAnsiTheme="minorHAnsi"/>
            <w:color w:val="auto"/>
          </w:rPr>
          <w:delText>way</w:delText>
        </w:r>
      </w:del>
      <w:ins w:id="186" w:author="Gogarten, Jan" w:date="2020-03-16T12:24:00Z">
        <w:r w:rsidR="00105174">
          <w:rPr>
            <w:rFonts w:asciiTheme="minorHAnsi" w:eastAsia="Calibri" w:hAnsiTheme="minorHAnsi"/>
            <w:color w:val="auto"/>
          </w:rPr>
          <w:t xml:space="preserve">approach allows </w:t>
        </w:r>
      </w:ins>
      <w:del w:id="187" w:author="Gogarten, Jan" w:date="2020-03-16T12:24:00Z">
        <w:r>
          <w:rPr>
            <w:rFonts w:asciiTheme="minorHAnsi" w:eastAsia="Calibri" w:hAnsiTheme="minorHAnsi"/>
            <w:color w:val="auto"/>
          </w:rPr>
          <w:delText xml:space="preserve">, we can </w:delText>
        </w:r>
      </w:del>
      <w:ins w:id="188" w:author="Gogarten, Jan" w:date="2020-03-16T12:24:00Z">
        <w:r w:rsidR="00A563ED">
          <w:rPr>
            <w:rFonts w:asciiTheme="minorHAnsi" w:eastAsia="Calibri" w:hAnsiTheme="minorHAnsi"/>
            <w:color w:val="auto"/>
          </w:rPr>
          <w:t xml:space="preserve">a more systematic </w:t>
        </w:r>
      </w:ins>
      <w:ins w:id="189" w:author="Jan" w:date="2020-05-28T16:44:00Z">
        <w:r>
          <w:rPr>
            <w:rFonts w:asciiTheme="minorHAnsi" w:eastAsia="Calibri" w:hAnsiTheme="minorHAnsi"/>
            <w:color w:val="auto"/>
          </w:rPr>
          <w:t>compar</w:t>
        </w:r>
      </w:ins>
      <w:ins w:id="190" w:author="Gogarten, Jan" w:date="2020-03-16T12:24:00Z">
        <w:r w:rsidR="00A563ED">
          <w:rPr>
            <w:rFonts w:asciiTheme="minorHAnsi" w:eastAsia="Calibri" w:hAnsiTheme="minorHAnsi"/>
            <w:color w:val="auto"/>
          </w:rPr>
          <w:t>ison of</w:t>
        </w:r>
      </w:ins>
      <w:del w:id="191" w:author="Gogarten, Jan" w:date="2020-03-16T12:24:00Z">
        <w:r w:rsidDel="00A563ED">
          <w:rPr>
            <w:rFonts w:asciiTheme="minorHAnsi" w:eastAsia="Calibri" w:hAnsiTheme="minorHAnsi"/>
            <w:color w:val="auto"/>
          </w:rPr>
          <w:delText>e</w:delText>
        </w:r>
      </w:del>
      <w:ins w:id="192" w:author="Jan" w:date="2020-05-28T16:44:00Z">
        <w:r>
          <w:rPr>
            <w:rFonts w:asciiTheme="minorHAnsi" w:eastAsia="Calibri" w:hAnsiTheme="minorHAnsi"/>
            <w:color w:val="auto"/>
          </w:rPr>
          <w:t xml:space="preserve"> </w:t>
        </w:r>
      </w:ins>
      <w:ins w:id="193" w:author="Gogarten, Jan" w:date="2020-03-16T12:24:00Z">
        <w:r w:rsidR="00A563ED">
          <w:rPr>
            <w:rFonts w:asciiTheme="minorHAnsi" w:eastAsia="Calibri" w:hAnsiTheme="minorHAnsi"/>
            <w:color w:val="auto"/>
          </w:rPr>
          <w:t>both</w:t>
        </w:r>
      </w:ins>
      <w:del w:id="194" w:author="Jan" w:date="2020-05-28T16:44:00Z">
        <w:r>
          <w:rPr>
            <w:rFonts w:asciiTheme="minorHAnsi" w:eastAsia="Calibri" w:hAnsiTheme="minorHAnsi"/>
            <w:color w:val="auto"/>
          </w:rPr>
          <w:delText>compare</w:delText>
        </w:r>
      </w:del>
      <w:ins w:id="195" w:author="Gogarten, Jan" w:date="2020-03-16T12:24:00Z">
        <w:r>
          <w:rPr>
            <w:rFonts w:asciiTheme="minorHAnsi" w:eastAsia="Calibri" w:hAnsiTheme="minorHAnsi"/>
            <w:color w:val="auto"/>
          </w:rPr>
          <w:t xml:space="preserve"> </w:t>
        </w:r>
      </w:ins>
      <w:r>
        <w:rPr>
          <w:rFonts w:asciiTheme="minorHAnsi" w:eastAsia="Calibri" w:hAnsiTheme="minorHAnsi"/>
          <w:color w:val="auto"/>
        </w:rPr>
        <w:t xml:space="preserve">frequent and infrequent interaction types, or datasets of different sizes. </w:t>
      </w:r>
      <w:commentRangeStart w:id="196"/>
      <w:r>
        <w:rPr>
          <w:rFonts w:asciiTheme="minorHAnsi" w:eastAsia="Calibri" w:hAnsiTheme="minorHAnsi"/>
          <w:color w:val="auto"/>
        </w:rPr>
        <w:t xml:space="preserve">As a standardised consistency measure, we report the median number of interactions per dyad that were sufficient to reach a cut-off correlation between halves of 0.5 for each interaction type. </w:t>
      </w:r>
      <w:commentRangeEnd w:id="196"/>
      <w:r w:rsidR="00A563ED">
        <w:rPr>
          <w:rStyle w:val="CommentReference"/>
        </w:rPr>
        <w:commentReference w:id="196"/>
      </w:r>
      <w:r>
        <w:rPr>
          <w:rFonts w:asciiTheme="minorHAnsi" w:eastAsia="Calibri" w:hAnsiTheme="minorHAnsi"/>
          <w:color w:val="auto"/>
        </w:rPr>
        <w:t xml:space="preserve">This measure is largely independent of data density and community size (see Simulations), and produces an interpretable result: how many interactions between two group members does an individual have to observe to reliably predict future interactions? Fewer interactions per dyads and a smaller standard deviation of values indicate higher consistency </w:t>
      </w:r>
      <w:ins w:id="197" w:author="Liran Samuni" w:date="2020-03-16T18:55:00Z">
        <w:r w:rsidR="00A311FE">
          <w:rPr>
            <w:rFonts w:asciiTheme="minorHAnsi" w:eastAsia="Calibri" w:hAnsiTheme="minorHAnsi"/>
            <w:color w:val="auto"/>
          </w:rPr>
          <w:t xml:space="preserve">in partner choice? </w:t>
        </w:r>
      </w:ins>
      <w:r>
        <w:rPr>
          <w:rFonts w:asciiTheme="minorHAnsi" w:eastAsia="Calibri" w:hAnsiTheme="minorHAnsi"/>
          <w:color w:val="auto"/>
        </w:rPr>
        <w:t>and thus higher predictability. Larger numbers of interactions per dyad and a large standard deviation indicate that interaction</w:t>
      </w:r>
      <w:r w:rsidR="00B31432">
        <w:rPr>
          <w:rFonts w:asciiTheme="minorHAnsi" w:eastAsia="Calibri" w:hAnsiTheme="minorHAnsi"/>
          <w:color w:val="auto"/>
        </w:rPr>
        <w:t xml:space="preserve"> patterns are harder to predict</w:t>
      </w:r>
      <w:r>
        <w:rPr>
          <w:rFonts w:asciiTheme="minorHAnsi" w:eastAsia="Calibri" w:hAnsiTheme="minorHAnsi"/>
          <w:color w:val="auto"/>
        </w:rPr>
        <w:t xml:space="preserve">. This can be either the case if partner choice </w:t>
      </w:r>
      <w:ins w:id="198" w:author="Liran Samuni" w:date="2020-03-16T18:55:00Z">
        <w:r w:rsidR="00A311FE">
          <w:rPr>
            <w:rFonts w:asciiTheme="minorHAnsi" w:eastAsia="Calibri" w:hAnsiTheme="minorHAnsi"/>
            <w:color w:val="auto"/>
          </w:rPr>
          <w:t xml:space="preserve">is </w:t>
        </w:r>
      </w:ins>
      <w:r w:rsidR="00B31432">
        <w:rPr>
          <w:rFonts w:asciiTheme="minorHAnsi" w:eastAsia="Calibri" w:hAnsiTheme="minorHAnsi"/>
          <w:color w:val="auto"/>
        </w:rPr>
        <w:t>less deterministic</w:t>
      </w:r>
      <w:r>
        <w:rPr>
          <w:rFonts w:asciiTheme="minorHAnsi" w:eastAsia="Calibri" w:hAnsiTheme="minorHAnsi"/>
          <w:color w:val="auto"/>
        </w:rPr>
        <w:t xml:space="preserve"> for </w:t>
      </w:r>
      <w:del w:id="199" w:author="Alexander Mielke" w:date="2020-05-28T16:44:00Z">
        <w:r>
          <w:rPr>
            <w:rFonts w:asciiTheme="minorHAnsi" w:eastAsia="Calibri" w:hAnsiTheme="minorHAnsi"/>
            <w:color w:val="auto"/>
          </w:rPr>
          <w:delText>this</w:delText>
        </w:r>
      </w:del>
      <w:ins w:id="200" w:author="Liran Samuni" w:date="2020-05-28T16:43:00Z">
        <w:r>
          <w:rPr>
            <w:rFonts w:asciiTheme="minorHAnsi" w:eastAsia="Calibri" w:hAnsiTheme="minorHAnsi"/>
            <w:color w:val="auto"/>
          </w:rPr>
          <w:t>th</w:t>
        </w:r>
      </w:ins>
      <w:ins w:id="201" w:author="Liran Samuni" w:date="2020-03-16T18:55:00Z">
        <w:r w:rsidR="00A311FE">
          <w:rPr>
            <w:rFonts w:asciiTheme="minorHAnsi" w:eastAsia="Calibri" w:hAnsiTheme="minorHAnsi"/>
            <w:color w:val="auto"/>
          </w:rPr>
          <w:t>e</w:t>
        </w:r>
      </w:ins>
      <w:del w:id="202" w:author="Liran Samuni" w:date="2020-03-16T18:55:00Z">
        <w:r w:rsidDel="00A311FE">
          <w:rPr>
            <w:rFonts w:asciiTheme="minorHAnsi" w:eastAsia="Calibri" w:hAnsiTheme="minorHAnsi"/>
            <w:color w:val="auto"/>
          </w:rPr>
          <w:delText>is</w:delText>
        </w:r>
      </w:del>
      <w:del w:id="203" w:author="Liran Samuni" w:date="2020-05-28T16:43:00Z">
        <w:r>
          <w:rPr>
            <w:rFonts w:asciiTheme="minorHAnsi" w:eastAsia="Calibri" w:hAnsiTheme="minorHAnsi"/>
            <w:color w:val="auto"/>
          </w:rPr>
          <w:delText>this</w:delText>
        </w:r>
      </w:del>
      <w:r>
        <w:rPr>
          <w:rFonts w:asciiTheme="minorHAnsi" w:eastAsia="Calibri" w:hAnsiTheme="minorHAnsi"/>
          <w:color w:val="auto"/>
        </w:rPr>
        <w:t xml:space="preserve"> interaction type, or if the choice patterns change throughout the study period. </w:t>
      </w:r>
      <w:r>
        <w:rPr>
          <w:rFonts w:asciiTheme="minorHAnsi" w:eastAsia="Calibri" w:hAnsiTheme="minorHAnsi"/>
        </w:rPr>
        <w:t>All described analyses were conducted in R 3.5.1 (R Development Team 2017).</w:t>
      </w:r>
    </w:p>
    <w:p w14:paraId="56DF622E" w14:textId="59E5F8A6" w:rsidR="00C25E34" w:rsidRDefault="00304EE3" w:rsidP="001F641A">
      <w:pPr>
        <w:spacing w:before="120" w:line="480" w:lineRule="auto"/>
        <w:ind w:left="0" w:hanging="2"/>
        <w:jc w:val="both"/>
        <w:rPr>
          <w:rFonts w:asciiTheme="minorHAnsi" w:eastAsia="Calibri" w:hAnsiTheme="minorHAnsi"/>
          <w:i/>
          <w:iCs/>
        </w:rPr>
      </w:pPr>
      <w:ins w:id="204" w:author="cathy" w:date="2020-05-28T16:43:00Z">
        <w:r>
          <w:rPr>
            <w:rFonts w:asciiTheme="minorHAnsi" w:eastAsia="Calibri" w:hAnsiTheme="minorHAnsi"/>
            <w:i/>
            <w:iCs/>
          </w:rPr>
          <w:t xml:space="preserve"> </w:t>
        </w:r>
      </w:ins>
    </w:p>
    <w:p w14:paraId="52C65122"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Simulations</w:t>
      </w:r>
    </w:p>
    <w:p w14:paraId="1D2357B3" w14:textId="77777777" w:rsidR="001F641A" w:rsidRPr="00A54CD6" w:rsidRDefault="001F641A" w:rsidP="001F641A">
      <w:pPr>
        <w:spacing w:line="480" w:lineRule="auto"/>
        <w:ind w:leftChars="0" w:firstLineChars="0" w:firstLine="0"/>
        <w:jc w:val="both"/>
        <w:rPr>
          <w:rFonts w:asciiTheme="minorHAnsi" w:eastAsia="Calibri" w:hAnsiTheme="minorHAnsi"/>
          <w:color w:val="auto"/>
        </w:rPr>
      </w:pPr>
      <w:r>
        <w:rPr>
          <w:rFonts w:asciiTheme="minorHAnsi" w:eastAsia="Calibri" w:hAnsiTheme="minorHAnsi"/>
          <w:color w:val="auto"/>
        </w:rPr>
        <w:t xml:space="preserve">We </w:t>
      </w:r>
      <w:del w:id="205" w:author="Gogarten, Jan" w:date="2020-03-16T12:28:00Z">
        <w:r>
          <w:rPr>
            <w:rFonts w:asciiTheme="minorHAnsi" w:eastAsia="Calibri" w:hAnsiTheme="minorHAnsi"/>
            <w:color w:val="auto"/>
          </w:rPr>
          <w:delText>present</w:delText>
        </w:r>
        <w:r w:rsidDel="00A563ED">
          <w:rPr>
            <w:rFonts w:asciiTheme="minorHAnsi" w:eastAsia="Calibri" w:hAnsiTheme="minorHAnsi"/>
            <w:color w:val="auto"/>
          </w:rPr>
          <w:delText xml:space="preserve"> </w:delText>
        </w:r>
      </w:del>
      <w:ins w:id="206" w:author="Gogarten, Jan" w:date="2020-03-16T12:28:00Z">
        <w:r w:rsidR="00A563ED">
          <w:rPr>
            <w:rFonts w:asciiTheme="minorHAnsi" w:eastAsia="Calibri" w:hAnsiTheme="minorHAnsi"/>
            <w:color w:val="auto"/>
          </w:rPr>
          <w:t>explored</w:t>
        </w:r>
        <w:r>
          <w:rPr>
            <w:rFonts w:asciiTheme="minorHAnsi" w:eastAsia="Calibri" w:hAnsiTheme="minorHAnsi"/>
            <w:color w:val="auto"/>
          </w:rPr>
          <w:t xml:space="preserve"> </w:t>
        </w:r>
      </w:ins>
      <w:r>
        <w:rPr>
          <w:rFonts w:asciiTheme="minorHAnsi" w:eastAsia="Calibri" w:hAnsiTheme="minorHAnsi"/>
          <w:color w:val="auto"/>
        </w:rPr>
        <w:t xml:space="preserve">the impact of different group sizes, data densities, </w:t>
      </w:r>
      <w:r w:rsidR="00F2111F">
        <w:rPr>
          <w:rFonts w:asciiTheme="minorHAnsi" w:eastAsia="Calibri" w:hAnsiTheme="minorHAnsi"/>
          <w:color w:val="auto"/>
        </w:rPr>
        <w:t>repeatability</w:t>
      </w:r>
      <w:r>
        <w:rPr>
          <w:rFonts w:asciiTheme="minorHAnsi" w:eastAsia="Calibri" w:hAnsiTheme="minorHAnsi"/>
          <w:color w:val="auto"/>
        </w:rPr>
        <w:t xml:space="preserve"> of partner choice, and changes in underlying relationships </w:t>
      </w:r>
      <w:del w:id="207" w:author="Gogarten, Jan" w:date="2020-03-16T12:29:00Z">
        <w:r>
          <w:rPr>
            <w:rFonts w:asciiTheme="minorHAnsi" w:eastAsia="Calibri" w:hAnsiTheme="minorHAnsi"/>
            <w:color w:val="auto"/>
          </w:rPr>
          <w:delText xml:space="preserve">in simulated datasets </w:delText>
        </w:r>
      </w:del>
      <w:r>
        <w:rPr>
          <w:rFonts w:asciiTheme="minorHAnsi" w:eastAsia="Calibri" w:hAnsiTheme="minorHAnsi"/>
          <w:color w:val="auto"/>
        </w:rPr>
        <w:t xml:space="preserve">on our consistency measure </w:t>
      </w:r>
      <w:ins w:id="208" w:author="Gogarten, Jan" w:date="2020-03-16T12:29:00Z">
        <w:r w:rsidR="00A563ED">
          <w:rPr>
            <w:rFonts w:asciiTheme="minorHAnsi" w:eastAsia="Calibri" w:hAnsiTheme="minorHAnsi"/>
            <w:color w:val="auto"/>
          </w:rPr>
          <w:t xml:space="preserve">using simulated datasets. </w:t>
        </w:r>
      </w:ins>
      <w:del w:id="209" w:author="Gogarten, Jan" w:date="2020-03-16T12:29:00Z">
        <w:r w:rsidDel="00A563ED">
          <w:rPr>
            <w:rFonts w:asciiTheme="minorHAnsi" w:eastAsia="Calibri" w:hAnsiTheme="minorHAnsi"/>
            <w:color w:val="auto"/>
          </w:rPr>
          <w:delText xml:space="preserve">and </w:delText>
        </w:r>
      </w:del>
      <w:ins w:id="210" w:author="Gogarten, Jan" w:date="2020-03-16T12:29:00Z">
        <w:r w:rsidR="00A563ED">
          <w:rPr>
            <w:rFonts w:asciiTheme="minorHAnsi" w:eastAsia="Calibri" w:hAnsiTheme="minorHAnsi"/>
            <w:color w:val="auto"/>
          </w:rPr>
          <w:t xml:space="preserve"> We</w:t>
        </w:r>
      </w:ins>
      <w:del w:id="211" w:author="Jan" w:date="2020-05-28T16:44:00Z">
        <w:r>
          <w:rPr>
            <w:rFonts w:asciiTheme="minorHAnsi" w:eastAsia="Calibri" w:hAnsiTheme="minorHAnsi"/>
            <w:color w:val="auto"/>
          </w:rPr>
          <w:delText>and</w:delText>
        </w:r>
      </w:del>
      <w:ins w:id="212" w:author="Gogarten, Jan" w:date="2020-03-16T12:29:00Z">
        <w:r>
          <w:rPr>
            <w:rFonts w:asciiTheme="minorHAnsi" w:eastAsia="Calibri" w:hAnsiTheme="minorHAnsi"/>
            <w:color w:val="auto"/>
          </w:rPr>
          <w:t xml:space="preserve"> </w:t>
        </w:r>
      </w:ins>
      <w:del w:id="213" w:author="Gogarten, Jan" w:date="2020-03-16T12:29:00Z">
        <w:r>
          <w:rPr>
            <w:rFonts w:asciiTheme="minorHAnsi" w:eastAsia="Calibri" w:hAnsiTheme="minorHAnsi"/>
            <w:color w:val="auto"/>
          </w:rPr>
          <w:delText xml:space="preserve">show </w:delText>
        </w:r>
      </w:del>
      <w:ins w:id="214" w:author="Gogarten, Jan" w:date="2020-03-16T12:29:00Z">
        <w:r w:rsidR="00A563ED">
          <w:rPr>
            <w:rFonts w:asciiTheme="minorHAnsi" w:eastAsia="Calibri" w:hAnsiTheme="minorHAnsi"/>
            <w:color w:val="auto"/>
          </w:rPr>
          <w:t xml:space="preserve">then explore </w:t>
        </w:r>
      </w:ins>
      <w:del w:id="215" w:author="Gogarten, Jan" w:date="2020-03-16T12:29:00Z">
        <w:r>
          <w:rPr>
            <w:rFonts w:asciiTheme="minorHAnsi" w:eastAsia="Calibri" w:hAnsiTheme="minorHAnsi"/>
            <w:color w:val="auto"/>
          </w:rPr>
          <w:delText>how</w:delText>
        </w:r>
        <w:r w:rsidDel="00A563ED">
          <w:rPr>
            <w:rFonts w:asciiTheme="minorHAnsi" w:eastAsia="Calibri" w:hAnsiTheme="minorHAnsi"/>
            <w:color w:val="auto"/>
          </w:rPr>
          <w:delText xml:space="preserve"> </w:delText>
        </w:r>
      </w:del>
      <w:ins w:id="216" w:author="Gogarten, Jan" w:date="2020-03-16T12:29:00Z">
        <w:r w:rsidR="00A563ED">
          <w:rPr>
            <w:rFonts w:asciiTheme="minorHAnsi" w:eastAsia="Calibri" w:hAnsiTheme="minorHAnsi"/>
            <w:color w:val="auto"/>
          </w:rPr>
          <w:t>whether</w:t>
        </w:r>
        <w:r>
          <w:rPr>
            <w:rFonts w:asciiTheme="minorHAnsi" w:eastAsia="Calibri" w:hAnsiTheme="minorHAnsi"/>
            <w:color w:val="auto"/>
          </w:rPr>
          <w:t xml:space="preserve"> </w:t>
        </w:r>
      </w:ins>
      <w:r>
        <w:rPr>
          <w:rFonts w:asciiTheme="minorHAnsi" w:eastAsia="Calibri" w:hAnsiTheme="minorHAnsi"/>
          <w:color w:val="auto"/>
        </w:rPr>
        <w:t xml:space="preserve">it can be used to compare consistency across communities of different sizes. </w:t>
      </w:r>
      <w:ins w:id="217" w:author="Gogarten, Jan" w:date="2020-03-16T12:31:00Z">
        <w:r w:rsidR="00A563ED">
          <w:rPr>
            <w:rFonts w:asciiTheme="minorHAnsi" w:eastAsia="Calibri" w:hAnsiTheme="minorHAnsi"/>
            <w:color w:val="auto"/>
          </w:rPr>
          <w:t>We test</w:t>
        </w:r>
      </w:ins>
      <w:ins w:id="218" w:author="Gogarten, Jan" w:date="2020-03-16T12:32:00Z">
        <w:r w:rsidR="00A563ED">
          <w:rPr>
            <w:rFonts w:asciiTheme="minorHAnsi" w:eastAsia="Calibri" w:hAnsiTheme="minorHAnsi"/>
            <w:color w:val="auto"/>
          </w:rPr>
          <w:t>ed</w:t>
        </w:r>
      </w:ins>
      <w:ins w:id="219" w:author="Gogarten, Jan" w:date="2020-03-16T12:31:00Z">
        <w:r w:rsidR="00A563ED">
          <w:rPr>
            <w:rFonts w:asciiTheme="minorHAnsi" w:eastAsia="Calibri" w:hAnsiTheme="minorHAnsi"/>
            <w:color w:val="auto"/>
          </w:rPr>
          <w:t xml:space="preserve"> whether </w:t>
        </w:r>
      </w:ins>
      <w:del w:id="220" w:author="Gogarten, Jan" w:date="2020-03-16T12:31:00Z">
        <w:r w:rsidRPr="00A54CD6">
          <w:rPr>
            <w:rFonts w:asciiTheme="minorHAnsi" w:eastAsia="Calibri" w:hAnsiTheme="minorHAnsi"/>
            <w:color w:val="auto"/>
          </w:rPr>
          <w:delText xml:space="preserve">Consistency </w:delText>
        </w:r>
      </w:del>
      <w:ins w:id="221" w:author="Gogarten, Jan" w:date="2020-03-16T12:31:00Z">
        <w:r w:rsidR="00A563ED">
          <w:rPr>
            <w:rFonts w:asciiTheme="minorHAnsi" w:eastAsia="Calibri" w:hAnsiTheme="minorHAnsi"/>
            <w:color w:val="auto"/>
          </w:rPr>
          <w:t>our c</w:t>
        </w:r>
        <w:r w:rsidR="00A563ED" w:rsidRPr="00A54CD6">
          <w:rPr>
            <w:rFonts w:asciiTheme="minorHAnsi" w:eastAsia="Calibri" w:hAnsiTheme="minorHAnsi"/>
            <w:color w:val="auto"/>
          </w:rPr>
          <w:t xml:space="preserve">onsistency </w:t>
        </w:r>
        <w:r w:rsidR="00A563ED">
          <w:rPr>
            <w:rFonts w:asciiTheme="minorHAnsi" w:eastAsia="Calibri" w:hAnsiTheme="minorHAnsi"/>
            <w:color w:val="auto"/>
          </w:rPr>
          <w:t xml:space="preserve">metric </w:t>
        </w:r>
      </w:ins>
      <w:del w:id="222" w:author="Gogarten, Jan" w:date="2020-03-16T12:31:00Z">
        <w:r w:rsidRPr="00A54CD6">
          <w:rPr>
            <w:rFonts w:asciiTheme="minorHAnsi" w:eastAsia="Calibri" w:hAnsiTheme="minorHAnsi"/>
            <w:color w:val="auto"/>
          </w:rPr>
          <w:delText xml:space="preserve">should be </w:delText>
        </w:r>
      </w:del>
      <w:ins w:id="223" w:author="Gogarten, Jan" w:date="2020-03-16T12:31:00Z">
        <w:r w:rsidR="00A563ED">
          <w:rPr>
            <w:rFonts w:asciiTheme="minorHAnsi" w:eastAsia="Calibri" w:hAnsiTheme="minorHAnsi"/>
            <w:color w:val="auto"/>
          </w:rPr>
          <w:t xml:space="preserve">is </w:t>
        </w:r>
      </w:ins>
      <w:r w:rsidRPr="00A54CD6">
        <w:rPr>
          <w:rFonts w:asciiTheme="minorHAnsi" w:eastAsia="Calibri" w:hAnsiTheme="minorHAnsi"/>
          <w:color w:val="auto"/>
        </w:rPr>
        <w:t xml:space="preserve">high </w:t>
      </w:r>
      <w:del w:id="224" w:author="Gogarten, Jan" w:date="2020-03-16T12:31:00Z">
        <w:r w:rsidRPr="00A54CD6">
          <w:rPr>
            <w:rFonts w:asciiTheme="minorHAnsi" w:eastAsia="Calibri" w:hAnsiTheme="minorHAnsi"/>
            <w:color w:val="auto"/>
          </w:rPr>
          <w:delText xml:space="preserve">if </w:delText>
        </w:r>
      </w:del>
      <w:ins w:id="225" w:author="Gogarten, Jan" w:date="2020-03-16T12:31:00Z">
        <w:r w:rsidR="00A563ED">
          <w:rPr>
            <w:rFonts w:asciiTheme="minorHAnsi" w:eastAsia="Calibri" w:hAnsiTheme="minorHAnsi"/>
            <w:color w:val="auto"/>
          </w:rPr>
          <w:t xml:space="preserve">when </w:t>
        </w:r>
      </w:ins>
      <w:r w:rsidRPr="00A54CD6">
        <w:rPr>
          <w:rFonts w:asciiTheme="minorHAnsi" w:eastAsia="Calibri" w:hAnsiTheme="minorHAnsi"/>
          <w:color w:val="auto"/>
        </w:rPr>
        <w:t xml:space="preserve">individuals regularly choose the same partners for the same interaction type. </w:t>
      </w:r>
      <w:ins w:id="226" w:author="Gogarten, Jan" w:date="2020-03-16T12:31:00Z">
        <w:r w:rsidR="00A563ED">
          <w:rPr>
            <w:rFonts w:asciiTheme="minorHAnsi" w:eastAsia="Calibri" w:hAnsiTheme="minorHAnsi"/>
            <w:color w:val="auto"/>
          </w:rPr>
          <w:t>We also test</w:t>
        </w:r>
      </w:ins>
      <w:ins w:id="227" w:author="Gogarten, Jan" w:date="2020-03-16T12:32:00Z">
        <w:r w:rsidR="00A563ED">
          <w:rPr>
            <w:rFonts w:asciiTheme="minorHAnsi" w:eastAsia="Calibri" w:hAnsiTheme="minorHAnsi"/>
            <w:color w:val="auto"/>
          </w:rPr>
          <w:t>ed</w:t>
        </w:r>
      </w:ins>
      <w:ins w:id="228" w:author="Gogarten, Jan" w:date="2020-03-16T12:31:00Z">
        <w:r w:rsidR="00A563ED">
          <w:rPr>
            <w:rFonts w:asciiTheme="minorHAnsi" w:eastAsia="Calibri" w:hAnsiTheme="minorHAnsi"/>
            <w:color w:val="auto"/>
          </w:rPr>
          <w:t xml:space="preserve"> whether </w:t>
        </w:r>
      </w:ins>
      <w:del w:id="229" w:author="Gogarten, Jan" w:date="2020-03-16T12:31:00Z">
        <w:r w:rsidRPr="00A54CD6" w:rsidDel="00A563ED">
          <w:rPr>
            <w:rFonts w:asciiTheme="minorHAnsi" w:eastAsia="Calibri" w:hAnsiTheme="minorHAnsi"/>
            <w:color w:val="auto"/>
          </w:rPr>
          <w:delText xml:space="preserve">Low </w:delText>
        </w:r>
      </w:del>
      <w:ins w:id="230" w:author="Gogarten, Jan" w:date="2020-03-16T12:31:00Z">
        <w:r w:rsidR="00A563ED">
          <w:rPr>
            <w:rFonts w:asciiTheme="minorHAnsi" w:eastAsia="Calibri" w:hAnsiTheme="minorHAnsi"/>
            <w:color w:val="auto"/>
          </w:rPr>
          <w:t>l</w:t>
        </w:r>
        <w:r w:rsidR="00A563ED" w:rsidRPr="00A54CD6">
          <w:rPr>
            <w:rFonts w:asciiTheme="minorHAnsi" w:eastAsia="Calibri" w:hAnsiTheme="minorHAnsi"/>
            <w:color w:val="auto"/>
          </w:rPr>
          <w:t>ow</w:t>
        </w:r>
      </w:ins>
      <w:del w:id="231" w:author="Jan" w:date="2020-05-28T16:44:00Z">
        <w:r w:rsidRPr="00A54CD6">
          <w:rPr>
            <w:rFonts w:asciiTheme="minorHAnsi" w:eastAsia="Calibri" w:hAnsiTheme="minorHAnsi"/>
            <w:color w:val="auto"/>
          </w:rPr>
          <w:delText>Low</w:delText>
        </w:r>
      </w:del>
      <w:ins w:id="232" w:author="Gogarten, Jan" w:date="2020-03-16T12:31:00Z">
        <w:r w:rsidRPr="00A54CD6">
          <w:rPr>
            <w:rFonts w:asciiTheme="minorHAnsi" w:eastAsia="Calibri" w:hAnsiTheme="minorHAnsi"/>
            <w:color w:val="auto"/>
          </w:rPr>
          <w:t xml:space="preserve"> </w:t>
        </w:r>
      </w:ins>
      <w:r w:rsidRPr="00A54CD6">
        <w:rPr>
          <w:rFonts w:asciiTheme="minorHAnsi" w:eastAsia="Calibri" w:hAnsiTheme="minorHAnsi"/>
          <w:color w:val="auto"/>
        </w:rPr>
        <w:t xml:space="preserve">consistency </w:t>
      </w:r>
      <w:del w:id="233" w:author="Gogarten, Jan" w:date="2020-03-16T12:31:00Z">
        <w:r w:rsidRPr="00A54CD6">
          <w:rPr>
            <w:rFonts w:asciiTheme="minorHAnsi" w:eastAsia="Calibri" w:hAnsiTheme="minorHAnsi"/>
            <w:color w:val="auto"/>
          </w:rPr>
          <w:delText xml:space="preserve">should </w:delText>
        </w:r>
      </w:del>
      <w:ins w:id="234" w:author="Jan" w:date="2020-05-28T16:44:00Z">
        <w:r w:rsidRPr="00A54CD6">
          <w:rPr>
            <w:rFonts w:asciiTheme="minorHAnsi" w:eastAsia="Calibri" w:hAnsiTheme="minorHAnsi"/>
            <w:color w:val="auto"/>
          </w:rPr>
          <w:t>arise</w:t>
        </w:r>
      </w:ins>
      <w:ins w:id="235" w:author="Gogarten, Jan" w:date="2020-03-16T12:31:00Z">
        <w:r w:rsidR="00A563ED">
          <w:rPr>
            <w:rFonts w:asciiTheme="minorHAnsi" w:eastAsia="Calibri" w:hAnsiTheme="minorHAnsi"/>
            <w:color w:val="auto"/>
          </w:rPr>
          <w:t>s</w:t>
        </w:r>
      </w:ins>
      <w:del w:id="236" w:author="Jan" w:date="2020-05-28T16:44:00Z">
        <w:r w:rsidRPr="00A54CD6">
          <w:rPr>
            <w:rFonts w:asciiTheme="minorHAnsi" w:eastAsia="Calibri" w:hAnsiTheme="minorHAnsi"/>
            <w:color w:val="auto"/>
          </w:rPr>
          <w:delText>arise</w:delText>
        </w:r>
      </w:del>
      <w:r w:rsidRPr="00A54CD6">
        <w:rPr>
          <w:rFonts w:asciiTheme="minorHAnsi" w:eastAsia="Calibri" w:hAnsiTheme="minorHAnsi"/>
          <w:color w:val="auto"/>
        </w:rPr>
        <w:t xml:space="preserve"> </w:t>
      </w:r>
      <w:del w:id="237" w:author="Gogarten, Jan" w:date="2020-03-16T12:31:00Z">
        <w:r w:rsidRPr="00A54CD6">
          <w:rPr>
            <w:rFonts w:asciiTheme="minorHAnsi" w:eastAsia="Calibri" w:hAnsiTheme="minorHAnsi"/>
            <w:color w:val="auto"/>
          </w:rPr>
          <w:delText>if</w:delText>
        </w:r>
        <w:r w:rsidRPr="00A54CD6" w:rsidDel="00A563ED">
          <w:rPr>
            <w:rFonts w:asciiTheme="minorHAnsi" w:eastAsia="Calibri" w:hAnsiTheme="minorHAnsi"/>
            <w:color w:val="auto"/>
          </w:rPr>
          <w:delText xml:space="preserve"> </w:delText>
        </w:r>
      </w:del>
      <w:ins w:id="238" w:author="Gogarten, Jan" w:date="2020-03-16T12:31:00Z">
        <w:r w:rsidR="00A563ED">
          <w:rPr>
            <w:rFonts w:asciiTheme="minorHAnsi" w:eastAsia="Calibri" w:hAnsiTheme="minorHAnsi"/>
            <w:color w:val="auto"/>
          </w:rPr>
          <w:t>when</w:t>
        </w:r>
        <w:r w:rsidRPr="00A54CD6">
          <w:rPr>
            <w:rFonts w:asciiTheme="minorHAnsi" w:eastAsia="Calibri" w:hAnsiTheme="minorHAnsi"/>
            <w:color w:val="auto"/>
          </w:rPr>
          <w:t xml:space="preserve"> </w:t>
        </w:r>
      </w:ins>
      <w:r w:rsidRPr="00A54CD6">
        <w:rPr>
          <w:rFonts w:asciiTheme="minorHAnsi" w:eastAsia="Calibri" w:hAnsiTheme="minorHAnsi"/>
          <w:color w:val="auto"/>
        </w:rPr>
        <w:t xml:space="preserve">individuals show weak partner preference or </w:t>
      </w:r>
      <w:ins w:id="239" w:author="Liran Samuni" w:date="2020-03-16T18:56:00Z">
        <w:r w:rsidR="00A311FE">
          <w:rPr>
            <w:rFonts w:asciiTheme="minorHAnsi" w:eastAsia="Calibri" w:hAnsiTheme="minorHAnsi"/>
            <w:color w:val="auto"/>
          </w:rPr>
          <w:t xml:space="preserve">when </w:t>
        </w:r>
      </w:ins>
      <w:r w:rsidRPr="00A54CD6">
        <w:rPr>
          <w:rFonts w:asciiTheme="minorHAnsi" w:eastAsia="Calibri" w:hAnsiTheme="minorHAnsi"/>
          <w:color w:val="auto"/>
        </w:rPr>
        <w:t xml:space="preserve">preference changes over time. To test how our consistency measure </w:t>
      </w:r>
      <w:del w:id="240" w:author="Liran Samuni" w:date="2020-03-16T18:56:00Z">
        <w:r w:rsidRPr="00A54CD6">
          <w:rPr>
            <w:rFonts w:asciiTheme="minorHAnsi" w:eastAsia="Calibri" w:hAnsiTheme="minorHAnsi"/>
            <w:color w:val="auto"/>
          </w:rPr>
          <w:delText>behaved</w:delText>
        </w:r>
      </w:del>
      <w:ins w:id="241" w:author="Liran Samuni" w:date="2020-03-16T18:56:00Z">
        <w:r w:rsidR="00A311FE" w:rsidRPr="00A54CD6">
          <w:rPr>
            <w:rFonts w:asciiTheme="minorHAnsi" w:eastAsia="Calibri" w:hAnsiTheme="minorHAnsi"/>
            <w:color w:val="auto"/>
          </w:rPr>
          <w:t>performed</w:t>
        </w:r>
      </w:ins>
      <w:r w:rsidRPr="00A54CD6">
        <w:rPr>
          <w:rFonts w:asciiTheme="minorHAnsi" w:eastAsia="Calibri" w:hAnsiTheme="minorHAnsi"/>
          <w:color w:val="auto"/>
        </w:rPr>
        <w:t xml:space="preserve">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w:t>
      </w:r>
      <w:commentRangeStart w:id="242"/>
      <w:del w:id="243" w:author="Liran Samuni" w:date="2020-03-16T18:58:00Z">
        <w:r w:rsidRPr="00A54CD6">
          <w:rPr>
            <w:rFonts w:asciiTheme="minorHAnsi" w:eastAsia="Calibri" w:hAnsiTheme="minorHAnsi"/>
            <w:color w:val="auto"/>
          </w:rPr>
          <w:delText>primate communities</w:delText>
        </w:r>
      </w:del>
      <w:ins w:id="244" w:author="Liran Samuni" w:date="2020-03-16T18:58:00Z">
        <w:r w:rsidR="008F29C0">
          <w:rPr>
            <w:rFonts w:asciiTheme="minorHAnsi" w:eastAsia="Calibri" w:hAnsiTheme="minorHAnsi"/>
            <w:color w:val="auto"/>
          </w:rPr>
          <w:t>social animal</w:t>
        </w:r>
        <w:r w:rsidR="00A311FE">
          <w:rPr>
            <w:rFonts w:asciiTheme="minorHAnsi" w:eastAsia="Calibri" w:hAnsiTheme="minorHAnsi"/>
            <w:color w:val="auto"/>
          </w:rPr>
          <w:t xml:space="preserve"> species</w:t>
        </w:r>
        <w:commentRangeEnd w:id="242"/>
        <w:r w:rsidR="008F29C0">
          <w:rPr>
            <w:rStyle w:val="CommentReference"/>
          </w:rPr>
          <w:commentReference w:id="242"/>
        </w:r>
      </w:ins>
      <w:r w:rsidRPr="00A54CD6">
        <w:rPr>
          <w:rFonts w:asciiTheme="minorHAnsi" w:eastAsia="Calibri" w:hAnsiTheme="minorHAnsi"/>
          <w:color w:val="auto"/>
        </w:rPr>
        <w:t xml:space="preserve">. </w:t>
      </w:r>
    </w:p>
    <w:p w14:paraId="6FE83967" w14:textId="77777777" w:rsidR="001F641A" w:rsidRPr="00A54CD6" w:rsidRDefault="00A563ED" w:rsidP="00F2111F">
      <w:pPr>
        <w:spacing w:line="480" w:lineRule="auto"/>
        <w:ind w:leftChars="0" w:firstLineChars="0" w:firstLine="0"/>
        <w:jc w:val="both"/>
        <w:rPr>
          <w:rFonts w:asciiTheme="minorHAnsi" w:eastAsia="Calibri" w:hAnsiTheme="minorHAnsi"/>
          <w:color w:val="auto"/>
        </w:rPr>
      </w:pPr>
      <w:commentRangeStart w:id="245"/>
      <w:ins w:id="246" w:author="Gogarten, Jan" w:date="2020-03-16T12:32:00Z">
        <w:r>
          <w:rPr>
            <w:rFonts w:asciiTheme="minorHAnsi" w:eastAsia="Calibri" w:hAnsiTheme="minorHAnsi"/>
            <w:color w:val="auto"/>
          </w:rPr>
          <w:t xml:space="preserve">Specifically, </w:t>
        </w:r>
      </w:ins>
      <w:del w:id="247" w:author="Gogarten, Jan" w:date="2020-03-16T12:32:00Z">
        <w:r w:rsidR="001F641A" w:rsidRPr="00A54CD6">
          <w:rPr>
            <w:rFonts w:asciiTheme="minorHAnsi" w:eastAsia="Calibri" w:hAnsiTheme="minorHAnsi"/>
            <w:color w:val="auto"/>
          </w:rPr>
          <w:delText>We</w:delText>
        </w:r>
        <w:r w:rsidR="001F641A" w:rsidRPr="00A54CD6" w:rsidDel="00A563ED">
          <w:rPr>
            <w:rFonts w:asciiTheme="minorHAnsi" w:eastAsia="Calibri" w:hAnsiTheme="minorHAnsi"/>
            <w:color w:val="auto"/>
          </w:rPr>
          <w:delText xml:space="preserve"> </w:delText>
        </w:r>
      </w:del>
      <w:ins w:id="248" w:author="Gogarten, Jan" w:date="2020-03-16T12:32:00Z">
        <w:r>
          <w:rPr>
            <w:rFonts w:asciiTheme="minorHAnsi" w:eastAsia="Calibri" w:hAnsiTheme="minorHAnsi"/>
            <w:color w:val="auto"/>
          </w:rPr>
          <w:t>w</w:t>
        </w:r>
        <w:r w:rsidRPr="00A54CD6">
          <w:rPr>
            <w:rFonts w:asciiTheme="minorHAnsi" w:eastAsia="Calibri" w:hAnsiTheme="minorHAnsi"/>
            <w:color w:val="auto"/>
          </w:rPr>
          <w:t>e</w:t>
        </w:r>
        <w:r w:rsidR="001F641A" w:rsidRPr="00A54CD6">
          <w:rPr>
            <w:rFonts w:asciiTheme="minorHAnsi" w:eastAsia="Calibri" w:hAnsiTheme="minorHAnsi"/>
            <w:color w:val="auto"/>
          </w:rPr>
          <w:t xml:space="preserve"> </w:t>
        </w:r>
      </w:ins>
      <w:r w:rsidR="001F641A" w:rsidRPr="00A54CD6">
        <w:rPr>
          <w:rFonts w:asciiTheme="minorHAnsi" w:eastAsia="Calibri" w:hAnsiTheme="minorHAnsi"/>
          <w:color w:val="auto"/>
        </w:rPr>
        <w:t xml:space="preserve">created datasets for 10, 15, and 20 individuals in a community, for one nonspecific interaction type over a simulated time period of one year. We randomly assigned each individual between one and </w:t>
      </w:r>
      <w:r w:rsidR="00C25E34">
        <w:rPr>
          <w:rFonts w:asciiTheme="minorHAnsi" w:eastAsia="Calibri" w:hAnsiTheme="minorHAnsi"/>
          <w:color w:val="auto"/>
        </w:rPr>
        <w:t>seven</w:t>
      </w:r>
      <w:r w:rsidR="001F641A" w:rsidRPr="00A54CD6">
        <w:rPr>
          <w:rFonts w:asciiTheme="minorHAnsi" w:eastAsia="Calibri" w:hAnsiTheme="minorHAnsi"/>
          <w:color w:val="auto"/>
        </w:rPr>
        <w:t xml:space="preserve"> interactions per day, </w:t>
      </w:r>
      <w:commentRangeStart w:id="249"/>
      <w:r w:rsidR="001F641A" w:rsidRPr="00A54CD6">
        <w:rPr>
          <w:rFonts w:asciiTheme="minorHAnsi" w:eastAsia="Calibri" w:hAnsiTheme="minorHAnsi"/>
          <w:color w:val="auto"/>
        </w:rPr>
        <w:t xml:space="preserve">and each interaction took place in a “party” containing a randomly </w:t>
      </w:r>
      <w:commentRangeStart w:id="250"/>
      <w:r w:rsidR="001F641A" w:rsidRPr="00A54CD6">
        <w:rPr>
          <w:rFonts w:asciiTheme="minorHAnsi" w:eastAsia="Calibri" w:hAnsiTheme="minorHAnsi"/>
          <w:color w:val="auto"/>
        </w:rPr>
        <w:t>chosen number of group members</w:t>
      </w:r>
      <w:commentRangeEnd w:id="249"/>
      <w:commentRangeEnd w:id="250"/>
      <w:r w:rsidR="000C73FF">
        <w:rPr>
          <w:rStyle w:val="CommentReference"/>
        </w:rPr>
        <w:commentReference w:id="249"/>
      </w:r>
      <w:r w:rsidR="008F29C0">
        <w:rPr>
          <w:rStyle w:val="CommentReference"/>
        </w:rPr>
        <w:commentReference w:id="250"/>
      </w:r>
      <w:r w:rsidR="001F641A" w:rsidRPr="00A54CD6">
        <w:rPr>
          <w:rFonts w:asciiTheme="minorHAnsi" w:eastAsia="Calibri" w:hAnsiTheme="minorHAnsi"/>
          <w:color w:val="auto"/>
        </w:rPr>
        <w:t xml:space="preserve">. </w:t>
      </w:r>
      <w:commentRangeEnd w:id="245"/>
      <w:r>
        <w:rPr>
          <w:rStyle w:val="CommentReference"/>
        </w:rPr>
        <w:commentReference w:id="245"/>
      </w:r>
      <w:commentRangeStart w:id="251"/>
      <w:r w:rsidR="001F641A" w:rsidRPr="00A54CD6">
        <w:rPr>
          <w:rFonts w:asciiTheme="minorHAnsi" w:eastAsia="Calibri" w:hAnsiTheme="minorHAnsi"/>
          <w:color w:val="auto"/>
        </w:rPr>
        <w:t xml:space="preserve">Each dyad was assigned a random likelihood to interact with each other, with three different stereotypy levels: “high certainty” (each individual has strong preference for a </w:t>
      </w:r>
      <w:r w:rsidR="000B026E">
        <w:rPr>
          <w:rFonts w:asciiTheme="minorHAnsi" w:eastAsia="Calibri" w:hAnsiTheme="minorHAnsi"/>
          <w:color w:val="auto"/>
        </w:rPr>
        <w:t>few group members, always chooses those when they are available</w:t>
      </w:r>
      <w:r w:rsidR="001F641A" w:rsidRPr="00A54CD6">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equal). </w:t>
      </w:r>
      <w:commentRangeEnd w:id="251"/>
      <w:r w:rsidR="000C73FF">
        <w:rPr>
          <w:rStyle w:val="CommentReference"/>
        </w:rPr>
        <w:commentReference w:id="251"/>
      </w:r>
      <w:r w:rsidR="001F641A" w:rsidRPr="00A54CD6">
        <w:rPr>
          <w:rFonts w:asciiTheme="minorHAnsi" w:eastAsia="Calibri" w:hAnsiTheme="minorHAnsi"/>
          <w:color w:val="auto"/>
        </w:rPr>
        <w:t xml:space="preserve">Based on these dyadic values, one of the individuals in the “party” was selected as interaction partner. We </w:t>
      </w:r>
      <w:del w:id="252" w:author="Gogarten, Jan" w:date="2020-03-16T14:46:00Z">
        <w:r w:rsidR="001F641A" w:rsidRPr="00A54CD6">
          <w:rPr>
            <w:rFonts w:asciiTheme="minorHAnsi" w:eastAsia="Calibri" w:hAnsiTheme="minorHAnsi"/>
            <w:color w:val="auto"/>
          </w:rPr>
          <w:delText>included</w:delText>
        </w:r>
        <w:r w:rsidR="001F641A" w:rsidRPr="00A54CD6" w:rsidDel="004E1F87">
          <w:rPr>
            <w:rFonts w:asciiTheme="minorHAnsi" w:eastAsia="Calibri" w:hAnsiTheme="minorHAnsi"/>
            <w:color w:val="auto"/>
          </w:rPr>
          <w:delText xml:space="preserve"> </w:delText>
        </w:r>
      </w:del>
      <w:ins w:id="253" w:author="Gogarten, Jan" w:date="2020-03-16T14:46:00Z">
        <w:r w:rsidR="004E1F87">
          <w:rPr>
            <w:rFonts w:asciiTheme="minorHAnsi" w:eastAsia="Calibri" w:hAnsiTheme="minorHAnsi"/>
            <w:color w:val="auto"/>
          </w:rPr>
          <w:t>explored</w:t>
        </w:r>
        <w:r w:rsidR="001F641A" w:rsidRPr="00A54CD6">
          <w:rPr>
            <w:rFonts w:asciiTheme="minorHAnsi" w:eastAsia="Calibri" w:hAnsiTheme="minorHAnsi"/>
            <w:color w:val="auto"/>
          </w:rPr>
          <w:t xml:space="preserve"> </w:t>
        </w:r>
      </w:ins>
      <w:r w:rsidR="00F2111F">
        <w:rPr>
          <w:rFonts w:asciiTheme="minorHAnsi" w:eastAsia="Calibri" w:hAnsiTheme="minorHAnsi"/>
          <w:color w:val="auto"/>
        </w:rPr>
        <w:t>three</w:t>
      </w:r>
      <w:r w:rsidR="001F641A" w:rsidRPr="00A54CD6">
        <w:rPr>
          <w:rFonts w:asciiTheme="minorHAnsi" w:eastAsia="Calibri" w:hAnsiTheme="minorHAnsi"/>
          <w:color w:val="auto"/>
        </w:rPr>
        <w:t xml:space="preserve"> conditions concerning the consistency of individuals’ choice: in the first condition, dyadic interaction likelihood remained the same throughout. In the second condition, mirroring changes in relationship quality, </w:t>
      </w:r>
      <w:commentRangeStart w:id="254"/>
      <w:r w:rsidR="001F641A" w:rsidRPr="00A54CD6">
        <w:rPr>
          <w:rFonts w:asciiTheme="minorHAnsi" w:eastAsia="Calibri" w:hAnsiTheme="minorHAnsi"/>
          <w:color w:val="auto"/>
        </w:rPr>
        <w:t>the likelihood to choose a partner was reversed halfway through data collection</w:t>
      </w:r>
      <w:commentRangeEnd w:id="254"/>
      <w:r w:rsidR="004E1F87">
        <w:rPr>
          <w:rStyle w:val="CommentReference"/>
        </w:rPr>
        <w:commentReference w:id="254"/>
      </w:r>
      <w:r w:rsidR="001F641A" w:rsidRPr="00A54CD6">
        <w:rPr>
          <w:rFonts w:asciiTheme="minorHAnsi" w:eastAsia="Calibri" w:hAnsiTheme="minorHAnsi"/>
          <w:color w:val="auto"/>
        </w:rPr>
        <w:t xml:space="preserve">, so dyads with a 0.95 likelihood of interacting in the first half had a 0.05 likelihood of interacting in the second half of data collection. In the </w:t>
      </w:r>
      <w:r w:rsidR="00F2111F">
        <w:rPr>
          <w:rFonts w:asciiTheme="minorHAnsi" w:eastAsia="Calibri" w:hAnsiTheme="minorHAnsi"/>
          <w:color w:val="auto"/>
        </w:rPr>
        <w:t>third</w:t>
      </w:r>
      <w:r w:rsidR="001F641A" w:rsidRPr="00A54CD6">
        <w:rPr>
          <w:rFonts w:asciiTheme="minorHAnsi" w:eastAsia="Calibri" w:hAnsiTheme="minorHAnsi"/>
          <w:color w:val="auto"/>
        </w:rPr>
        <w:t xml:space="preserve"> condition, partner choice was completely random, which should lead to an even distribution of interactions between all group members over the whole time period.</w:t>
      </w:r>
    </w:p>
    <w:p w14:paraId="3AEF1A48" w14:textId="77777777" w:rsidR="001F641A" w:rsidRDefault="001F641A" w:rsidP="001F641A">
      <w:pPr>
        <w:spacing w:line="480" w:lineRule="auto"/>
        <w:ind w:leftChars="0" w:left="0" w:firstLineChars="0" w:firstLine="0"/>
        <w:jc w:val="both"/>
        <w:rPr>
          <w:rFonts w:asciiTheme="minorHAnsi" w:eastAsia="Calibri" w:hAnsiTheme="minorHAnsi"/>
          <w:color w:val="auto"/>
        </w:rPr>
      </w:pPr>
      <w:commentRangeStart w:id="255"/>
      <w:r w:rsidRPr="00A54CD6">
        <w:rPr>
          <w:rFonts w:asciiTheme="minorHAnsi" w:eastAsia="Calibri" w:hAnsiTheme="minorHAnsi"/>
          <w:color w:val="auto"/>
        </w:rPr>
        <w:t xml:space="preserve">Following this procedure, we created </w:t>
      </w:r>
      <w:r w:rsidR="000B026E">
        <w:rPr>
          <w:rFonts w:asciiTheme="minorHAnsi" w:eastAsia="Calibri" w:hAnsiTheme="minorHAnsi"/>
          <w:color w:val="auto"/>
        </w:rPr>
        <w:t>108</w:t>
      </w:r>
      <w:r w:rsidRPr="00A54CD6">
        <w:rPr>
          <w:rFonts w:asciiTheme="minorHAnsi" w:eastAsia="Calibri" w:hAnsiTheme="minorHAnsi"/>
          <w:color w:val="auto"/>
        </w:rPr>
        <w:t xml:space="preserve"> simulated datasets (</w:t>
      </w:r>
      <w:r w:rsidR="000B026E">
        <w:rPr>
          <w:rFonts w:asciiTheme="minorHAnsi" w:eastAsia="Calibri" w:hAnsiTheme="minorHAnsi"/>
          <w:color w:val="auto"/>
        </w:rPr>
        <w:t>three</w:t>
      </w:r>
      <w:r w:rsidRPr="00A54CD6">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Crofoot, &amp; Farine, 2018): for each day of the sampling period, one individual was chosen as the “focal” individual whose data was retained, as would be the case in most </w:t>
      </w:r>
      <w:commentRangeStart w:id="256"/>
      <w:r w:rsidRPr="00A54CD6">
        <w:rPr>
          <w:rFonts w:asciiTheme="minorHAnsi" w:eastAsia="Calibri" w:hAnsiTheme="minorHAnsi"/>
          <w:color w:val="auto"/>
        </w:rPr>
        <w:t xml:space="preserve">primate </w:t>
      </w:r>
      <w:commentRangeEnd w:id="256"/>
      <w:r w:rsidR="008F29C0">
        <w:rPr>
          <w:rStyle w:val="CommentReference"/>
        </w:rPr>
        <w:commentReference w:id="256"/>
      </w:r>
      <w:r w:rsidRPr="00A54CD6">
        <w:rPr>
          <w:rFonts w:asciiTheme="minorHAnsi" w:eastAsia="Calibri" w:hAnsiTheme="minorHAnsi"/>
          <w:color w:val="auto"/>
        </w:rPr>
        <w:t xml:space="preserve">datasets. We assumed a twelve-hour observation period per focal day, to calculate interaction rates. Then we simulated that data collection took place every day, 66% of days, </w:t>
      </w:r>
      <w:commentRangeStart w:id="257"/>
      <w:r w:rsidRPr="00A54CD6">
        <w:rPr>
          <w:rFonts w:asciiTheme="minorHAnsi" w:eastAsia="Calibri" w:hAnsiTheme="minorHAnsi"/>
          <w:color w:val="auto"/>
        </w:rPr>
        <w:t xml:space="preserve">or every third day, </w:t>
      </w:r>
      <w:commentRangeEnd w:id="257"/>
      <w:r w:rsidR="008F29C0">
        <w:rPr>
          <w:rStyle w:val="CommentReference"/>
        </w:rPr>
        <w:commentReference w:id="257"/>
      </w:r>
      <w:r w:rsidRPr="00A54CD6">
        <w:rPr>
          <w:rFonts w:asciiTheme="minorHAnsi" w:eastAsia="Calibri" w:hAnsiTheme="minorHAnsi"/>
          <w:color w:val="auto"/>
        </w:rPr>
        <w:t xml:space="preserve">to test which impact low data collection density had on the consistency measure. We therefore retained </w:t>
      </w:r>
      <w:r w:rsidR="000B026E">
        <w:rPr>
          <w:rFonts w:asciiTheme="minorHAnsi" w:eastAsia="Calibri" w:hAnsiTheme="minorHAnsi"/>
          <w:color w:val="auto"/>
        </w:rPr>
        <w:t>324</w:t>
      </w:r>
      <w:r w:rsidRPr="00A54CD6">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10 times.</w:t>
      </w:r>
      <w:commentRangeEnd w:id="255"/>
      <w:r w:rsidR="004E1F87">
        <w:rPr>
          <w:rStyle w:val="CommentReference"/>
        </w:rPr>
        <w:commentReference w:id="255"/>
      </w:r>
    </w:p>
    <w:p w14:paraId="01D00B5C" w14:textId="77777777" w:rsidR="001F641A" w:rsidRDefault="001F641A">
      <w:pPr>
        <w:widowControl/>
        <w:spacing w:before="120" w:after="200" w:line="480" w:lineRule="auto"/>
        <w:ind w:left="0" w:hanging="2"/>
        <w:jc w:val="both"/>
        <w:rPr>
          <w:rFonts w:asciiTheme="minorHAnsi" w:eastAsia="Calibri" w:hAnsiTheme="minorHAnsi"/>
          <w:i/>
        </w:rPr>
      </w:pPr>
    </w:p>
    <w:p w14:paraId="25507BAD" w14:textId="77777777" w:rsidR="00CC4A8D" w:rsidRDefault="00B244F2">
      <w:pPr>
        <w:widowControl/>
        <w:spacing w:before="120" w:after="200" w:line="480" w:lineRule="auto"/>
        <w:ind w:left="0" w:hanging="2"/>
        <w:jc w:val="both"/>
        <w:rPr>
          <w:rFonts w:asciiTheme="minorHAnsi" w:eastAsia="Calibri" w:hAnsiTheme="minorHAnsi"/>
        </w:rPr>
      </w:pPr>
      <w:r>
        <w:rPr>
          <w:rFonts w:asciiTheme="minorHAnsi" w:eastAsia="Calibri" w:hAnsiTheme="minorHAnsi"/>
          <w:i/>
        </w:rPr>
        <w:t>Data Collection</w:t>
      </w:r>
    </w:p>
    <w:p w14:paraId="1BA5589F" w14:textId="77777777" w:rsidR="00C60AF1" w:rsidRDefault="00B244F2" w:rsidP="00C60AF1">
      <w:pPr>
        <w:spacing w:before="120" w:line="480" w:lineRule="auto"/>
        <w:ind w:left="0" w:hanging="2"/>
        <w:jc w:val="both"/>
        <w:rPr>
          <w:rFonts w:asciiTheme="minorHAnsi" w:eastAsia="Calibri" w:hAnsiTheme="minorHAnsi"/>
        </w:rPr>
      </w:pPr>
      <w:r>
        <w:rPr>
          <w:rFonts w:asciiTheme="minorHAnsi" w:eastAsia="Calibri" w:hAnsiTheme="minorHAnsi"/>
        </w:rPr>
        <w:t xml:space="preserve">Behavioural data were collected in Taï National Park, Côte d’Ivoire </w:t>
      </w:r>
      <w:commentRangeStart w:id="258"/>
      <w:r>
        <w:rPr>
          <w:rFonts w:asciiTheme="minorHAnsi" w:eastAsia="Calibri" w:hAnsiTheme="minorHAnsi"/>
        </w:rPr>
        <w:fldChar w:fldCharType="begin" w:fldLock="1"/>
      </w:r>
      <w:r>
        <w:rPr>
          <w:rFonts w:asciiTheme="minorHAnsi" w:eastAsia="Calibri" w:hAnsiTheme="minorHAnsi"/>
        </w:rPr>
        <w:instrText>ADDIN CSL_CITATION {"citationItems":[{"id":"ITEM-1","itemData":{"ISBN":"0198505086","ISSN":"1562-7020","abstract":"The chimpanzees are the closest living evolutionary relatives to our own species, Homo sapiens. As such, they have long exerted a fascination over those with an interest in human evolution, and what makes humans unique. Chrisophe Boesch and Hedwige Boesch-Acherman undertook an incredible observational study of a group of wild chimpanzees of the Tai forest in Cote D'Ivoire, spending some fifteen years in the West African jungle with them. This fascinating book is the result of these years of painstaking research among the chimps. Chimpanzee behavior is documented here in all its impressive diversity and variety. Aggression, territoriality, social structure and relationships, reproductive strategies, hunting, tool use - each of these is given its own chapter, along with topics such as chimp intelligence, life histories, and demography. The authors take care to place their observations within the broader context of research in behavioral ecology, and to compare and contrast their findings with other important work on chimpanzee groups, such as that by Jane Goodall. The book concludes with a summary chapter relating the chimpanzee findings to our understanding of human evolution. Combining careful scientific observation with a store of entertaining anecdotes, this is a lively and readable book. It also succeeds in shedding light on some of the central questions around the evolutionary relationships between the primates, and in particular the affinity between chimpanzees and humans. 'This is a major contribution to the study of the great apes, and a significant addition to debates about human/ape evolution. It has all the makings of a classic monograph.","author":[{"dropping-particle":"","family":"Boesch","given":"Christophe","non-dropping-particle":"","parse-names":false,"suffix":""},{"dropping-particle":"","family":"Boesch-Achermann","given":"Hedwige","non-dropping-particle":"","parse-names":false,"suffix":""}],"id":"ITEM-1","issued":{"date-parts":[["2000"]]},"publisher":"Oxford University Press","publisher-place":"Oxford","title":"The chimpanzees of the Taï Forest: Behavioural ecology and evolution","type":"book"},"uris":["http://www.mendeley.com/documents/?uuid=bc4e1e5b-f2d5-48f4-8727-35ab4a49a39f"]}],"mendeley":{"formattedCitation":"(Boesch &amp; Boesch-Achermann, 2000)","plainTextFormattedCitation":"(Boesch &amp; Boesch-Achermann, 2000)","previouslyFormattedCitation":"(Boesch &amp; Boesch-Achermann,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(Boesch &amp; Boesch-Achermann, 2000)</w:t>
      </w:r>
      <w:r>
        <w:rPr>
          <w:rFonts w:asciiTheme="minorHAnsi" w:eastAsia="Calibri" w:hAnsiTheme="minorHAnsi"/>
        </w:rPr>
        <w:fldChar w:fldCharType="end"/>
      </w:r>
      <w:commentRangeEnd w:id="258"/>
      <w:r w:rsidR="00304EE3">
        <w:rPr>
          <w:rStyle w:val="CommentReference"/>
        </w:rPr>
        <w:commentReference w:id="258"/>
      </w:r>
      <w:r>
        <w:rPr>
          <w:rFonts w:asciiTheme="minorHAnsi" w:eastAsia="Calibri" w:hAnsiTheme="minorHAnsi"/>
        </w:rPr>
        <w:t xml:space="preserve"> from October 2013 to July 2015 for the chimpanzees and January 2014 to September 2015 for the mangabeys, using half- and full-day continuous focal animal sampling </w:t>
      </w:r>
      <w:r>
        <w:rPr>
          <w:rFonts w:asciiTheme="minorHAnsi" w:eastAsia="Calibri" w:hAnsiTheme="minorHAnsi"/>
        </w:rPr>
        <w:fldChar w:fldCharType="begin" w:fldLock="1"/>
      </w:r>
      <w:r>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(Altmann, 1974)</w:t>
      </w:r>
      <w:r>
        <w:rPr>
          <w:rFonts w:asciiTheme="minorHAnsi" w:eastAsia="Calibri" w:hAnsiTheme="minorHAnsi"/>
        </w:rPr>
        <w:fldChar w:fldCharType="end"/>
      </w:r>
      <w:r>
        <w:rPr>
          <w:rFonts w:asciiTheme="minorHAnsi" w:eastAsia="Calibri" w:hAnsiTheme="minorHAnsi"/>
        </w:rPr>
        <w:t xml:space="preserve"> for the chimpanzees, and half-day and one-hour focal animal sampling for the mangabeys. Trained observers (AM, JFG, AP, LS) and field assistants recorded all social interactions of adult male and female chimpanzees (above 12 years of age) in the “South” (AM, AP, LS) and “East” (AP, LS) communities and adult (above 5 years) sooty mangabeys (AM, JFG). This resulted in 6441h of focal observations in South community, 5668h for East community, and 2259h for the mangabey community. We included adult individuals of both sexes in all three communities for whom sufficient focal data (at least 50 social interactions observed as focal individual) were available and who were present for at least 80% of the study period (</w:t>
      </w:r>
      <w:commentRangeStart w:id="259"/>
      <w:r>
        <w:rPr>
          <w:rFonts w:asciiTheme="minorHAnsi" w:eastAsia="Calibri" w:hAnsiTheme="minorHAnsi"/>
        </w:rPr>
        <w:t>South: 5 males, 7 females; East: 5 males, 7 females; mangabeys: 6 males, 17 females</w:t>
      </w:r>
      <w:commentRangeEnd w:id="259"/>
      <w:r w:rsidR="00BF7169">
        <w:rPr>
          <w:rStyle w:val="CommentReference"/>
        </w:rPr>
        <w:commentReference w:id="259"/>
      </w:r>
      <w:r>
        <w:rPr>
          <w:rFonts w:asciiTheme="minorHAnsi" w:eastAsia="Calibri" w:hAnsiTheme="minorHAnsi"/>
        </w:rPr>
        <w:t xml:space="preserve">). </w:t>
      </w:r>
      <w:commentRangeStart w:id="260"/>
      <w:r>
        <w:rPr>
          <w:rFonts w:asciiTheme="minorHAnsi" w:eastAsia="Calibri" w:hAnsiTheme="minorHAnsi"/>
        </w:rPr>
        <w:t xml:space="preserve">All non-adult group members in all communities were excluded due to insufficient focal follow data in the study period, despite the impact they probably would have on all presented measures </w:t>
      </w:r>
      <w:r>
        <w:rPr>
          <w:rFonts w:asciiTheme="minorHAnsi" w:eastAsia="Calibri" w:hAnsiTheme="minorHAnsi"/>
        </w:rPr>
        <w:fldChar w:fldCharType="begin" w:fldLock="1"/>
      </w:r>
      <w:r>
        <w:rPr>
          <w:rFonts w:asciiTheme="minorHAnsi" w:eastAsia="Calibri" w:hAnsiTheme="minorHAnsi"/>
        </w:rPr>
        <w:instrText>ADDIN CSL_CITATION {"citationItems":[{"id":"ITEM-1","itemData":{"DOI":"10.1371/journal.pone.0173146","ISBN":"1111111111","ISSN":"19326203","abstract":"In recent years there has been much interest in investigating the social structure of group living animals using social network analysis. Many studies so far have focused on the social networks of adults, often excluding younger, immature group members. This potentially may lead to a biased view of group social structure as multiple recent studies have shown that younger group members can significantly contribute to group structure. As proof of the concept, we address this issue by investigating social network structure with and without juveniles in wild olive baboons (Papio anubis) at Gashaka Gumti National Park, Nigeria. Two social networks including all independently moving individuals (i.e., excluding dependent juveniles) were created based on aggressive and grooming behaviour. We used knockout simulations based on the random removal of individuals from the network in order to investigate to what extent the exclusion of juveniles affects the resulting network structure and our interpretation of age-sex specific social roles. We found that juvenile social patterns differed from those of adults and that the exclusion of juveniles from the network significantly altered the resulting overall network structure. Moreover, the removal of juveniles from the network affected individuals in specific age-sex classes differently: for example, including juveniles in the grooming network increased network centrality of adult females while decreasing centrality of adult males. These results suggest that excluding juveniles from the analysis may not only result in a distorted picture of the overall social structure but also may mask some of the social roles of individuals belonging to different age-sex classes.","author":[{"dropping-particle":"","family":"Fedurek","given":"Piotr","non-dropping-particle":"","parse-names":false,"suffix":""},{"dropping-particle":"","family":"Lehmann","given":"Julia","non-dropping-particle":"","parse-names":false,"suffix":""}],"container-title":"PLoS ONE","editor":[{"dropping-particle":"","family":"Cameron","given":"Elissa Z.","non-dropping-particle":"","parse-names":false,"suffix":""}],"id":"ITEM-1","issue":"3","issued":{"date-parts":[["2017","3","21"]]},"page":"e0173146","publisher":"Finnish Zoological and Botanical Publishing Board","title":"The effect of excluding juveniles on apparent adult olive baboons (Papio anubis) social networks","type":"article-journal","volume":"12"},"uris":["http://www.mendeley.com/documents/?uuid=2ec78a1c-09da-3ad3-aa92-d7c2bbe392e9"]}],"mendeley":{"formattedCitation":"(Fedurek &amp; Lehmann, 2017)","plainTextFormattedCitation":"(Fedurek &amp; Lehmann, 2017)","previouslyFormattedCitation":"(Fedurek &amp; Lehmann,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(Fedurek &amp; Lehmann, 2017)</w:t>
      </w:r>
      <w:r>
        <w:rPr>
          <w:rFonts w:asciiTheme="minorHAnsi" w:eastAsia="Calibri" w:hAnsiTheme="minorHAnsi"/>
        </w:rPr>
        <w:fldChar w:fldCharType="end"/>
      </w:r>
      <w:r>
        <w:rPr>
          <w:rFonts w:asciiTheme="minorHAnsi" w:eastAsia="Calibri" w:hAnsiTheme="minorHAnsi"/>
        </w:rPr>
        <w:t xml:space="preserve">. </w:t>
      </w:r>
      <w:commentRangeEnd w:id="260"/>
      <w:r w:rsidR="00BF7169">
        <w:rPr>
          <w:rStyle w:val="CommentReference"/>
        </w:rPr>
        <w:commentReference w:id="260"/>
      </w:r>
    </w:p>
    <w:p w14:paraId="31457BCB" w14:textId="79D08F9B" w:rsidR="007F255C"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From the behavioural data, we extracted the duration of grooming sent and received, resting or foraging in less than 1m distance from the partner (“body contact”: used as a continuous measure with duration in the chimpanzees and an event variable in the mangabeys), resting or foraging as nearest neighbour between 1m and 3m distance (“proximity”), and both contact and noncontact aggressive interactions with one clear recipient </w:t>
      </w:r>
      <w:r>
        <w:rPr>
          <w:rFonts w:asciiTheme="minorHAnsi" w:eastAsia="Calibri" w:hAnsiTheme="minorHAnsi"/>
        </w:rPr>
        <w:fldChar w:fldCharType="begin" w:fldLock="1"/>
      </w:r>
      <w:r>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(Preis et al., 2018)</w:t>
      </w:r>
      <w:r>
        <w:rPr>
          <w:rFonts w:asciiTheme="minorHAnsi" w:eastAsia="Calibri" w:hAnsiTheme="minorHAnsi"/>
        </w:rPr>
        <w:fldChar w:fldCharType="end"/>
      </w:r>
      <w:r>
        <w:rPr>
          <w:rFonts w:asciiTheme="minorHAnsi" w:eastAsia="Calibri" w:hAnsiTheme="minorHAnsi"/>
        </w:rPr>
        <w:t xml:space="preserve">. For the chimpanzee communities, </w:t>
      </w:r>
      <w:commentRangeStart w:id="261"/>
      <w:r>
        <w:rPr>
          <w:rFonts w:asciiTheme="minorHAnsi" w:eastAsia="Calibri" w:hAnsiTheme="minorHAnsi"/>
        </w:rPr>
        <w:t xml:space="preserve">we included food sharing </w:t>
      </w:r>
      <w:commentRangeEnd w:id="261"/>
      <w:r w:rsidR="00BF7169">
        <w:rPr>
          <w:rStyle w:val="CommentReference"/>
        </w:rPr>
        <w:commentReference w:id="261"/>
      </w:r>
      <w:r>
        <w:rPr>
          <w:rFonts w:asciiTheme="minorHAnsi" w:eastAsia="Calibri" w:hAnsiTheme="minorHAnsi"/>
        </w:rPr>
        <w:fldChar w:fldCharType="begin" w:fldLock="1"/>
      </w:r>
      <w:r>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(Samuni et al., 2018)</w:t>
      </w:r>
      <w:r>
        <w:rPr>
          <w:rFonts w:asciiTheme="minorHAnsi" w:eastAsia="Calibri" w:hAnsiTheme="minorHAnsi"/>
        </w:rPr>
        <w:fldChar w:fldCharType="end"/>
      </w:r>
      <w:r>
        <w:rPr>
          <w:rFonts w:asciiTheme="minorHAnsi" w:eastAsia="Calibri" w:hAnsiTheme="minorHAnsi"/>
        </w:rPr>
        <w:t xml:space="preserve">, which was not regularly observed in the mangabeys. </w:t>
      </w:r>
      <w:commentRangeStart w:id="262"/>
      <w:ins w:id="263" w:author="Liran Samuni" w:date="2020-05-28T16:43:00Z">
        <w:r>
          <w:rPr>
            <w:rFonts w:asciiTheme="minorHAnsi" w:eastAsia="Calibri" w:hAnsiTheme="minorHAnsi"/>
          </w:rPr>
          <w:t>We</w:t>
        </w:r>
      </w:ins>
      <w:ins w:id="264" w:author="Liran Samuni" w:date="2020-03-16T19:14:00Z">
        <w:r w:rsidR="00BF7169">
          <w:rPr>
            <w:rFonts w:asciiTheme="minorHAnsi" w:eastAsia="Calibri" w:hAnsiTheme="minorHAnsi"/>
          </w:rPr>
          <w:t xml:space="preserve"> </w:t>
        </w:r>
      </w:ins>
      <w:ins w:id="265" w:author="Liran Samuni" w:date="2020-03-16T19:18:00Z">
        <w:r w:rsidR="00BF7169">
          <w:rPr>
            <w:rFonts w:asciiTheme="minorHAnsi" w:eastAsia="Calibri" w:hAnsiTheme="minorHAnsi"/>
          </w:rPr>
          <w:t>also included</w:t>
        </w:r>
      </w:ins>
      <w:ins w:id="266" w:author="Roman Wittig" w:date="2020-05-23T09:31:00Z">
        <w:r w:rsidR="00F70AF1">
          <w:rPr>
            <w:rFonts w:asciiTheme="minorHAnsi" w:eastAsia="Calibri" w:hAnsiTheme="minorHAnsi"/>
          </w:rPr>
          <w:t xml:space="preserve">To determine dominance hierarchies we used </w:t>
        </w:r>
      </w:ins>
      <w:del w:id="267" w:author="Roman Wittig" w:date="2020-05-23T09:31:00Z">
        <w:r w:rsidDel="00F70AF1">
          <w:rPr>
            <w:rFonts w:asciiTheme="minorHAnsi" w:eastAsia="Calibri" w:hAnsiTheme="minorHAnsi"/>
          </w:rPr>
          <w:delText xml:space="preserve">We </w:delText>
        </w:r>
      </w:del>
      <w:r>
        <w:rPr>
          <w:rFonts w:asciiTheme="minorHAnsi" w:eastAsia="Calibri" w:hAnsiTheme="minorHAnsi"/>
        </w:rPr>
        <w:t xml:space="preserve">pant grunt vocalisations in chimpanzees and </w:t>
      </w:r>
      <w:r w:rsidR="000A152C">
        <w:rPr>
          <w:rFonts w:asciiTheme="minorHAnsi" w:eastAsia="Calibri" w:hAnsiTheme="minorHAnsi"/>
        </w:rPr>
        <w:t xml:space="preserve">feeding </w:t>
      </w:r>
      <w:r>
        <w:rPr>
          <w:rFonts w:asciiTheme="minorHAnsi" w:eastAsia="Calibri" w:hAnsiTheme="minorHAnsi"/>
        </w:rPr>
        <w:t>supplants in mangabeys</w:t>
      </w:r>
      <w:ins w:id="268" w:author="Liran Samuni" w:date="2020-03-16T19:19:00Z">
        <w:r w:rsidR="00BF7169">
          <w:rPr>
            <w:rFonts w:asciiTheme="minorHAnsi" w:eastAsia="Calibri" w:hAnsiTheme="minorHAnsi"/>
          </w:rPr>
          <w:t xml:space="preserve"> as additional interaction types</w:t>
        </w:r>
      </w:ins>
      <w:ins w:id="269" w:author="Liran Samuni" w:date="2020-05-28T16:43:00Z">
        <w:r>
          <w:rPr>
            <w:rFonts w:asciiTheme="minorHAnsi" w:eastAsia="Calibri" w:hAnsiTheme="minorHAnsi"/>
          </w:rPr>
          <w:t xml:space="preserve">. </w:t>
        </w:r>
        <w:commentRangeEnd w:id="262"/>
        <w:r w:rsidR="00BF7169">
          <w:rPr>
            <w:rStyle w:val="CommentReference"/>
          </w:rPr>
          <w:commentReference w:id="262"/>
        </w:r>
      </w:ins>
      <w:del w:id="270" w:author="Liran Samuni" w:date="2020-05-28T16:43:00Z">
        <w:r>
          <w:rPr>
            <w:rFonts w:asciiTheme="minorHAnsi" w:eastAsia="Calibri" w:hAnsiTheme="minorHAnsi"/>
          </w:rPr>
          <w:delText xml:space="preserve">. </w:delText>
        </w:r>
      </w:del>
      <w:r>
        <w:rPr>
          <w:rFonts w:asciiTheme="minorHAnsi" w:eastAsia="Calibri" w:hAnsiTheme="minorHAnsi"/>
        </w:rPr>
        <w:t xml:space="preserve">Mutual interactions were coded as </w:t>
      </w:r>
      <w:del w:id="271" w:author="cathy" w:date="2020-05-28T16:43:00Z">
        <w:r>
          <w:rPr>
            <w:rFonts w:asciiTheme="minorHAnsi" w:eastAsia="Calibri" w:hAnsiTheme="minorHAnsi"/>
          </w:rPr>
          <w:delText>interaction</w:delText>
        </w:r>
      </w:del>
      <w:ins w:id="272" w:author="cathy" w:date="2020-05-28T16:43:00Z">
        <w:r>
          <w:rPr>
            <w:rFonts w:asciiTheme="minorHAnsi" w:eastAsia="Calibri" w:hAnsiTheme="minorHAnsi"/>
          </w:rPr>
          <w:t>interaction</w:t>
        </w:r>
      </w:ins>
      <w:ins w:id="273" w:author="cathy" w:date="2020-05-26T12:36:00Z">
        <w:r w:rsidR="00E81C67">
          <w:rPr>
            <w:rFonts w:asciiTheme="minorHAnsi" w:eastAsia="Calibri" w:hAnsiTheme="minorHAnsi"/>
          </w:rPr>
          <w:t>s</w:t>
        </w:r>
      </w:ins>
      <w:r>
        <w:rPr>
          <w:rFonts w:asciiTheme="minorHAnsi" w:eastAsia="Calibri" w:hAnsiTheme="minorHAnsi"/>
        </w:rPr>
        <w:t xml:space="preserve"> given and received. We treated body contact and proximity as interaction types with the assumption that both individuals have to show </w:t>
      </w:r>
      <w:commentRangeStart w:id="274"/>
      <w:r>
        <w:rPr>
          <w:rFonts w:asciiTheme="minorHAnsi" w:eastAsia="Calibri" w:hAnsiTheme="minorHAnsi"/>
        </w:rPr>
        <w:t>sufficient tolerance to allow the other one to remain close</w:t>
      </w:r>
      <w:commentRangeEnd w:id="274"/>
      <w:r w:rsidR="00BF7169">
        <w:rPr>
          <w:rStyle w:val="CommentReference"/>
        </w:rPr>
        <w:commentReference w:id="274"/>
      </w:r>
      <w:r>
        <w:rPr>
          <w:rFonts w:asciiTheme="minorHAnsi" w:eastAsia="Calibri" w:hAnsiTheme="minorHAnsi"/>
        </w:rPr>
        <w:t xml:space="preserve">. Body contact and proximity were only counted if no other interaction took place within 5min before or after to ensure independence of data points. We included grooming, contact aggression, noncontact aggression, pant grunts/supplants, and food sharing as directional variables, with the distribution of interactions given from each individual to every other as outcome variable. For the two spatial proximity measures, data were considered non-directional and symmetrical. Interaction distributions were standardised by focal observation time, with observation time calculated by adding the total observation times of A and B for the study period. We did not standardise interaction rates by the observation time two individuals spent in the same party, as has been suggested for fission-fusion societies </w:t>
      </w:r>
      <w:r>
        <w:rPr>
          <w:rFonts w:asciiTheme="minorHAnsi" w:eastAsia="Calibri" w:hAnsiTheme="minorHAnsi"/>
        </w:rPr>
        <w:fldChar w:fldCharType="begin" w:fldLock="1"/>
      </w:r>
      <w:r>
        <w:rPr>
          <w:rFonts w:asciiTheme="minorHAnsi" w:eastAsia="Calibri" w:hAnsiTheme="minorHAnsi"/>
        </w:rPr>
        <w:instrText>ADDIN CSL_CITATION {"citationItems":[{"id":"ITEM-1","itemData":{"DOI":"10.1002/ajpa.23197","ISBN":"0002-9483","ISSN":"10968644","abstract":"Objectives: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Anthropology","id":"ITEM-1","issue":"1","issued":{"date-parts":[["2017","5"]]},"page":"158-172","title":"Stable and fluctuating social preferences and implications for cooperation among female bonobos at LuiKotale, Salonga National Park, DRC","type":"article-journal","volume":"163"},"uris":["http://www.mendeley.com/documents/?uuid=25b1df25-47ef-38dd-9d96-c03bf6aafc4c"]}],"mendeley":{"formattedCitation":"(Moscovice et al., 2017)","plainTextFormattedCitation":"(Moscovice et al., 2017)","previouslyFormattedCitation":"(Moscovice et al.,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(Moscovice et al., 2017)</w:t>
      </w:r>
      <w:r>
        <w:rPr>
          <w:rFonts w:asciiTheme="minorHAnsi" w:eastAsia="Calibri" w:hAnsiTheme="minorHAnsi"/>
        </w:rPr>
        <w:fldChar w:fldCharType="end"/>
      </w:r>
      <w:r>
        <w:rPr>
          <w:rFonts w:asciiTheme="minorHAnsi" w:eastAsia="Calibri" w:hAnsiTheme="minorHAnsi"/>
        </w:rPr>
        <w:t xml:space="preserve">, because </w:t>
      </w:r>
      <w:r w:rsidR="00C60AF1">
        <w:rPr>
          <w:rFonts w:asciiTheme="minorHAnsi" w:eastAsia="Calibri" w:hAnsiTheme="minorHAnsi"/>
        </w:rPr>
        <w:t>t</w:t>
      </w:r>
      <w:r>
        <w:rPr>
          <w:rFonts w:asciiTheme="minorHAnsi" w:eastAsia="Calibri" w:hAnsiTheme="minorHAnsi"/>
        </w:rPr>
        <w:t xml:space="preserve">he same standardisation would not be possible for most long-term datasets in low fission-fusion species, reducing replicability with other studies. Spatial proximity and food sharing in the chimpanzees were collected by a subset of observers and were standardised based on the focal observation time provided by those observers. </w:t>
      </w:r>
      <w:commentRangeStart w:id="275"/>
      <w:commentRangeEnd w:id="275"/>
      <w:r w:rsidR="00F70AF1">
        <w:rPr>
          <w:rStyle w:val="CommentReference"/>
        </w:rPr>
        <w:commentReference w:id="275"/>
      </w:r>
    </w:p>
    <w:p w14:paraId="51AADEC8" w14:textId="77777777" w:rsidR="00CC4A8D" w:rsidRDefault="00CC4A8D">
      <w:pPr>
        <w:spacing w:before="120" w:line="480" w:lineRule="auto"/>
        <w:ind w:leftChars="0" w:firstLineChars="0" w:firstLine="0"/>
        <w:jc w:val="both"/>
        <w:rPr>
          <w:rFonts w:asciiTheme="minorHAnsi" w:eastAsia="Calibri" w:hAnsiTheme="minorHAnsi"/>
          <w:b/>
        </w:rPr>
      </w:pPr>
    </w:p>
    <w:p w14:paraId="233175CD" w14:textId="77777777" w:rsidR="00CC4A8D" w:rsidRDefault="00B244F2">
      <w:pPr>
        <w:spacing w:before="120" w:line="480" w:lineRule="auto"/>
        <w:ind w:leftChars="0" w:firstLineChars="0" w:firstLine="0"/>
        <w:jc w:val="both"/>
        <w:rPr>
          <w:rFonts w:asciiTheme="minorHAnsi" w:eastAsia="Calibri" w:hAnsiTheme="minorHAnsi"/>
          <w:b/>
        </w:rPr>
      </w:pPr>
      <w:r>
        <w:rPr>
          <w:rFonts w:asciiTheme="minorHAnsi" w:eastAsia="Calibri" w:hAnsiTheme="minorHAnsi"/>
          <w:b/>
        </w:rPr>
        <w:t>RESULTS</w:t>
      </w:r>
    </w:p>
    <w:p w14:paraId="3B80F677" w14:textId="77777777" w:rsidR="004C6F03" w:rsidRDefault="004C6F03">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Simulations</w:t>
      </w:r>
    </w:p>
    <w:p w14:paraId="5D7C0786" w14:textId="77777777" w:rsidR="004C6F03" w:rsidRPr="004C6F03" w:rsidRDefault="004C6F03" w:rsidP="004C6F03">
      <w:pPr>
        <w:spacing w:line="480" w:lineRule="auto"/>
        <w:ind w:leftChars="0" w:firstLineChars="0" w:firstLine="0"/>
        <w:jc w:val="both"/>
        <w:rPr>
          <w:rFonts w:asciiTheme="minorHAnsi" w:eastAsia="Calibri" w:hAnsiTheme="minorHAnsi"/>
          <w:bCs/>
          <w:iCs/>
        </w:rPr>
      </w:pPr>
      <w:commentRangeStart w:id="276"/>
      <w:r w:rsidRPr="004C6F03">
        <w:rPr>
          <w:rFonts w:asciiTheme="minorHAnsi" w:eastAsia="Calibri" w:hAnsiTheme="minorHAnsi"/>
          <w:bCs/>
          <w:iCs/>
        </w:rPr>
        <w:t xml:space="preserve">We are looking for a consistency measure that can identify differences in stereotypy of partner choice and changes in interaction preference, while being independent of group size and data collection effort. We therefore present the Spearman rank correlation coefficient given the average number of interactions per dyad that were included in the dataset. The results for a dataset with medium certainty and no changes in partner preference, but with different numbers of individuals and different sampling effort can be found in Fig. </w:t>
      </w:r>
      <w:commentRangeStart w:id="277"/>
      <w:r w:rsidRPr="004C6F03">
        <w:rPr>
          <w:rFonts w:asciiTheme="minorHAnsi" w:eastAsia="Calibri" w:hAnsiTheme="minorHAnsi"/>
          <w:bCs/>
          <w:iCs/>
        </w:rPr>
        <w:t>S1</w:t>
      </w:r>
      <w:commentRangeEnd w:id="277"/>
      <w:ins w:id="278" w:author="Jan" w:date="2020-05-28T16:44:00Z">
        <w:r w:rsidRPr="004C6F03">
          <w:rPr>
            <w:rFonts w:asciiTheme="minorHAnsi" w:eastAsia="Calibri" w:hAnsiTheme="minorHAnsi"/>
            <w:bCs/>
            <w:iCs/>
          </w:rPr>
          <w:t xml:space="preserve">. </w:t>
        </w:r>
      </w:ins>
      <w:commentRangeEnd w:id="276"/>
      <w:r w:rsidR="003E616A">
        <w:rPr>
          <w:rStyle w:val="CommentReference"/>
        </w:rPr>
        <w:commentReference w:id="276"/>
      </w:r>
      <w:r w:rsidR="00F70AF1">
        <w:rPr>
          <w:rStyle w:val="CommentReference"/>
        </w:rPr>
        <w:commentReference w:id="277"/>
      </w:r>
      <w:ins w:id="279" w:author="Alexander Mielke" w:date="2020-05-28T16:44:00Z">
        <w:r w:rsidRPr="004C6F03">
          <w:rPr>
            <w:rFonts w:asciiTheme="minorHAnsi" w:eastAsia="Calibri" w:hAnsiTheme="minorHAnsi"/>
            <w:bCs/>
            <w:iCs/>
          </w:rPr>
          <w:t xml:space="preserve">. </w:t>
        </w:r>
      </w:ins>
      <w:r w:rsidRPr="004C6F03">
        <w:rPr>
          <w:rFonts w:asciiTheme="minorHAnsi" w:eastAsia="Calibri" w:hAnsiTheme="minorHAnsi"/>
          <w:bCs/>
          <w:iCs/>
        </w:rPr>
        <w:t xml:space="preserve">The consistency measure </w:t>
      </w:r>
      <w:del w:id="280" w:author="Liran Samuni" w:date="2020-03-16T19:21:00Z">
        <w:r w:rsidRPr="004C6F03">
          <w:rPr>
            <w:rFonts w:asciiTheme="minorHAnsi" w:eastAsia="Calibri" w:hAnsiTheme="minorHAnsi"/>
            <w:bCs/>
            <w:iCs/>
          </w:rPr>
          <w:delText xml:space="preserve">behaved </w:delText>
        </w:r>
      </w:del>
      <w:ins w:id="281" w:author="Liran Samuni" w:date="2020-03-16T19:21:00Z">
        <w:r w:rsidR="0072475E">
          <w:rPr>
            <w:rFonts w:asciiTheme="minorHAnsi" w:eastAsia="Calibri" w:hAnsiTheme="minorHAnsi"/>
            <w:bCs/>
            <w:iCs/>
          </w:rPr>
          <w:t>performed</w:t>
        </w:r>
        <w:r w:rsidR="0072475E" w:rsidRPr="004C6F03">
          <w:rPr>
            <w:rFonts w:asciiTheme="minorHAnsi" w:eastAsia="Calibri" w:hAnsiTheme="minorHAnsi"/>
            <w:bCs/>
            <w:iCs/>
          </w:rPr>
          <w:t xml:space="preserve"> </w:t>
        </w:r>
      </w:ins>
      <w:r w:rsidRPr="004C6F03">
        <w:rPr>
          <w:rFonts w:asciiTheme="minorHAnsi" w:eastAsia="Calibri" w:hAnsiTheme="minorHAnsi"/>
          <w:bCs/>
          <w:iCs/>
        </w:rPr>
        <w:t xml:space="preserve">the same independent of community size, even though larger communities had more dyads and therefore fewer interactions per dyad in the same period, </w:t>
      </w:r>
      <w:del w:id="282" w:author="Liran Samuni" w:date="2020-03-16T19:22:00Z">
        <w:r w:rsidRPr="004C6F03">
          <w:rPr>
            <w:rFonts w:asciiTheme="minorHAnsi" w:eastAsia="Calibri" w:hAnsiTheme="minorHAnsi"/>
            <w:bCs/>
            <w:iCs/>
          </w:rPr>
          <w:delText xml:space="preserve">and therefore </w:delText>
        </w:r>
      </w:del>
      <w:del w:id="283" w:author="Alexander Mielke" w:date="2020-05-28T16:44:00Z">
        <w:r w:rsidRPr="004C6F03">
          <w:rPr>
            <w:rFonts w:asciiTheme="minorHAnsi" w:eastAsia="Calibri" w:hAnsiTheme="minorHAnsi"/>
            <w:bCs/>
            <w:iCs/>
          </w:rPr>
          <w:delText>reached</w:delText>
        </w:r>
      </w:del>
      <w:ins w:id="284" w:author="Liran Samuni" w:date="2020-05-28T16:43:00Z">
        <w:r w:rsidRPr="004C6F03">
          <w:rPr>
            <w:rFonts w:asciiTheme="minorHAnsi" w:eastAsia="Calibri" w:hAnsiTheme="minorHAnsi"/>
            <w:bCs/>
            <w:iCs/>
          </w:rPr>
          <w:t>reach</w:t>
        </w:r>
      </w:ins>
      <w:ins w:id="285" w:author="Liran Samuni" w:date="2020-03-16T19:22:00Z">
        <w:r w:rsidR="0072475E">
          <w:rPr>
            <w:rFonts w:asciiTheme="minorHAnsi" w:eastAsia="Calibri" w:hAnsiTheme="minorHAnsi"/>
            <w:bCs/>
            <w:iCs/>
          </w:rPr>
          <w:t>ing</w:t>
        </w:r>
      </w:ins>
      <w:del w:id="286" w:author="Liran Samuni" w:date="2020-03-16T19:22:00Z">
        <w:r w:rsidRPr="004C6F03" w:rsidDel="0072475E">
          <w:rPr>
            <w:rFonts w:asciiTheme="minorHAnsi" w:eastAsia="Calibri" w:hAnsiTheme="minorHAnsi"/>
            <w:bCs/>
            <w:iCs/>
          </w:rPr>
          <w:delText>ed</w:delText>
        </w:r>
      </w:del>
      <w:del w:id="287" w:author="Liran Samuni" w:date="2020-05-28T16:43:00Z">
        <w:r w:rsidRPr="004C6F03">
          <w:rPr>
            <w:rFonts w:asciiTheme="minorHAnsi" w:eastAsia="Calibri" w:hAnsiTheme="minorHAnsi"/>
            <w:bCs/>
            <w:iCs/>
          </w:rPr>
          <w:delText>reached</w:delText>
        </w:r>
      </w:del>
      <w:r w:rsidRPr="004C6F03">
        <w:rPr>
          <w:rFonts w:asciiTheme="minorHAnsi" w:eastAsia="Calibri" w:hAnsiTheme="minorHAnsi"/>
          <w:bCs/>
          <w:iCs/>
        </w:rPr>
        <w:t xml:space="preserve"> a lower overall consistency. Also, datasets of different </w:t>
      </w:r>
      <w:commentRangeStart w:id="288"/>
      <w:r w:rsidRPr="004C6F03">
        <w:rPr>
          <w:rFonts w:asciiTheme="minorHAnsi" w:eastAsia="Calibri" w:hAnsiTheme="minorHAnsi"/>
          <w:bCs/>
          <w:iCs/>
        </w:rPr>
        <w:t xml:space="preserve">densities </w:t>
      </w:r>
      <w:del w:id="289" w:author="Liran Samuni" w:date="2020-03-16T19:22:00Z">
        <w:r w:rsidRPr="004C6F03">
          <w:rPr>
            <w:rFonts w:asciiTheme="minorHAnsi" w:eastAsia="Calibri" w:hAnsiTheme="minorHAnsi"/>
            <w:bCs/>
            <w:iCs/>
          </w:rPr>
          <w:delText xml:space="preserve">behaved </w:delText>
        </w:r>
      </w:del>
      <w:ins w:id="290" w:author="Liran Samuni" w:date="2020-03-16T19:22:00Z">
        <w:r w:rsidR="0072475E">
          <w:rPr>
            <w:rFonts w:asciiTheme="minorHAnsi" w:eastAsia="Calibri" w:hAnsiTheme="minorHAnsi"/>
            <w:bCs/>
            <w:iCs/>
          </w:rPr>
          <w:t>performed</w:t>
        </w:r>
        <w:r w:rsidR="0072475E" w:rsidRPr="004C6F03">
          <w:rPr>
            <w:rFonts w:asciiTheme="minorHAnsi" w:eastAsia="Calibri" w:hAnsiTheme="minorHAnsi"/>
            <w:bCs/>
            <w:iCs/>
          </w:rPr>
          <w:t xml:space="preserve"> </w:t>
        </w:r>
      </w:ins>
      <w:r w:rsidRPr="004C6F03">
        <w:rPr>
          <w:rFonts w:asciiTheme="minorHAnsi" w:eastAsia="Calibri" w:hAnsiTheme="minorHAnsi"/>
          <w:bCs/>
          <w:iCs/>
        </w:rPr>
        <w:t>the same way</w:t>
      </w:r>
      <w:commentRangeEnd w:id="288"/>
      <w:r w:rsidR="0072475E">
        <w:rPr>
          <w:rStyle w:val="CommentReference"/>
        </w:rPr>
        <w:commentReference w:id="288"/>
      </w:r>
      <w:r w:rsidRPr="004C6F03">
        <w:rPr>
          <w:rFonts w:asciiTheme="minorHAnsi" w:eastAsia="Calibri" w:hAnsiTheme="minorHAnsi"/>
          <w:bCs/>
          <w:iCs/>
        </w:rPr>
        <w:t xml:space="preserve">, but lower data density was </w:t>
      </w:r>
      <w:del w:id="291" w:author="Gogarten, Jan" w:date="2020-03-16T16:08:00Z">
        <w:r w:rsidRPr="004C6F03">
          <w:rPr>
            <w:rFonts w:asciiTheme="minorHAnsi" w:eastAsia="Calibri" w:hAnsiTheme="minorHAnsi"/>
            <w:bCs/>
            <w:iCs/>
          </w:rPr>
          <w:delText xml:space="preserve">indicated </w:delText>
        </w:r>
      </w:del>
      <w:ins w:id="292" w:author="Gogarten, Jan" w:date="2020-03-16T16:08:00Z">
        <w:r w:rsidR="003E616A">
          <w:rPr>
            <w:rFonts w:asciiTheme="minorHAnsi" w:eastAsia="Calibri" w:hAnsiTheme="minorHAnsi"/>
            <w:bCs/>
            <w:iCs/>
          </w:rPr>
          <w:t>characterized</w:t>
        </w:r>
        <w:r w:rsidR="003E616A" w:rsidRPr="004C6F03">
          <w:rPr>
            <w:rFonts w:asciiTheme="minorHAnsi" w:eastAsia="Calibri" w:hAnsiTheme="minorHAnsi"/>
            <w:bCs/>
            <w:iCs/>
          </w:rPr>
          <w:t xml:space="preserve"> </w:t>
        </w:r>
      </w:ins>
      <w:r w:rsidRPr="004C6F03">
        <w:rPr>
          <w:rFonts w:asciiTheme="minorHAnsi" w:eastAsia="Calibri" w:hAnsiTheme="minorHAnsi"/>
          <w:bCs/>
          <w:iCs/>
        </w:rPr>
        <w:t xml:space="preserve">by lower overall consistency. This led us to </w:t>
      </w:r>
      <w:commentRangeStart w:id="293"/>
      <w:r w:rsidRPr="004C6F03">
        <w:rPr>
          <w:rFonts w:asciiTheme="minorHAnsi" w:eastAsia="Calibri" w:hAnsiTheme="minorHAnsi"/>
          <w:bCs/>
          <w:iCs/>
        </w:rPr>
        <w:t xml:space="preserve">two </w:t>
      </w:r>
      <w:ins w:id="294" w:author="Jan" w:date="2020-05-28T16:44:00Z">
        <w:r w:rsidRPr="004C6F03">
          <w:rPr>
            <w:rFonts w:asciiTheme="minorHAnsi" w:eastAsia="Calibri" w:hAnsiTheme="minorHAnsi"/>
            <w:bCs/>
            <w:iCs/>
          </w:rPr>
          <w:t>c</w:t>
        </w:r>
        <w:commentRangeEnd w:id="293"/>
        <w:r w:rsidR="003E616A">
          <w:rPr>
            <w:rStyle w:val="CommentReference"/>
          </w:rPr>
          <w:commentReference w:id="293"/>
        </w:r>
        <w:r w:rsidRPr="004C6F03">
          <w:rPr>
            <w:rFonts w:asciiTheme="minorHAnsi" w:eastAsia="Calibri" w:hAnsiTheme="minorHAnsi"/>
            <w:bCs/>
            <w:iCs/>
          </w:rPr>
          <w:t>onclusions</w:t>
        </w:r>
      </w:ins>
      <w:del w:id="295" w:author="Jan" w:date="2020-05-28T16:44:00Z">
        <w:r w:rsidRPr="004C6F03">
          <w:rPr>
            <w:rFonts w:asciiTheme="minorHAnsi" w:eastAsia="Calibri" w:hAnsiTheme="minorHAnsi"/>
            <w:bCs/>
            <w:iCs/>
          </w:rPr>
          <w:delText>conclusions</w:delText>
        </w:r>
      </w:del>
      <w:r w:rsidRPr="004C6F03">
        <w:rPr>
          <w:rFonts w:asciiTheme="minorHAnsi" w:eastAsia="Calibri" w:hAnsiTheme="minorHAnsi"/>
          <w:bCs/>
          <w:iCs/>
        </w:rPr>
        <w:t>: the overall consistency of the full dataset cannot be interpreted by itself, as it is highly dependent on group size and data collection effort. However, it can be used to identify datasets in which there is simply not enough data available to make any statement about the underlying distribution of an interaction type. This is coherent with simulations showing that social network data becomes unreliable if data density per dyad sinks below a certain level (Whitehead, 2008).</w:t>
      </w:r>
    </w:p>
    <w:p w14:paraId="7A3986C7" w14:textId="4F5FA68E"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r w:rsidR="00322DB3" w:rsidRPr="00560BD5">
        <w:rPr>
          <w:rFonts w:asciiTheme="minorHAnsi" w:eastAsia="Calibri" w:hAnsiTheme="minorHAnsi"/>
          <w:lang w:val="en-US"/>
        </w:rPr>
        <w:drawing>
          <wp:inline distT="0" distB="0" distL="0" distR="0" wp14:anchorId="238569E2" wp14:editId="3A04EE76">
            <wp:extent cx="5486400" cy="73152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0BF47E1A" w14:textId="2F7D886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1: Results of the data simulation with varying group size and data collection density, while having medium stereotypy of partner preference and no preference changes </w:t>
      </w:r>
      <w:commentRangeStart w:id="296"/>
      <w:r w:rsidRPr="00322DB3">
        <w:rPr>
          <w:rFonts w:asciiTheme="minorHAnsi" w:eastAsia="Calibri" w:hAnsiTheme="minorHAnsi"/>
          <w:bCs/>
          <w:i/>
          <w:sz w:val="18"/>
          <w:szCs w:val="18"/>
        </w:rPr>
        <w:t xml:space="preserve">throughout the </w:t>
      </w:r>
      <w:commentRangeStart w:id="297"/>
      <w:r w:rsidRPr="00322DB3">
        <w:rPr>
          <w:rFonts w:asciiTheme="minorHAnsi" w:eastAsia="Calibri" w:hAnsiTheme="minorHAnsi"/>
          <w:bCs/>
          <w:i/>
          <w:sz w:val="18"/>
          <w:szCs w:val="18"/>
        </w:rPr>
        <w:t>dataset</w:t>
      </w:r>
      <w:commentRangeEnd w:id="297"/>
      <w:ins w:id="298" w:author="Jan" w:date="2020-05-28T16:44:00Z">
        <w:r w:rsidR="003E616A">
          <w:rPr>
            <w:rStyle w:val="CommentReference"/>
          </w:rPr>
          <w:commentReference w:id="297"/>
        </w:r>
        <w:r w:rsidRPr="00322DB3">
          <w:rPr>
            <w:rFonts w:asciiTheme="minorHAnsi" w:eastAsia="Calibri" w:hAnsiTheme="minorHAnsi"/>
            <w:bCs/>
            <w:i/>
            <w:sz w:val="18"/>
            <w:szCs w:val="18"/>
          </w:rPr>
          <w:t>.</w:t>
        </w:r>
      </w:ins>
      <w:ins w:id="299" w:author="Gogarten, Jan" w:date="2020-03-16T16:15:00Z">
        <w:r w:rsidR="003E616A">
          <w:rPr>
            <w:rFonts w:asciiTheme="minorHAnsi" w:eastAsia="Calibri" w:hAnsiTheme="minorHAnsi"/>
            <w:bCs/>
            <w:i/>
            <w:sz w:val="18"/>
            <w:szCs w:val="18"/>
          </w:rPr>
          <w:t xml:space="preserve"> </w:t>
        </w:r>
      </w:ins>
      <w:del w:id="300" w:author="Jan" w:date="2020-05-28T16:44:00Z">
        <w:r w:rsidRPr="00322DB3">
          <w:rPr>
            <w:rFonts w:asciiTheme="minorHAnsi" w:eastAsia="Calibri" w:hAnsiTheme="minorHAnsi"/>
            <w:bCs/>
            <w:i/>
            <w:sz w:val="18"/>
            <w:szCs w:val="18"/>
          </w:rPr>
          <w:delText>.</w:delText>
        </w:r>
      </w:del>
    </w:p>
    <w:commentRangeEnd w:id="296"/>
    <w:p w14:paraId="3D965E06" w14:textId="77777777" w:rsidR="004C6F03" w:rsidRPr="004C6F03" w:rsidRDefault="00F70AF1" w:rsidP="004C6F03">
      <w:pPr>
        <w:spacing w:line="480" w:lineRule="auto"/>
        <w:ind w:leftChars="0" w:firstLineChars="0" w:firstLine="0"/>
        <w:jc w:val="both"/>
        <w:rPr>
          <w:rFonts w:asciiTheme="minorHAnsi" w:eastAsia="Calibri" w:hAnsiTheme="minorHAnsi"/>
          <w:bCs/>
          <w:iCs/>
        </w:rPr>
      </w:pPr>
      <w:r>
        <w:rPr>
          <w:rStyle w:val="CommentReference"/>
        </w:rPr>
        <w:commentReference w:id="296"/>
      </w:r>
    </w:p>
    <w:p w14:paraId="4CA1D6F5" w14:textId="4B36B0B8"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To test how the stereotypy of partner choice influenced the consistency measure, we present the results for the three different conditions (high, medium, low certainty) for datasets containing 15 group members, 100% data density, and no changes in preference throughout the sampling period (Fig. </w:t>
      </w:r>
      <w:commentRangeStart w:id="301"/>
      <w:del w:id="302" w:author="Roman Wittig" w:date="2020-05-23T09:42:00Z">
        <w:r w:rsidRPr="004C6F03" w:rsidDel="00C4616A">
          <w:rPr>
            <w:rFonts w:asciiTheme="minorHAnsi" w:eastAsia="Calibri" w:hAnsiTheme="minorHAnsi"/>
            <w:bCs/>
            <w:iCs/>
          </w:rPr>
          <w:delText>S</w:delText>
        </w:r>
      </w:del>
      <w:r w:rsidRPr="004C6F03">
        <w:rPr>
          <w:rFonts w:asciiTheme="minorHAnsi" w:eastAsia="Calibri" w:hAnsiTheme="minorHAnsi"/>
          <w:bCs/>
          <w:iCs/>
        </w:rPr>
        <w:t>2</w:t>
      </w:r>
      <w:commentRangeEnd w:id="301"/>
      <w:r w:rsidR="00C4616A">
        <w:rPr>
          <w:rStyle w:val="CommentReference"/>
        </w:rPr>
        <w:commentReference w:id="301"/>
      </w:r>
      <w:r w:rsidRPr="004C6F03">
        <w:rPr>
          <w:rFonts w:asciiTheme="minorHAnsi" w:eastAsia="Calibri" w:hAnsiTheme="minorHAnsi"/>
          <w:bCs/>
          <w:iCs/>
        </w:rPr>
        <w:t>). Our results show that the consistency measure differentiates between the conditions, but again not with the overall consistency, but the slope at which this consistency is reached. If partner choice is highly stereotypical, already a small number of interactions was sufficient to predict partner choice in half of the data with that of the other half; with increasing uncertainty, more interactions per dyad are necessary.</w:t>
      </w:r>
    </w:p>
    <w:p w14:paraId="77C0597B" w14:textId="67E3E3CC" w:rsid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p>
    <w:p w14:paraId="2CA6EC17" w14:textId="21A19A03" w:rsidR="00322DB3" w:rsidRPr="004C6F03" w:rsidRDefault="00322DB3" w:rsidP="004C6F03">
      <w:pPr>
        <w:spacing w:line="480" w:lineRule="auto"/>
        <w:ind w:leftChars="0" w:firstLineChars="0" w:firstLine="0"/>
        <w:jc w:val="both"/>
        <w:rPr>
          <w:rFonts w:asciiTheme="minorHAnsi" w:eastAsia="Calibri" w:hAnsiTheme="minorHAnsi"/>
          <w:bCs/>
          <w:iCs/>
        </w:rPr>
      </w:pPr>
      <w:commentRangeStart w:id="303"/>
      <w:r w:rsidRPr="00560BD5">
        <w:rPr>
          <w:rFonts w:asciiTheme="minorHAnsi" w:eastAsia="Calibri" w:hAnsiTheme="minorHAnsi"/>
          <w:lang w:val="en-US"/>
        </w:rPr>
        <w:drawing>
          <wp:inline distT="0" distB="0" distL="0" distR="0" wp14:anchorId="4F9E3137" wp14:editId="40E12962">
            <wp:extent cx="5486400" cy="54864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commentRangeEnd w:id="303"/>
      <w:r w:rsidR="00C4616A">
        <w:rPr>
          <w:rStyle w:val="CommentReference"/>
        </w:rPr>
        <w:commentReference w:id="303"/>
      </w:r>
    </w:p>
    <w:p w14:paraId="2935B3C7" w14:textId="74FB05A6"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commentRangeStart w:id="304"/>
      <w:commentRangeStart w:id="305"/>
      <w:r w:rsidRPr="00322DB3">
        <w:rPr>
          <w:rFonts w:asciiTheme="minorHAnsi" w:eastAsia="Calibri" w:hAnsiTheme="minorHAnsi"/>
          <w:bCs/>
          <w:i/>
          <w:sz w:val="18"/>
          <w:szCs w:val="18"/>
        </w:rPr>
        <w:t xml:space="preserve">Figure </w:t>
      </w:r>
      <w:commentRangeEnd w:id="305"/>
      <w:r w:rsidR="0072475E">
        <w:rPr>
          <w:rStyle w:val="CommentReference"/>
        </w:rPr>
        <w:commentReference w:id="305"/>
      </w:r>
      <w:r w:rsidRPr="00322DB3">
        <w:rPr>
          <w:rFonts w:asciiTheme="minorHAnsi" w:eastAsia="Calibri" w:hAnsiTheme="minorHAnsi"/>
          <w:bCs/>
          <w:i/>
          <w:sz w:val="18"/>
          <w:szCs w:val="18"/>
        </w:rPr>
        <w:t xml:space="preserve">2: </w:t>
      </w:r>
      <w:commentRangeEnd w:id="304"/>
      <w:del w:id="306" w:author="cathy" w:date="2020-05-28T16:43:00Z">
        <w:r w:rsidRPr="00322DB3">
          <w:rPr>
            <w:rFonts w:asciiTheme="minorHAnsi" w:eastAsia="Calibri" w:hAnsiTheme="minorHAnsi"/>
            <w:bCs/>
            <w:i/>
            <w:sz w:val="18"/>
            <w:szCs w:val="18"/>
          </w:rPr>
          <w:delText>Results</w:delText>
        </w:r>
      </w:del>
      <w:r w:rsidR="009028BC">
        <w:rPr>
          <w:rStyle w:val="CommentReference"/>
        </w:rPr>
        <w:commentReference w:id="304"/>
      </w:r>
      <w:del w:id="307" w:author="cathy" w:date="2020-05-28T11:24:00Z">
        <w:r w:rsidRPr="00322DB3" w:rsidDel="009028BC">
          <w:rPr>
            <w:rFonts w:asciiTheme="minorHAnsi" w:eastAsia="Calibri" w:hAnsiTheme="minorHAnsi"/>
            <w:bCs/>
            <w:i/>
            <w:sz w:val="18"/>
            <w:szCs w:val="18"/>
          </w:rPr>
          <w:delText>R</w:delText>
        </w:r>
      </w:del>
      <w:ins w:id="308" w:author="cathy" w:date="2020-05-28T11:24:00Z">
        <w:r w:rsidR="009028BC">
          <w:rPr>
            <w:rFonts w:asciiTheme="minorHAnsi" w:eastAsia="Calibri" w:hAnsiTheme="minorHAnsi"/>
            <w:bCs/>
            <w:i/>
            <w:sz w:val="18"/>
            <w:szCs w:val="18"/>
          </w:rPr>
          <w:t>D</w:t>
        </w:r>
      </w:ins>
      <w:del w:id="309" w:author="cathy" w:date="2020-05-28T11:24:00Z">
        <w:r w:rsidRPr="00322DB3" w:rsidDel="009028BC">
          <w:rPr>
            <w:rFonts w:asciiTheme="minorHAnsi" w:eastAsia="Calibri" w:hAnsiTheme="minorHAnsi"/>
            <w:bCs/>
            <w:i/>
            <w:sz w:val="18"/>
            <w:szCs w:val="18"/>
          </w:rPr>
          <w:delText>esults of the d</w:delText>
        </w:r>
      </w:del>
      <w:r w:rsidRPr="00322DB3">
        <w:rPr>
          <w:rFonts w:asciiTheme="minorHAnsi" w:eastAsia="Calibri" w:hAnsiTheme="minorHAnsi"/>
          <w:bCs/>
          <w:i/>
          <w:sz w:val="18"/>
          <w:szCs w:val="18"/>
        </w:rPr>
        <w:t>ata simulation</w:t>
      </w:r>
      <w:ins w:id="310" w:author="cathy" w:date="2020-05-28T11:24:00Z">
        <w:r w:rsidR="009028BC">
          <w:rPr>
            <w:rFonts w:asciiTheme="minorHAnsi" w:eastAsia="Calibri" w:hAnsiTheme="minorHAnsi"/>
            <w:bCs/>
            <w:i/>
            <w:sz w:val="18"/>
            <w:szCs w:val="18"/>
          </w:rPr>
          <w:t xml:space="preserve"> </w:t>
        </w:r>
      </w:ins>
      <w:del w:id="311" w:author="cathy" w:date="2020-05-28T11:24:00Z">
        <w:r w:rsidRPr="00322DB3" w:rsidDel="009028BC">
          <w:rPr>
            <w:rFonts w:asciiTheme="minorHAnsi" w:eastAsia="Calibri" w:hAnsiTheme="minorHAnsi"/>
            <w:bCs/>
            <w:i/>
            <w:sz w:val="18"/>
            <w:szCs w:val="18"/>
          </w:rPr>
          <w:delText xml:space="preserve"> with </w:delText>
        </w:r>
      </w:del>
      <w:r w:rsidRPr="00322DB3">
        <w:rPr>
          <w:rFonts w:asciiTheme="minorHAnsi" w:eastAsia="Calibri" w:hAnsiTheme="minorHAnsi"/>
          <w:bCs/>
          <w:i/>
          <w:sz w:val="18"/>
          <w:szCs w:val="18"/>
        </w:rPr>
        <w:t xml:space="preserve">varying stereotypy of dyadic preference, while having consistent group size, data density, and no preference changes throughout the </w:t>
      </w:r>
      <w:commentRangeStart w:id="312"/>
      <w:r w:rsidRPr="00322DB3">
        <w:rPr>
          <w:rFonts w:asciiTheme="minorHAnsi" w:eastAsia="Calibri" w:hAnsiTheme="minorHAnsi"/>
          <w:bCs/>
          <w:i/>
          <w:sz w:val="18"/>
          <w:szCs w:val="18"/>
        </w:rPr>
        <w:t>dataset</w:t>
      </w:r>
      <w:commentRangeEnd w:id="312"/>
      <w:r w:rsidR="00386EB8">
        <w:rPr>
          <w:rStyle w:val="CommentReference"/>
        </w:rPr>
        <w:commentReference w:id="312"/>
      </w:r>
      <w:r w:rsidRPr="00322DB3">
        <w:rPr>
          <w:rFonts w:asciiTheme="minorHAnsi" w:eastAsia="Calibri" w:hAnsiTheme="minorHAnsi"/>
          <w:bCs/>
          <w:i/>
          <w:sz w:val="18"/>
          <w:szCs w:val="18"/>
        </w:rPr>
        <w:t>.</w:t>
      </w:r>
    </w:p>
    <w:p w14:paraId="0C3EA8F2"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5AE4029C" w14:textId="4DD6013D"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Last, we investigated how changes in partner preference over the study period would influence the consistency measure in a dataset with 15 individuals, 100% data density, and </w:t>
      </w:r>
      <w:commentRangeStart w:id="313"/>
      <w:r w:rsidR="00322DB3">
        <w:rPr>
          <w:rFonts w:asciiTheme="minorHAnsi" w:eastAsia="Calibri" w:hAnsiTheme="minorHAnsi"/>
          <w:bCs/>
          <w:iCs/>
        </w:rPr>
        <w:t>high</w:t>
      </w:r>
      <w:r w:rsidRPr="004C6F03">
        <w:rPr>
          <w:rFonts w:asciiTheme="minorHAnsi" w:eastAsia="Calibri" w:hAnsiTheme="minorHAnsi"/>
          <w:bCs/>
          <w:iCs/>
        </w:rPr>
        <w:t xml:space="preserve"> </w:t>
      </w:r>
      <w:commentRangeStart w:id="314"/>
      <w:r w:rsidRPr="004C6F03">
        <w:rPr>
          <w:rFonts w:asciiTheme="minorHAnsi" w:eastAsia="Calibri" w:hAnsiTheme="minorHAnsi"/>
          <w:bCs/>
          <w:iCs/>
        </w:rPr>
        <w:t>stereotypy</w:t>
      </w:r>
      <w:commentRangeEnd w:id="313"/>
      <w:r w:rsidR="00C4616A">
        <w:rPr>
          <w:rStyle w:val="CommentReference"/>
        </w:rPr>
        <w:commentReference w:id="313"/>
      </w:r>
      <w:r w:rsidRPr="004C6F03">
        <w:rPr>
          <w:rFonts w:asciiTheme="minorHAnsi" w:eastAsia="Calibri" w:hAnsiTheme="minorHAnsi"/>
          <w:bCs/>
          <w:iCs/>
        </w:rPr>
        <w:t xml:space="preserve"> of partner choice. </w:t>
      </w:r>
      <w:commentRangeEnd w:id="314"/>
      <w:r w:rsidR="00B22CAB">
        <w:rPr>
          <w:rStyle w:val="CommentReference"/>
        </w:rPr>
        <w:commentReference w:id="314"/>
      </w:r>
      <w:r w:rsidRPr="004C6F03">
        <w:rPr>
          <w:rFonts w:asciiTheme="minorHAnsi" w:eastAsia="Calibri" w:hAnsiTheme="minorHAnsi"/>
          <w:bCs/>
          <w:iCs/>
        </w:rPr>
        <w:t xml:space="preserve">Here, we compare </w:t>
      </w:r>
      <w:r w:rsidR="00322DB3">
        <w:rPr>
          <w:rFonts w:asciiTheme="minorHAnsi" w:eastAsia="Calibri" w:hAnsiTheme="minorHAnsi"/>
          <w:bCs/>
          <w:iCs/>
        </w:rPr>
        <w:t>three</w:t>
      </w:r>
      <w:r w:rsidRPr="004C6F03">
        <w:rPr>
          <w:rFonts w:asciiTheme="minorHAnsi" w:eastAsia="Calibri" w:hAnsiTheme="minorHAnsi"/>
          <w:bCs/>
          <w:iCs/>
        </w:rPr>
        <w:t xml:space="preserve"> conditions: one where no changes took place, </w:t>
      </w:r>
      <w:commentRangeStart w:id="315"/>
      <w:r w:rsidRPr="004C6F03">
        <w:rPr>
          <w:rFonts w:asciiTheme="minorHAnsi" w:eastAsia="Calibri" w:hAnsiTheme="minorHAnsi"/>
          <w:bCs/>
          <w:iCs/>
        </w:rPr>
        <w:t>one where the partner preference was reversed halfway through the study</w:t>
      </w:r>
      <w:commentRangeEnd w:id="315"/>
      <w:r w:rsidR="003E33CC">
        <w:rPr>
          <w:rStyle w:val="CommentReference"/>
        </w:rPr>
        <w:commentReference w:id="315"/>
      </w:r>
      <w:r w:rsidRPr="004C6F03">
        <w:rPr>
          <w:rFonts w:asciiTheme="minorHAnsi" w:eastAsia="Calibri" w:hAnsiTheme="minorHAnsi"/>
          <w:bCs/>
          <w:iCs/>
        </w:rPr>
        <w:t xml:space="preserve">, </w:t>
      </w:r>
      <w:r w:rsidR="00322DB3">
        <w:rPr>
          <w:rFonts w:asciiTheme="minorHAnsi" w:eastAsia="Calibri" w:hAnsiTheme="minorHAnsi"/>
          <w:bCs/>
          <w:iCs/>
        </w:rPr>
        <w:t>a</w:t>
      </w:r>
      <w:r w:rsidRPr="004C6F03">
        <w:rPr>
          <w:rFonts w:asciiTheme="minorHAnsi" w:eastAsia="Calibri" w:hAnsiTheme="minorHAnsi"/>
          <w:bCs/>
          <w:iCs/>
        </w:rPr>
        <w:t>nd one where partner choice was randomised. Again, we found differences in the slope with which the consistency increased with increasing data density</w:t>
      </w:r>
      <w:del w:id="316" w:author="cathy" w:date="2020-05-28T16:43:00Z">
        <w:r w:rsidRPr="004C6F03">
          <w:rPr>
            <w:rFonts w:asciiTheme="minorHAnsi" w:eastAsia="Calibri" w:hAnsiTheme="minorHAnsi"/>
            <w:bCs/>
            <w:iCs/>
          </w:rPr>
          <w:delText>.</w:delText>
        </w:r>
      </w:del>
      <w:ins w:id="317" w:author="Roman Wittig" w:date="2020-05-23T09:46:00Z">
        <w:r w:rsidR="00C4616A">
          <w:rPr>
            <w:rFonts w:asciiTheme="minorHAnsi" w:eastAsia="Calibri" w:hAnsiTheme="minorHAnsi"/>
            <w:bCs/>
            <w:iCs/>
          </w:rPr>
          <w:t xml:space="preserve"> (fig. 3)</w:t>
        </w:r>
      </w:ins>
      <w:ins w:id="318" w:author="cathy" w:date="2020-05-28T16:43:00Z">
        <w:r w:rsidRPr="004C6F03">
          <w:rPr>
            <w:rFonts w:asciiTheme="minorHAnsi" w:eastAsia="Calibri" w:hAnsiTheme="minorHAnsi"/>
            <w:bCs/>
            <w:iCs/>
          </w:rPr>
          <w:t>.</w:t>
        </w:r>
      </w:ins>
      <w:ins w:id="319" w:author="Alexander Mielke" w:date="2020-05-28T16:44:00Z">
        <w:r w:rsidRPr="004C6F03">
          <w:rPr>
            <w:rFonts w:asciiTheme="minorHAnsi" w:eastAsia="Calibri" w:hAnsiTheme="minorHAnsi"/>
            <w:bCs/>
            <w:iCs/>
          </w:rPr>
          <w:t xml:space="preserve"> </w:t>
        </w:r>
      </w:ins>
      <w:r w:rsidRPr="004C6F03">
        <w:rPr>
          <w:rFonts w:asciiTheme="minorHAnsi" w:eastAsia="Calibri" w:hAnsiTheme="minorHAnsi"/>
          <w:bCs/>
          <w:iCs/>
        </w:rPr>
        <w:t>Additionally, the different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the predictive value of different subsets differed. As seen before, random partner choice could be identified because the consistency of the full dataset never increased above a certain threshold.</w:t>
      </w:r>
    </w:p>
    <w:p w14:paraId="78450B70" w14:textId="550A4831"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commentRangeStart w:id="320"/>
      <w:r w:rsidR="00322DB3" w:rsidRPr="00560BD5">
        <w:rPr>
          <w:rFonts w:asciiTheme="minorHAnsi" w:eastAsia="Calibri" w:hAnsiTheme="minorHAnsi"/>
          <w:lang w:val="en-US"/>
        </w:rPr>
        <w:drawing>
          <wp:inline distT="0" distB="0" distL="0" distR="0" wp14:anchorId="06806C9A" wp14:editId="7278910C">
            <wp:extent cx="6515100" cy="54864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5100" cy="5486400"/>
                    </a:xfrm>
                    <a:prstGeom prst="rect">
                      <a:avLst/>
                    </a:prstGeom>
                  </pic:spPr>
                </pic:pic>
              </a:graphicData>
            </a:graphic>
          </wp:inline>
        </w:drawing>
      </w:r>
      <w:commentRangeEnd w:id="320"/>
      <w:r w:rsidR="003E33CC">
        <w:rPr>
          <w:rStyle w:val="CommentReference"/>
        </w:rPr>
        <w:commentReference w:id="320"/>
      </w:r>
    </w:p>
    <w:p w14:paraId="0BD4AFB1" w14:textId="7FA033B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w:t>
      </w:r>
      <w:del w:id="321" w:author="Roman Wittig" w:date="2020-05-23T09:50:00Z">
        <w:r w:rsidRPr="00322DB3" w:rsidDel="00C4616A">
          <w:rPr>
            <w:rFonts w:asciiTheme="minorHAnsi" w:eastAsia="Calibri" w:hAnsiTheme="minorHAnsi"/>
            <w:bCs/>
            <w:i/>
            <w:sz w:val="18"/>
            <w:szCs w:val="18"/>
          </w:rPr>
          <w:delText>S</w:delText>
        </w:r>
      </w:del>
      <w:r w:rsidRPr="00322DB3">
        <w:rPr>
          <w:rFonts w:asciiTheme="minorHAnsi" w:eastAsia="Calibri" w:hAnsiTheme="minorHAnsi"/>
          <w:bCs/>
          <w:i/>
          <w:sz w:val="18"/>
          <w:szCs w:val="18"/>
        </w:rPr>
        <w:t xml:space="preserve">3: </w:t>
      </w:r>
      <w:ins w:id="322" w:author="cathy" w:date="2020-05-28T11:25:00Z">
        <w:r w:rsidR="005B316C">
          <w:rPr>
            <w:rFonts w:asciiTheme="minorHAnsi" w:eastAsia="Calibri" w:hAnsiTheme="minorHAnsi"/>
            <w:bCs/>
            <w:i/>
            <w:sz w:val="18"/>
            <w:szCs w:val="18"/>
          </w:rPr>
          <w:t>D</w:t>
        </w:r>
      </w:ins>
      <w:del w:id="323" w:author="cathy" w:date="2020-05-28T11:25:00Z">
        <w:r w:rsidRPr="00322DB3" w:rsidDel="005B316C">
          <w:rPr>
            <w:rFonts w:asciiTheme="minorHAnsi" w:eastAsia="Calibri" w:hAnsiTheme="minorHAnsi"/>
            <w:bCs/>
            <w:i/>
            <w:sz w:val="18"/>
            <w:szCs w:val="18"/>
          </w:rPr>
          <w:delText>Results of the d</w:delText>
        </w:r>
      </w:del>
      <w:r w:rsidRPr="00322DB3">
        <w:rPr>
          <w:rFonts w:asciiTheme="minorHAnsi" w:eastAsia="Calibri" w:hAnsiTheme="minorHAnsi"/>
          <w:bCs/>
          <w:i/>
          <w:sz w:val="18"/>
          <w:szCs w:val="18"/>
        </w:rPr>
        <w:t xml:space="preserve">ata simulation </w:t>
      </w:r>
      <w:del w:id="324" w:author="cathy" w:date="2020-05-28T11:25:00Z">
        <w:r w:rsidRPr="00322DB3" w:rsidDel="005B316C">
          <w:rPr>
            <w:rFonts w:asciiTheme="minorHAnsi" w:eastAsia="Calibri" w:hAnsiTheme="minorHAnsi"/>
            <w:bCs/>
            <w:i/>
            <w:sz w:val="18"/>
            <w:szCs w:val="18"/>
          </w:rPr>
          <w:delText xml:space="preserve">with </w:delText>
        </w:r>
      </w:del>
      <w:del w:id="325" w:author="cathy" w:date="2020-05-28T16:43:00Z">
        <w:r w:rsidRPr="00322DB3">
          <w:rPr>
            <w:rFonts w:asciiTheme="minorHAnsi" w:eastAsia="Calibri" w:hAnsiTheme="minorHAnsi"/>
            <w:bCs/>
            <w:i/>
            <w:sz w:val="18"/>
            <w:szCs w:val="18"/>
          </w:rPr>
          <w:delText>preference</w:delText>
        </w:r>
      </w:del>
      <w:ins w:id="326" w:author="cathy" w:date="2020-05-28T16:43:00Z">
        <w:r w:rsidRPr="00322DB3">
          <w:rPr>
            <w:rFonts w:asciiTheme="minorHAnsi" w:eastAsia="Calibri" w:hAnsiTheme="minorHAnsi"/>
            <w:bCs/>
            <w:i/>
            <w:sz w:val="18"/>
            <w:szCs w:val="18"/>
          </w:rPr>
          <w:t>preferenc</w:t>
        </w:r>
      </w:ins>
      <w:ins w:id="327" w:author="cathy" w:date="2020-05-28T11:25:00Z">
        <w:r w:rsidR="005B316C">
          <w:rPr>
            <w:rFonts w:asciiTheme="minorHAnsi" w:eastAsia="Calibri" w:hAnsiTheme="minorHAnsi"/>
            <w:bCs/>
            <w:i/>
            <w:sz w:val="18"/>
            <w:szCs w:val="18"/>
          </w:rPr>
          <w:t>ing</w:t>
        </w:r>
      </w:ins>
      <w:del w:id="328" w:author="cathy" w:date="2020-05-28T11:25:00Z">
        <w:r w:rsidRPr="00322DB3" w:rsidDel="005B316C">
          <w:rPr>
            <w:rFonts w:asciiTheme="minorHAnsi" w:eastAsia="Calibri" w:hAnsiTheme="minorHAnsi"/>
            <w:bCs/>
            <w:i/>
            <w:sz w:val="18"/>
            <w:szCs w:val="18"/>
          </w:rPr>
          <w:delText>e</w:delText>
        </w:r>
      </w:del>
      <w:r w:rsidRPr="00322DB3">
        <w:rPr>
          <w:rFonts w:asciiTheme="minorHAnsi" w:eastAsia="Calibri" w:hAnsiTheme="minorHAnsi"/>
          <w:bCs/>
          <w:i/>
          <w:sz w:val="18"/>
          <w:szCs w:val="18"/>
        </w:rPr>
        <w:t xml:space="preserve"> changes throughout the dataset while having consistent group size, data density, and stereotypy of dyadic preference. “Consistent Choice” indicates no changes in preferences throughout, </w:t>
      </w:r>
      <w:commentRangeStart w:id="329"/>
      <w:r w:rsidRPr="00322DB3">
        <w:rPr>
          <w:rFonts w:asciiTheme="minorHAnsi" w:eastAsia="Calibri" w:hAnsiTheme="minorHAnsi"/>
          <w:bCs/>
          <w:i/>
          <w:sz w:val="18"/>
          <w:szCs w:val="18"/>
        </w:rPr>
        <w:t>“</w:t>
      </w:r>
      <w:r w:rsidR="00322DB3">
        <w:rPr>
          <w:rFonts w:asciiTheme="minorHAnsi" w:eastAsia="Calibri" w:hAnsiTheme="minorHAnsi"/>
          <w:bCs/>
          <w:i/>
          <w:sz w:val="18"/>
          <w:szCs w:val="18"/>
        </w:rPr>
        <w:t>Inverted</w:t>
      </w:r>
      <w:r w:rsidRPr="00322DB3">
        <w:rPr>
          <w:rFonts w:asciiTheme="minorHAnsi" w:eastAsia="Calibri" w:hAnsiTheme="minorHAnsi"/>
          <w:bCs/>
          <w:i/>
          <w:sz w:val="18"/>
          <w:szCs w:val="18"/>
        </w:rPr>
        <w:t xml:space="preserve"> Choice” indicates one reversal of dyadic preference</w:t>
      </w:r>
      <w:commentRangeEnd w:id="329"/>
      <w:r w:rsidR="00B22CAB">
        <w:rPr>
          <w:rStyle w:val="CommentReference"/>
        </w:rPr>
        <w:commentReference w:id="329"/>
      </w:r>
      <w:r w:rsidRPr="00322DB3">
        <w:rPr>
          <w:rFonts w:asciiTheme="minorHAnsi" w:eastAsia="Calibri" w:hAnsiTheme="minorHAnsi"/>
          <w:bCs/>
          <w:i/>
          <w:sz w:val="18"/>
          <w:szCs w:val="18"/>
        </w:rPr>
        <w:t>, while random choice indicates that all partners were chosen with the same likelihood.</w:t>
      </w:r>
    </w:p>
    <w:p w14:paraId="7964D14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2BBD383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commentRangeStart w:id="330"/>
      <w:r w:rsidRPr="004C6F03">
        <w:rPr>
          <w:rFonts w:asciiTheme="minorHAnsi" w:eastAsia="Calibri" w:hAnsiTheme="minorHAnsi"/>
          <w:bCs/>
          <w:iCs/>
        </w:rPr>
        <w:t xml:space="preserve">Based on these observations, the consistency measure can be used to compare the predictability of interactions between groups of different sizes and </w:t>
      </w:r>
      <w:ins w:id="331" w:author="Liran Samuni" w:date="2020-03-16T19:27:00Z">
        <w:r w:rsidR="00742043">
          <w:rPr>
            <w:rFonts w:asciiTheme="minorHAnsi" w:eastAsia="Calibri" w:hAnsiTheme="minorHAnsi"/>
            <w:bCs/>
            <w:iCs/>
          </w:rPr>
          <w:t xml:space="preserve">between </w:t>
        </w:r>
      </w:ins>
      <w:r w:rsidRPr="004C6F03">
        <w:rPr>
          <w:rFonts w:asciiTheme="minorHAnsi" w:eastAsia="Calibri" w:hAnsiTheme="minorHAnsi"/>
          <w:bCs/>
          <w:iCs/>
        </w:rPr>
        <w:t xml:space="preserve">different interaction types within the same community. We suggest using it the following way: the overall consistency, using the entire dataset, was heavily influence by the amount of interactions available per dyad, and thus does not make a good measure. However, it offers a good shorthand for researchers to decide whether to include an interaction type in their analyses at all, for example for social network analysis. In our simulations, even if the underlying distribution of interactions was highly stereotyped and consistent, the consistency measure remained low if data density was low, indicating that one half of the dataset was not a good predictor of the other half. Thus, if the Spearman rank correlation </w:t>
      </w:r>
      <w:commentRangeStart w:id="332"/>
      <w:r w:rsidRPr="004C6F03">
        <w:rPr>
          <w:rFonts w:asciiTheme="minorHAnsi" w:eastAsia="Calibri" w:hAnsiTheme="minorHAnsi"/>
          <w:bCs/>
          <w:iCs/>
        </w:rPr>
        <w:t>between halves of the same dataset does not reach 0.5</w:t>
      </w:r>
      <w:commentRangeEnd w:id="332"/>
      <w:r w:rsidR="002C36C0">
        <w:rPr>
          <w:rStyle w:val="CommentReference"/>
        </w:rPr>
        <w:commentReference w:id="332"/>
      </w:r>
      <w:r w:rsidRPr="004C6F03">
        <w:rPr>
          <w:rFonts w:asciiTheme="minorHAnsi" w:eastAsia="Calibri" w:hAnsiTheme="minorHAnsi"/>
          <w:bCs/>
          <w:iCs/>
        </w:rPr>
        <w:t xml:space="preserve">, it is likely that not enough data has been collected to make statements about the underlying distribution of an interaction type in a population, unless that distribution is random. </w:t>
      </w:r>
      <w:commentRangeStart w:id="333"/>
      <w:commentRangeStart w:id="334"/>
      <w:r w:rsidRPr="004C6F03">
        <w:rPr>
          <w:rFonts w:asciiTheme="minorHAnsi" w:eastAsia="Calibri" w:hAnsiTheme="minorHAnsi"/>
          <w:bCs/>
          <w:iCs/>
        </w:rPr>
        <w:t>We therefore propose to remove interaction</w:t>
      </w:r>
      <w:commentRangeEnd w:id="333"/>
      <w:r w:rsidR="00742043">
        <w:rPr>
          <w:rStyle w:val="CommentReference"/>
        </w:rPr>
        <w:commentReference w:id="333"/>
      </w:r>
      <w:r w:rsidRPr="004C6F03">
        <w:rPr>
          <w:rFonts w:asciiTheme="minorHAnsi" w:eastAsia="Calibri" w:hAnsiTheme="minorHAnsi"/>
          <w:bCs/>
          <w:iCs/>
        </w:rPr>
        <w:t xml:space="preserve"> types with an overall consistency below r=0.5, as their interpretation is unclear. </w:t>
      </w:r>
      <w:commentRangeEnd w:id="334"/>
      <w:r w:rsidR="002C36C0">
        <w:rPr>
          <w:rStyle w:val="CommentReference"/>
        </w:rPr>
        <w:commentReference w:id="334"/>
      </w:r>
    </w:p>
    <w:p w14:paraId="152211B6" w14:textId="54DCA15C" w:rsidR="004C6F03" w:rsidRPr="004C6F03" w:rsidRDefault="004C6F03" w:rsidP="004C6F03">
      <w:pPr>
        <w:spacing w:line="480" w:lineRule="auto"/>
        <w:ind w:leftChars="0" w:left="0" w:firstLineChars="0" w:firstLine="0"/>
        <w:jc w:val="both"/>
        <w:rPr>
          <w:rFonts w:asciiTheme="minorHAnsi" w:eastAsia="Calibri" w:hAnsiTheme="minorHAnsi"/>
          <w:bCs/>
          <w:iCs/>
        </w:rPr>
      </w:pPr>
      <w:r w:rsidRPr="004C6F03">
        <w:rPr>
          <w:rFonts w:asciiTheme="minorHAnsi" w:eastAsia="Calibri" w:hAnsiTheme="minorHAnsi"/>
          <w:bCs/>
          <w:iCs/>
        </w:rPr>
        <w:t>For all other interactions, we propose the following standardised consistency measure: To make the interpretation of consistency comparable across communities of different sizes</w:t>
      </w:r>
      <w:ins w:id="335" w:author="Liran Samuni" w:date="2020-03-16T19:31:00Z">
        <w:r w:rsidR="00F05569">
          <w:rPr>
            <w:rFonts w:asciiTheme="minorHAnsi" w:eastAsia="Calibri" w:hAnsiTheme="minorHAnsi"/>
            <w:bCs/>
            <w:iCs/>
          </w:rPr>
          <w:t xml:space="preserve"> and sampling effort?</w:t>
        </w:r>
      </w:ins>
      <w:ins w:id="336" w:author="Liran Samuni" w:date="2020-05-28T16:43:00Z">
        <w:r w:rsidRPr="004C6F03">
          <w:rPr>
            <w:rFonts w:asciiTheme="minorHAnsi" w:eastAsia="Calibri" w:hAnsiTheme="minorHAnsi"/>
            <w:bCs/>
            <w:iCs/>
          </w:rPr>
          <w:t>,</w:t>
        </w:r>
      </w:ins>
      <w:del w:id="337" w:author="Liran Samuni" w:date="2020-05-28T16:43:00Z">
        <w:r w:rsidRPr="004C6F03">
          <w:rPr>
            <w:rFonts w:asciiTheme="minorHAnsi" w:eastAsia="Calibri" w:hAnsiTheme="minorHAnsi"/>
            <w:bCs/>
            <w:iCs/>
          </w:rPr>
          <w:delText>,</w:delText>
        </w:r>
      </w:del>
      <w:r w:rsidRPr="004C6F03">
        <w:rPr>
          <w:rFonts w:asciiTheme="minorHAnsi" w:eastAsia="Calibri" w:hAnsiTheme="minorHAnsi"/>
          <w:bCs/>
          <w:iCs/>
        </w:rPr>
        <w:t xml:space="preserve"> we suggest the average number of interactions per dyad necessary to reach a </w:t>
      </w:r>
      <w:commentRangeStart w:id="338"/>
      <w:r w:rsidRPr="004C6F03">
        <w:rPr>
          <w:rFonts w:asciiTheme="minorHAnsi" w:eastAsia="Calibri" w:hAnsiTheme="minorHAnsi"/>
          <w:bCs/>
          <w:iCs/>
        </w:rPr>
        <w:t xml:space="preserve">median consistency of r=0.5 </w:t>
      </w:r>
      <w:commentRangeEnd w:id="338"/>
      <w:r w:rsidR="00793430">
        <w:rPr>
          <w:rStyle w:val="CommentReference"/>
        </w:rPr>
        <w:commentReference w:id="338"/>
      </w:r>
      <w:r w:rsidRPr="004C6F03">
        <w:rPr>
          <w:rFonts w:asciiTheme="minorHAnsi" w:eastAsia="Calibri" w:hAnsiTheme="minorHAnsi"/>
          <w:bCs/>
          <w:iCs/>
        </w:rPr>
        <w:t xml:space="preserve">as a good measure. This accounts for the fact that the slope at which consistency rises when cutting the dataset in ever smaller subsets, rather than the overall consistency, can detect both differences in stereotypy of partner choice and changes in dyadic preference. The resulting value is directly interpretable – for example, in the “high certainty” condition, individuals need to observe around one interaction per dyad on average to be able to somewhat predict future interactions, whereas individuals in the “low certainty” condition need </w:t>
      </w:r>
      <w:r w:rsidR="00CB7000">
        <w:rPr>
          <w:rFonts w:asciiTheme="minorHAnsi" w:eastAsia="Calibri" w:hAnsiTheme="minorHAnsi"/>
          <w:bCs/>
          <w:iCs/>
        </w:rPr>
        <w:t>ten or more</w:t>
      </w:r>
      <w:r w:rsidRPr="004C6F03">
        <w:rPr>
          <w:rFonts w:asciiTheme="minorHAnsi" w:eastAsia="Calibri" w:hAnsiTheme="minorHAnsi"/>
          <w:bCs/>
          <w:iCs/>
        </w:rPr>
        <w:t xml:space="preserve"> interaction</w:t>
      </w:r>
      <w:r w:rsidR="00CB7000">
        <w:rPr>
          <w:rFonts w:asciiTheme="minorHAnsi" w:eastAsia="Calibri" w:hAnsiTheme="minorHAnsi"/>
          <w:bCs/>
          <w:iCs/>
        </w:rPr>
        <w:t>s</w:t>
      </w:r>
      <w:r w:rsidRPr="004C6F03">
        <w:rPr>
          <w:rFonts w:asciiTheme="minorHAnsi" w:eastAsia="Calibri" w:hAnsiTheme="minorHAnsi"/>
          <w:bCs/>
          <w:iCs/>
        </w:rPr>
        <w:t xml:space="preserve"> per dyad to discern a pattern. Valuable information also arises from the spread of values of the repeated comparisons between halves of the dataset: if dyadic preference remained stable throughout, it does not matter much what subset of the data is selected, the consistency is relatively stable for subsets of the same size. However, if dyadic preference was not stable and changed throughout, the correlation between halves varies even for datasets of the same size.</w:t>
      </w:r>
      <w:commentRangeEnd w:id="330"/>
      <w:r w:rsidR="003E33CC">
        <w:rPr>
          <w:rStyle w:val="CommentReference"/>
        </w:rPr>
        <w:commentReference w:id="330"/>
      </w:r>
    </w:p>
    <w:p w14:paraId="570E3F65" w14:textId="77777777" w:rsidR="001C22EB" w:rsidRDefault="001C22EB">
      <w:pPr>
        <w:spacing w:line="480" w:lineRule="auto"/>
        <w:ind w:leftChars="0" w:left="0" w:firstLineChars="0" w:firstLine="0"/>
        <w:jc w:val="both"/>
        <w:rPr>
          <w:rFonts w:asciiTheme="minorHAnsi" w:eastAsia="Calibri" w:hAnsiTheme="minorHAnsi"/>
          <w:b/>
          <w:i/>
        </w:rPr>
      </w:pPr>
    </w:p>
    <w:p w14:paraId="58A2DC15" w14:textId="77777777" w:rsidR="00CC4A8D" w:rsidRDefault="001C22EB">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Field Data</w:t>
      </w:r>
    </w:p>
    <w:p w14:paraId="7AE1FC06" w14:textId="77777777" w:rsidR="00192031" w:rsidRDefault="00B244F2">
      <w:pPr>
        <w:spacing w:line="480" w:lineRule="auto"/>
        <w:ind w:leftChars="0" w:left="0" w:firstLineChars="0" w:firstLine="0"/>
        <w:jc w:val="both"/>
        <w:rPr>
          <w:rFonts w:asciiTheme="minorHAnsi" w:hAnsiTheme="minorHAnsi"/>
        </w:rPr>
      </w:pPr>
      <w:r>
        <w:rPr>
          <w:rFonts w:asciiTheme="minorHAnsi" w:hAnsiTheme="minorHAnsi"/>
        </w:rPr>
        <w:t xml:space="preserve">Our measure of consistency, repeatedly selecting half of focal observation days and correlating the interaction rates with those of the other half, proved useful in identifying interaction types with insufficient information available. In all three communities, contact aggressions and food sharing stood out as having the lowest number of interactions (around or below 1 average interaction per dyad). Both also stood out as for all communities, consistency values were below r=0.5 (Tab. 1). </w:t>
      </w:r>
      <w:commentRangeStart w:id="339"/>
      <w:r>
        <w:rPr>
          <w:rFonts w:asciiTheme="minorHAnsi" w:hAnsiTheme="minorHAnsi"/>
        </w:rPr>
        <w:t xml:space="preserve">In our simulations, </w:t>
      </w:r>
      <w:commentRangeStart w:id="340"/>
      <w:r>
        <w:rPr>
          <w:rFonts w:asciiTheme="minorHAnsi" w:hAnsiTheme="minorHAnsi"/>
        </w:rPr>
        <w:t>such low values only occurred when insufficient data was available to successfully approximate the underlying distributions of interactions, even in cases where the underlying distribution was highly consistent</w:t>
      </w:r>
      <w:commentRangeEnd w:id="340"/>
      <w:ins w:id="341" w:author="Alexander Mielke" w:date="2020-05-28T16:44:00Z">
        <w:r>
          <w:rPr>
            <w:rFonts w:asciiTheme="minorHAnsi" w:hAnsiTheme="minorHAnsi"/>
          </w:rPr>
          <w:t>.</w:t>
        </w:r>
      </w:ins>
      <w:commentRangeEnd w:id="339"/>
      <w:r w:rsidR="00793430">
        <w:rPr>
          <w:rStyle w:val="CommentReference"/>
        </w:rPr>
        <w:commentReference w:id="340"/>
      </w:r>
      <w:r w:rsidR="002A0AB7">
        <w:rPr>
          <w:rStyle w:val="CommentReference"/>
        </w:rPr>
        <w:commentReference w:id="339"/>
      </w:r>
      <w:ins w:id="342" w:author="Jan" w:date="2020-05-28T16:44:00Z">
        <w:r>
          <w:rPr>
            <w:rFonts w:asciiTheme="minorHAnsi" w:hAnsiTheme="minorHAnsi"/>
          </w:rPr>
          <w:t>.</w:t>
        </w:r>
      </w:ins>
      <w:r>
        <w:rPr>
          <w:rFonts w:asciiTheme="minorHAnsi" w:hAnsiTheme="minorHAnsi"/>
        </w:rPr>
        <w:t xml:space="preserve"> For all other interaction types, consistency values were above r=0.5 in all communities. </w:t>
      </w:r>
    </w:p>
    <w:p w14:paraId="4A8E6FAF" w14:textId="6E9B4DB0" w:rsidR="00192031" w:rsidRPr="00192031" w:rsidRDefault="00192031"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Table </w:t>
      </w:r>
      <w:r w:rsidRPr="00192031">
        <w:rPr>
          <w:rFonts w:asciiTheme="minorHAnsi" w:hAnsiTheme="minorHAnsi" w:cstheme="minorHAnsi"/>
          <w:i/>
          <w:iCs/>
          <w:sz w:val="18"/>
          <w:szCs w:val="18"/>
        </w:rPr>
        <w:fldChar w:fldCharType="begin"/>
      </w:r>
      <w:r w:rsidRPr="00192031">
        <w:rPr>
          <w:rFonts w:asciiTheme="minorHAnsi" w:hAnsiTheme="minorHAnsi" w:cstheme="minorHAnsi"/>
          <w:i/>
          <w:iCs/>
          <w:sz w:val="18"/>
          <w:szCs w:val="18"/>
        </w:rPr>
        <w:instrText xml:space="preserve"> SEQ Table \* ARABIC </w:instrText>
      </w:r>
      <w:r w:rsidRPr="00192031">
        <w:rPr>
          <w:rFonts w:asciiTheme="minorHAnsi" w:hAnsiTheme="minorHAnsi" w:cstheme="minorHAnsi"/>
          <w:i/>
          <w:iCs/>
          <w:sz w:val="18"/>
          <w:szCs w:val="18"/>
        </w:rPr>
        <w:fldChar w:fldCharType="separate"/>
      </w:r>
      <w:r w:rsidRPr="00192031">
        <w:rPr>
          <w:rFonts w:asciiTheme="minorHAnsi" w:hAnsiTheme="minorHAnsi" w:cstheme="minorHAnsi"/>
          <w:i/>
          <w:iCs/>
          <w:sz w:val="18"/>
          <w:szCs w:val="18"/>
        </w:rPr>
        <w:t>1</w:t>
      </w:r>
      <w:r w:rsidRPr="00192031">
        <w:rPr>
          <w:rFonts w:asciiTheme="minorHAnsi" w:hAnsiTheme="minorHAnsi" w:cstheme="minorHAnsi"/>
          <w:i/>
          <w:iCs/>
          <w:sz w:val="18"/>
          <w:szCs w:val="18"/>
        </w:rPr>
        <w:fldChar w:fldCharType="end"/>
      </w:r>
      <w:r w:rsidRPr="00192031">
        <w:rPr>
          <w:rFonts w:asciiTheme="minorHAnsi" w:hAnsiTheme="minorHAnsi" w:cstheme="minorHAnsi"/>
          <w:i/>
          <w:iCs/>
          <w:sz w:val="18"/>
          <w:szCs w:val="18"/>
        </w:rPr>
        <w:t xml:space="preserve">:  </w:t>
      </w:r>
      <w:del w:id="343" w:author="Alexander Mielke" w:date="2020-05-28T16:44:00Z">
        <w:r w:rsidRPr="00192031">
          <w:rPr>
            <w:rFonts w:asciiTheme="minorHAnsi" w:hAnsiTheme="minorHAnsi" w:cstheme="minorHAnsi"/>
            <w:i/>
            <w:iCs/>
            <w:sz w:val="18"/>
            <w:szCs w:val="18"/>
          </w:rPr>
          <w:delText>Overview</w:delText>
        </w:r>
      </w:del>
      <w:del w:id="344" w:author="cathy" w:date="2020-05-28T16:43:00Z">
        <w:r w:rsidRPr="00192031">
          <w:rPr>
            <w:rFonts w:asciiTheme="minorHAnsi" w:hAnsiTheme="minorHAnsi" w:cstheme="minorHAnsi"/>
            <w:i/>
            <w:iCs/>
            <w:sz w:val="18"/>
            <w:szCs w:val="18"/>
          </w:rPr>
          <w:delText>Overview</w:delText>
        </w:r>
      </w:del>
      <w:del w:id="345" w:author="cathy" w:date="2020-05-28T11:28:00Z">
        <w:r w:rsidRPr="00192031" w:rsidDel="005B316C">
          <w:rPr>
            <w:rFonts w:asciiTheme="minorHAnsi" w:hAnsiTheme="minorHAnsi" w:cstheme="minorHAnsi"/>
            <w:i/>
            <w:iCs/>
            <w:sz w:val="18"/>
            <w:szCs w:val="18"/>
          </w:rPr>
          <w:delText>Overv</w:delText>
        </w:r>
      </w:del>
      <w:ins w:id="346" w:author="cathy" w:date="2020-05-28T11:28:00Z">
        <w:r w:rsidR="005B316C">
          <w:rPr>
            <w:rFonts w:asciiTheme="minorHAnsi" w:hAnsiTheme="minorHAnsi" w:cstheme="minorHAnsi"/>
            <w:i/>
            <w:iCs/>
            <w:sz w:val="18"/>
            <w:szCs w:val="18"/>
          </w:rPr>
          <w:t>Co</w:t>
        </w:r>
      </w:ins>
      <w:del w:id="347" w:author="cathy" w:date="2020-05-28T11:27:00Z">
        <w:r w:rsidRPr="00192031" w:rsidDel="005B316C">
          <w:rPr>
            <w:rFonts w:asciiTheme="minorHAnsi" w:hAnsiTheme="minorHAnsi" w:cstheme="minorHAnsi"/>
            <w:i/>
            <w:iCs/>
            <w:sz w:val="18"/>
            <w:szCs w:val="18"/>
          </w:rPr>
          <w:delText xml:space="preserve">iew of </w:delText>
        </w:r>
      </w:del>
      <w:del w:id="348" w:author="cathy" w:date="2020-05-28T16:43:00Z">
        <w:r w:rsidRPr="00192031">
          <w:rPr>
            <w:rFonts w:asciiTheme="minorHAnsi" w:hAnsiTheme="minorHAnsi" w:cstheme="minorHAnsi"/>
            <w:i/>
            <w:iCs/>
            <w:sz w:val="18"/>
            <w:szCs w:val="18"/>
          </w:rPr>
          <w:delText>the</w:delText>
        </w:r>
      </w:del>
      <w:ins w:id="349" w:author="cathy" w:date="2020-05-28T11:27:00Z">
        <w:r w:rsidR="005B316C">
          <w:rPr>
            <w:rFonts w:asciiTheme="minorHAnsi" w:hAnsiTheme="minorHAnsi" w:cstheme="minorHAnsi"/>
            <w:i/>
            <w:iCs/>
            <w:sz w:val="18"/>
            <w:szCs w:val="18"/>
          </w:rPr>
          <w:t xml:space="preserve">nsistency scores in </w:t>
        </w:r>
      </w:ins>
      <w:del w:id="350" w:author="cathy" w:date="2020-05-28T11:25:00Z">
        <w:r w:rsidRPr="00192031" w:rsidDel="005B316C">
          <w:rPr>
            <w:rFonts w:asciiTheme="minorHAnsi" w:hAnsiTheme="minorHAnsi" w:cstheme="minorHAnsi"/>
            <w:i/>
            <w:iCs/>
            <w:sz w:val="18"/>
            <w:szCs w:val="18"/>
          </w:rPr>
          <w:delText xml:space="preserve">the </w:delText>
        </w:r>
      </w:del>
      <w:ins w:id="351" w:author="cathy" w:date="2020-05-28T11:25:00Z">
        <w:r w:rsidR="005B316C">
          <w:rPr>
            <w:rFonts w:asciiTheme="minorHAnsi" w:hAnsiTheme="minorHAnsi" w:cstheme="minorHAnsi"/>
            <w:i/>
            <w:iCs/>
            <w:sz w:val="18"/>
            <w:szCs w:val="18"/>
          </w:rPr>
          <w:t>chimpanzee and mangabey</w:t>
        </w:r>
      </w:ins>
      <w:ins w:id="352" w:author="cathy" w:date="2020-05-28T11:27:00Z">
        <w:r w:rsidR="005B316C">
          <w:rPr>
            <w:rFonts w:asciiTheme="minorHAnsi" w:hAnsiTheme="minorHAnsi" w:cstheme="minorHAnsi"/>
            <w:i/>
            <w:iCs/>
            <w:sz w:val="18"/>
            <w:szCs w:val="18"/>
          </w:rPr>
          <w:t xml:space="preserve"> social interactions:</w:t>
        </w:r>
      </w:ins>
      <w:ins w:id="353" w:author="cathy" w:date="2020-05-28T11:25:00Z">
        <w:r w:rsidR="005B316C" w:rsidRPr="00192031">
          <w:rPr>
            <w:rFonts w:asciiTheme="minorHAnsi" w:hAnsiTheme="minorHAnsi" w:cstheme="minorHAnsi"/>
            <w:i/>
            <w:iCs/>
            <w:sz w:val="18"/>
            <w:szCs w:val="18"/>
          </w:rPr>
          <w:t xml:space="preserve"> </w:t>
        </w:r>
      </w:ins>
      <w:r w:rsidRPr="00192031">
        <w:rPr>
          <w:rFonts w:asciiTheme="minorHAnsi" w:hAnsiTheme="minorHAnsi" w:cstheme="minorHAnsi"/>
          <w:i/>
          <w:iCs/>
          <w:sz w:val="18"/>
          <w:szCs w:val="18"/>
        </w:rPr>
        <w:t xml:space="preserve">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w:t>
      </w:r>
      <w:del w:id="354" w:author="cathy" w:date="2020-05-28T11:27:00Z">
        <w:r w:rsidRPr="00192031" w:rsidDel="005B316C">
          <w:rPr>
            <w:rFonts w:asciiTheme="minorHAnsi" w:hAnsiTheme="minorHAnsi" w:cstheme="minorHAnsi"/>
            <w:i/>
            <w:iCs/>
            <w:sz w:val="18"/>
            <w:szCs w:val="18"/>
          </w:rPr>
          <w:delText>r</w:delText>
        </w:r>
      </w:del>
      <w:r w:rsidRPr="00192031">
        <w:rPr>
          <w:rFonts w:asciiTheme="minorHAnsi" w:hAnsiTheme="minorHAnsi" w:cstheme="minorHAnsi"/>
          <w:i/>
          <w:iCs/>
          <w:sz w:val="18"/>
          <w:szCs w:val="18"/>
        </w:rPr>
        <w:t>epeated random selection of halves of subsets of different lengths, with the average number of interactions per dyad for which the median correlation coefficient exceeds r=0.5 as measure of how much information is needed to predict future interactions in a community.</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355" w:author="Alexander Mielke" w:date="2020-05-28T16:44:00Z">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1002"/>
        <w:gridCol w:w="2225"/>
        <w:gridCol w:w="992"/>
        <w:gridCol w:w="1276"/>
        <w:gridCol w:w="1276"/>
        <w:gridCol w:w="2409"/>
        <w:gridCol w:w="895"/>
        <w:tblGridChange w:id="356">
          <w:tblGrid>
            <w:gridCol w:w="1002"/>
            <w:gridCol w:w="2225"/>
            <w:gridCol w:w="992"/>
            <w:gridCol w:w="1276"/>
            <w:gridCol w:w="1276"/>
            <w:gridCol w:w="2409"/>
            <w:gridCol w:w="895"/>
          </w:tblGrid>
        </w:tblGridChange>
      </w:tblGrid>
      <w:tr w:rsidR="00192031" w:rsidRPr="009D2B56" w14:paraId="023A8001" w14:textId="77777777" w:rsidTr="006C3820">
        <w:tc>
          <w:tcPr>
            <w:tcW w:w="1002" w:type="dxa"/>
            <w:tcBorders>
              <w:top w:val="single" w:sz="4" w:space="0" w:color="auto"/>
              <w:bottom w:val="single" w:sz="4" w:space="0" w:color="auto"/>
            </w:tcBorders>
            <w:tcPrChange w:id="357" w:author="Alexander Mielke" w:date="2020-05-28T16:44:00Z">
              <w:tcPr>
                <w:tcW w:w="1002" w:type="dxa"/>
                <w:tcBorders>
                  <w:top w:val="single" w:sz="4" w:space="0" w:color="auto"/>
                  <w:bottom w:val="single" w:sz="4" w:space="0" w:color="auto"/>
                </w:tcBorders>
              </w:tcPr>
            </w:tcPrChange>
          </w:tcPr>
          <w:p w14:paraId="555F700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9D2B56">
              <w:rPr>
                <w:rFonts w:asciiTheme="minorHAnsi" w:hAnsiTheme="minorHAnsi"/>
                <w:b/>
                <w:sz w:val="18"/>
                <w:szCs w:val="18"/>
              </w:rPr>
              <w:t>Group</w:t>
            </w:r>
          </w:p>
        </w:tc>
        <w:tc>
          <w:tcPr>
            <w:tcW w:w="2225" w:type="dxa"/>
            <w:tcBorders>
              <w:top w:val="single" w:sz="4" w:space="0" w:color="auto"/>
              <w:bottom w:val="single" w:sz="4" w:space="0" w:color="auto"/>
            </w:tcBorders>
            <w:tcPrChange w:id="358" w:author="Alexander Mielke" w:date="2020-05-28T16:44:00Z">
              <w:tcPr>
                <w:tcW w:w="2225" w:type="dxa"/>
                <w:tcBorders>
                  <w:top w:val="single" w:sz="4" w:space="0" w:color="auto"/>
                  <w:bottom w:val="single" w:sz="4" w:space="0" w:color="auto"/>
                </w:tcBorders>
              </w:tcPr>
            </w:tcPrChange>
          </w:tcPr>
          <w:p w14:paraId="4958B1A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 Type</w:t>
            </w:r>
          </w:p>
        </w:tc>
        <w:tc>
          <w:tcPr>
            <w:tcW w:w="992" w:type="dxa"/>
            <w:tcBorders>
              <w:top w:val="single" w:sz="4" w:space="0" w:color="auto"/>
              <w:bottom w:val="single" w:sz="4" w:space="0" w:color="auto"/>
            </w:tcBorders>
            <w:tcPrChange w:id="359" w:author="Alexander Mielke" w:date="2020-05-28T16:44:00Z">
              <w:tcPr>
                <w:tcW w:w="992" w:type="dxa"/>
                <w:tcBorders>
                  <w:top w:val="single" w:sz="4" w:space="0" w:color="auto"/>
                  <w:bottom w:val="single" w:sz="4" w:space="0" w:color="auto"/>
                </w:tcBorders>
              </w:tcPr>
            </w:tcPrChange>
          </w:tcPr>
          <w:p w14:paraId="6AA32A1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IDs</w:t>
            </w:r>
          </w:p>
        </w:tc>
        <w:tc>
          <w:tcPr>
            <w:tcW w:w="1276" w:type="dxa"/>
            <w:tcBorders>
              <w:top w:val="single" w:sz="4" w:space="0" w:color="auto"/>
              <w:bottom w:val="single" w:sz="4" w:space="0" w:color="auto"/>
            </w:tcBorders>
            <w:tcPrChange w:id="360" w:author="Alexander Mielke" w:date="2020-05-28T16:44:00Z">
              <w:tcPr>
                <w:tcW w:w="1276" w:type="dxa"/>
                <w:tcBorders>
                  <w:top w:val="single" w:sz="4" w:space="0" w:color="auto"/>
                  <w:bottom w:val="single" w:sz="4" w:space="0" w:color="auto"/>
                </w:tcBorders>
              </w:tcPr>
            </w:tcPrChange>
          </w:tcPr>
          <w:p w14:paraId="109325A1"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Interactions</w:t>
            </w:r>
          </w:p>
        </w:tc>
        <w:tc>
          <w:tcPr>
            <w:tcW w:w="1276" w:type="dxa"/>
            <w:tcBorders>
              <w:top w:val="single" w:sz="4" w:space="0" w:color="auto"/>
              <w:bottom w:val="single" w:sz="4" w:space="0" w:color="auto"/>
            </w:tcBorders>
            <w:tcPrChange w:id="361" w:author="Alexander Mielke" w:date="2020-05-28T16:44:00Z">
              <w:tcPr>
                <w:tcW w:w="1276" w:type="dxa"/>
                <w:tcBorders>
                  <w:top w:val="single" w:sz="4" w:space="0" w:color="auto"/>
                  <w:bottom w:val="single" w:sz="4" w:space="0" w:color="auto"/>
                </w:tcBorders>
              </w:tcPr>
            </w:tcPrChange>
          </w:tcPr>
          <w:p w14:paraId="78174077"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Overall Consistency</w:t>
            </w:r>
          </w:p>
        </w:tc>
        <w:tc>
          <w:tcPr>
            <w:tcW w:w="2409" w:type="dxa"/>
            <w:tcBorders>
              <w:top w:val="single" w:sz="4" w:space="0" w:color="auto"/>
              <w:bottom w:val="single" w:sz="4" w:space="0" w:color="auto"/>
            </w:tcBorders>
            <w:tcPrChange w:id="362" w:author="Alexander Mielke" w:date="2020-05-28T16:44:00Z">
              <w:tcPr>
                <w:tcW w:w="2409" w:type="dxa"/>
                <w:tcBorders>
                  <w:top w:val="single" w:sz="4" w:space="0" w:color="auto"/>
                  <w:bottom w:val="single" w:sz="4" w:space="0" w:color="auto"/>
                </w:tcBorders>
              </w:tcPr>
            </w:tcPrChange>
          </w:tcPr>
          <w:p w14:paraId="2F11112A"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Standardised Consistency (Interactions/dyad)</w:t>
            </w:r>
          </w:p>
        </w:tc>
        <w:tc>
          <w:tcPr>
            <w:tcW w:w="895" w:type="dxa"/>
            <w:tcBorders>
              <w:top w:val="single" w:sz="4" w:space="0" w:color="auto"/>
              <w:bottom w:val="single" w:sz="4" w:space="0" w:color="auto"/>
            </w:tcBorders>
            <w:tcPrChange w:id="363" w:author="Alexander Mielke" w:date="2020-05-28T16:44:00Z">
              <w:tcPr>
                <w:tcW w:w="895" w:type="dxa"/>
                <w:tcBorders>
                  <w:top w:val="single" w:sz="4" w:space="0" w:color="auto"/>
                  <w:bottom w:val="single" w:sz="4" w:space="0" w:color="auto"/>
                </w:tcBorders>
              </w:tcPr>
            </w:tcPrChange>
          </w:tcPr>
          <w:p w14:paraId="3CCC3C85"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SD</w:t>
            </w:r>
          </w:p>
        </w:tc>
      </w:tr>
      <w:tr w:rsidR="00192031" w:rsidRPr="009D2B56" w14:paraId="54D35630" w14:textId="77777777" w:rsidTr="006C3820">
        <w:tc>
          <w:tcPr>
            <w:tcW w:w="1002" w:type="dxa"/>
            <w:tcBorders>
              <w:top w:val="single" w:sz="4" w:space="0" w:color="auto"/>
            </w:tcBorders>
            <w:tcPrChange w:id="364" w:author="Alexander Mielke" w:date="2020-05-28T16:44:00Z">
              <w:tcPr>
                <w:tcW w:w="1002" w:type="dxa"/>
                <w:tcBorders>
                  <w:top w:val="single" w:sz="4" w:space="0" w:color="auto"/>
                </w:tcBorders>
              </w:tcPr>
            </w:tcPrChange>
          </w:tcPr>
          <w:p w14:paraId="194D56FF"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Borders>
              <w:top w:val="single" w:sz="4" w:space="0" w:color="auto"/>
            </w:tcBorders>
            <w:tcPrChange w:id="365" w:author="Alexander Mielke" w:date="2020-05-28T16:44:00Z">
              <w:tcPr>
                <w:tcW w:w="2225" w:type="dxa"/>
                <w:tcBorders>
                  <w:top w:val="single" w:sz="4" w:space="0" w:color="auto"/>
                </w:tcBorders>
              </w:tcPr>
            </w:tcPrChange>
          </w:tcPr>
          <w:p w14:paraId="470F23B2"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Grooming</w:t>
            </w:r>
          </w:p>
        </w:tc>
        <w:tc>
          <w:tcPr>
            <w:tcW w:w="992" w:type="dxa"/>
            <w:tcBorders>
              <w:top w:val="single" w:sz="4" w:space="0" w:color="auto"/>
            </w:tcBorders>
            <w:tcPrChange w:id="366" w:author="Alexander Mielke" w:date="2020-05-28T16:44:00Z">
              <w:tcPr>
                <w:tcW w:w="992" w:type="dxa"/>
                <w:tcBorders>
                  <w:top w:val="single" w:sz="4" w:space="0" w:color="auto"/>
                </w:tcBorders>
              </w:tcPr>
            </w:tcPrChange>
          </w:tcPr>
          <w:p w14:paraId="2AD930D8"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Borders>
              <w:top w:val="single" w:sz="4" w:space="0" w:color="auto"/>
            </w:tcBorders>
            <w:tcPrChange w:id="367" w:author="Alexander Mielke" w:date="2020-05-28T16:44:00Z">
              <w:tcPr>
                <w:tcW w:w="1276" w:type="dxa"/>
                <w:tcBorders>
                  <w:top w:val="single" w:sz="4" w:space="0" w:color="auto"/>
                </w:tcBorders>
              </w:tcPr>
            </w:tcPrChange>
          </w:tcPr>
          <w:p w14:paraId="6933856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1162</w:t>
            </w:r>
          </w:p>
        </w:tc>
        <w:tc>
          <w:tcPr>
            <w:tcW w:w="1276" w:type="dxa"/>
            <w:tcBorders>
              <w:top w:val="single" w:sz="4" w:space="0" w:color="auto"/>
            </w:tcBorders>
            <w:tcPrChange w:id="368" w:author="Alexander Mielke" w:date="2020-05-28T16:44:00Z">
              <w:tcPr>
                <w:tcW w:w="1276" w:type="dxa"/>
                <w:tcBorders>
                  <w:top w:val="single" w:sz="4" w:space="0" w:color="auto"/>
                </w:tcBorders>
              </w:tcPr>
            </w:tcPrChange>
          </w:tcPr>
          <w:p w14:paraId="78912CA2" w14:textId="77777777" w:rsidR="00192031" w:rsidRPr="009D2B56" w:rsidRDefault="00192031" w:rsidP="006C3820">
            <w:pPr>
              <w:spacing w:line="240" w:lineRule="auto"/>
              <w:ind w:left="0" w:hanging="2"/>
              <w:jc w:val="center"/>
              <w:rPr>
                <w:rFonts w:asciiTheme="minorHAnsi" w:hAnsiTheme="minorHAnsi"/>
                <w:b/>
                <w:sz w:val="18"/>
                <w:szCs w:val="18"/>
              </w:rPr>
            </w:pPr>
            <w:commentRangeStart w:id="369"/>
            <w:r w:rsidRPr="009D2B56">
              <w:rPr>
                <w:rFonts w:asciiTheme="minorHAnsi" w:hAnsiTheme="minorHAnsi"/>
                <w:sz w:val="18"/>
                <w:szCs w:val="18"/>
              </w:rPr>
              <w:t>0.52</w:t>
            </w:r>
            <w:commentRangeEnd w:id="369"/>
            <w:r w:rsidR="00F06A6B">
              <w:rPr>
                <w:rStyle w:val="CommentReference"/>
              </w:rPr>
              <w:commentReference w:id="369"/>
            </w:r>
          </w:p>
        </w:tc>
        <w:tc>
          <w:tcPr>
            <w:tcW w:w="2409" w:type="dxa"/>
            <w:tcBorders>
              <w:top w:val="single" w:sz="4" w:space="0" w:color="auto"/>
            </w:tcBorders>
            <w:tcPrChange w:id="370" w:author="Alexander Mielke" w:date="2020-05-28T16:44:00Z">
              <w:tcPr>
                <w:tcW w:w="2409" w:type="dxa"/>
                <w:tcBorders>
                  <w:top w:val="single" w:sz="4" w:space="0" w:color="auto"/>
                </w:tcBorders>
              </w:tcPr>
            </w:tcPrChange>
          </w:tcPr>
          <w:p w14:paraId="746A44D9"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1.8</w:t>
            </w:r>
          </w:p>
        </w:tc>
        <w:tc>
          <w:tcPr>
            <w:tcW w:w="895" w:type="dxa"/>
            <w:tcBorders>
              <w:top w:val="single" w:sz="4" w:space="0" w:color="auto"/>
            </w:tcBorders>
            <w:tcPrChange w:id="371" w:author="Alexander Mielke" w:date="2020-05-28T16:44:00Z">
              <w:tcPr>
                <w:tcW w:w="895" w:type="dxa"/>
                <w:tcBorders>
                  <w:top w:val="single" w:sz="4" w:space="0" w:color="auto"/>
                </w:tcBorders>
              </w:tcPr>
            </w:tcPrChange>
          </w:tcPr>
          <w:p w14:paraId="2BE03EBB"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0.4</w:t>
            </w:r>
          </w:p>
        </w:tc>
      </w:tr>
      <w:tr w:rsidR="00192031" w:rsidRPr="009D2B56" w14:paraId="35382000" w14:textId="77777777" w:rsidTr="006C3820">
        <w:tc>
          <w:tcPr>
            <w:tcW w:w="1002" w:type="dxa"/>
            <w:tcPrChange w:id="372" w:author="Alexander Mielke" w:date="2020-05-28T16:44:00Z">
              <w:tcPr>
                <w:tcW w:w="1002" w:type="dxa"/>
              </w:tcPr>
            </w:tcPrChange>
          </w:tcPr>
          <w:p w14:paraId="4A9E498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Change w:id="373" w:author="Alexander Mielke" w:date="2020-05-28T16:44:00Z">
              <w:tcPr>
                <w:tcW w:w="2225" w:type="dxa"/>
              </w:tcPr>
            </w:tcPrChange>
          </w:tcPr>
          <w:p w14:paraId="35769A1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Body Contact</w:t>
            </w:r>
          </w:p>
        </w:tc>
        <w:tc>
          <w:tcPr>
            <w:tcW w:w="992" w:type="dxa"/>
            <w:tcPrChange w:id="374" w:author="Alexander Mielke" w:date="2020-05-28T16:44:00Z">
              <w:tcPr>
                <w:tcW w:w="992" w:type="dxa"/>
              </w:tcPr>
            </w:tcPrChange>
          </w:tcPr>
          <w:p w14:paraId="2201BE4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Change w:id="375" w:author="Alexander Mielke" w:date="2020-05-28T16:44:00Z">
              <w:tcPr>
                <w:tcW w:w="1276" w:type="dxa"/>
              </w:tcPr>
            </w:tcPrChange>
          </w:tcPr>
          <w:p w14:paraId="37EE129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2218</w:t>
            </w:r>
          </w:p>
        </w:tc>
        <w:tc>
          <w:tcPr>
            <w:tcW w:w="1276" w:type="dxa"/>
            <w:tcPrChange w:id="376" w:author="Alexander Mielke" w:date="2020-05-28T16:44:00Z">
              <w:tcPr>
                <w:tcW w:w="1276" w:type="dxa"/>
              </w:tcPr>
            </w:tcPrChange>
          </w:tcPr>
          <w:p w14:paraId="434C38C5"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Change w:id="377" w:author="Alexander Mielke" w:date="2020-05-28T16:44:00Z">
              <w:tcPr>
                <w:tcW w:w="2409" w:type="dxa"/>
              </w:tcPr>
            </w:tcPrChange>
          </w:tcPr>
          <w:p w14:paraId="5E2AB874"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7.4</w:t>
            </w:r>
          </w:p>
        </w:tc>
        <w:tc>
          <w:tcPr>
            <w:tcW w:w="895" w:type="dxa"/>
            <w:tcPrChange w:id="378" w:author="Alexander Mielke" w:date="2020-05-28T16:44:00Z">
              <w:tcPr>
                <w:tcW w:w="895" w:type="dxa"/>
              </w:tcPr>
            </w:tcPrChange>
          </w:tcPr>
          <w:p w14:paraId="27F320A5"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1.4</w:t>
            </w:r>
          </w:p>
        </w:tc>
      </w:tr>
      <w:tr w:rsidR="00192031" w:rsidRPr="009D2B56" w14:paraId="5C61D4AC" w14:textId="77777777" w:rsidTr="006C3820">
        <w:tc>
          <w:tcPr>
            <w:tcW w:w="1002" w:type="dxa"/>
            <w:tcPrChange w:id="379" w:author="Alexander Mielke" w:date="2020-05-28T16:44:00Z">
              <w:tcPr>
                <w:tcW w:w="1002" w:type="dxa"/>
              </w:tcPr>
            </w:tcPrChange>
          </w:tcPr>
          <w:p w14:paraId="45307378"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Change w:id="380" w:author="Alexander Mielke" w:date="2020-05-28T16:44:00Z">
              <w:tcPr>
                <w:tcW w:w="2225" w:type="dxa"/>
              </w:tcPr>
            </w:tcPrChange>
          </w:tcPr>
          <w:p w14:paraId="6ECAA9C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Proximity</w:t>
            </w:r>
          </w:p>
        </w:tc>
        <w:tc>
          <w:tcPr>
            <w:tcW w:w="992" w:type="dxa"/>
            <w:tcPrChange w:id="381" w:author="Alexander Mielke" w:date="2020-05-28T16:44:00Z">
              <w:tcPr>
                <w:tcW w:w="992" w:type="dxa"/>
              </w:tcPr>
            </w:tcPrChange>
          </w:tcPr>
          <w:p w14:paraId="6FDFC8F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Change w:id="382" w:author="Alexander Mielke" w:date="2020-05-28T16:44:00Z">
              <w:tcPr>
                <w:tcW w:w="1276" w:type="dxa"/>
              </w:tcPr>
            </w:tcPrChange>
          </w:tcPr>
          <w:p w14:paraId="772DF39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4373</w:t>
            </w:r>
          </w:p>
        </w:tc>
        <w:tc>
          <w:tcPr>
            <w:tcW w:w="1276" w:type="dxa"/>
            <w:tcPrChange w:id="383" w:author="Alexander Mielke" w:date="2020-05-28T16:44:00Z">
              <w:tcPr>
                <w:tcW w:w="1276" w:type="dxa"/>
              </w:tcPr>
            </w:tcPrChange>
          </w:tcPr>
          <w:p w14:paraId="38E5C5F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Change w:id="384" w:author="Alexander Mielke" w:date="2020-05-28T16:44:00Z">
              <w:tcPr>
                <w:tcW w:w="2409" w:type="dxa"/>
              </w:tcPr>
            </w:tcPrChange>
          </w:tcPr>
          <w:p w14:paraId="61E74DF2"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14.5</w:t>
            </w:r>
          </w:p>
        </w:tc>
        <w:tc>
          <w:tcPr>
            <w:tcW w:w="895" w:type="dxa"/>
            <w:tcPrChange w:id="385" w:author="Alexander Mielke" w:date="2020-05-28T16:44:00Z">
              <w:tcPr>
                <w:tcW w:w="895" w:type="dxa"/>
              </w:tcPr>
            </w:tcPrChange>
          </w:tcPr>
          <w:p w14:paraId="01A61AE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6164CEB1" w14:textId="77777777" w:rsidTr="006C3820">
        <w:tc>
          <w:tcPr>
            <w:tcW w:w="1002" w:type="dxa"/>
            <w:tcPrChange w:id="386" w:author="Alexander Mielke" w:date="2020-05-28T16:44:00Z">
              <w:tcPr>
                <w:tcW w:w="1002" w:type="dxa"/>
              </w:tcPr>
            </w:tcPrChange>
          </w:tcPr>
          <w:p w14:paraId="3028A766"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Mangabey</w:t>
            </w:r>
          </w:p>
        </w:tc>
        <w:tc>
          <w:tcPr>
            <w:tcW w:w="2225" w:type="dxa"/>
            <w:tcPrChange w:id="387" w:author="Alexander Mielke" w:date="2020-05-28T16:44:00Z">
              <w:tcPr>
                <w:tcW w:w="2225" w:type="dxa"/>
              </w:tcPr>
            </w:tcPrChange>
          </w:tcPr>
          <w:p w14:paraId="22AABB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Change w:id="388" w:author="Alexander Mielke" w:date="2020-05-28T16:44:00Z">
              <w:tcPr>
                <w:tcW w:w="992" w:type="dxa"/>
              </w:tcPr>
            </w:tcPrChange>
          </w:tcPr>
          <w:p w14:paraId="0AFA9AC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23</w:t>
            </w:r>
          </w:p>
        </w:tc>
        <w:tc>
          <w:tcPr>
            <w:tcW w:w="1276" w:type="dxa"/>
            <w:tcPrChange w:id="389" w:author="Alexander Mielke" w:date="2020-05-28T16:44:00Z">
              <w:tcPr>
                <w:tcW w:w="1276" w:type="dxa"/>
              </w:tcPr>
            </w:tcPrChange>
          </w:tcPr>
          <w:p w14:paraId="4B106AC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971</w:t>
            </w:r>
          </w:p>
        </w:tc>
        <w:tc>
          <w:tcPr>
            <w:tcW w:w="1276" w:type="dxa"/>
            <w:tcPrChange w:id="390" w:author="Alexander Mielke" w:date="2020-05-28T16:44:00Z">
              <w:tcPr>
                <w:tcW w:w="1276" w:type="dxa"/>
              </w:tcPr>
            </w:tcPrChange>
          </w:tcPr>
          <w:p w14:paraId="4FDE489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0.58</w:t>
            </w:r>
          </w:p>
        </w:tc>
        <w:tc>
          <w:tcPr>
            <w:tcW w:w="2409" w:type="dxa"/>
            <w:tcPrChange w:id="391" w:author="Alexander Mielke" w:date="2020-05-28T16:44:00Z">
              <w:tcPr>
                <w:tcW w:w="2409" w:type="dxa"/>
              </w:tcPr>
            </w:tcPrChange>
          </w:tcPr>
          <w:p w14:paraId="1D947878"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1.3</w:t>
            </w:r>
          </w:p>
        </w:tc>
        <w:tc>
          <w:tcPr>
            <w:tcW w:w="895" w:type="dxa"/>
            <w:tcPrChange w:id="392" w:author="Alexander Mielke" w:date="2020-05-28T16:44:00Z">
              <w:tcPr>
                <w:tcW w:w="895" w:type="dxa"/>
              </w:tcPr>
            </w:tcPrChange>
          </w:tcPr>
          <w:p w14:paraId="63DE475E"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0.3</w:t>
            </w:r>
          </w:p>
        </w:tc>
      </w:tr>
      <w:tr w:rsidR="00192031" w:rsidRPr="009D2B56" w14:paraId="588EEA5E" w14:textId="77777777" w:rsidTr="006C3820">
        <w:tc>
          <w:tcPr>
            <w:tcW w:w="1002" w:type="dxa"/>
            <w:tcPrChange w:id="393" w:author="Alexander Mielke" w:date="2020-05-28T16:44:00Z">
              <w:tcPr>
                <w:tcW w:w="1002" w:type="dxa"/>
              </w:tcPr>
            </w:tcPrChange>
          </w:tcPr>
          <w:p w14:paraId="735A4B9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lang w:val="fr-FR"/>
              </w:rPr>
              <w:t>Mangabey</w:t>
            </w:r>
          </w:p>
        </w:tc>
        <w:tc>
          <w:tcPr>
            <w:tcW w:w="2225" w:type="dxa"/>
            <w:tcPrChange w:id="394" w:author="Alexander Mielke" w:date="2020-05-28T16:44:00Z">
              <w:tcPr>
                <w:tcW w:w="2225" w:type="dxa"/>
              </w:tcPr>
            </w:tcPrChange>
          </w:tcPr>
          <w:p w14:paraId="6A11EFC3"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rPr>
              <w:t>Aggression</w:t>
            </w:r>
            <w:r w:rsidRPr="009D2B56">
              <w:rPr>
                <w:rFonts w:asciiTheme="minorHAnsi" w:hAnsiTheme="minorHAnsi"/>
                <w:sz w:val="18"/>
                <w:szCs w:val="18"/>
                <w:lang w:val="fr-FR"/>
              </w:rPr>
              <w:t xml:space="preserve"> Contact</w:t>
            </w:r>
          </w:p>
        </w:tc>
        <w:tc>
          <w:tcPr>
            <w:tcW w:w="992" w:type="dxa"/>
            <w:tcPrChange w:id="395" w:author="Alexander Mielke" w:date="2020-05-28T16:44:00Z">
              <w:tcPr>
                <w:tcW w:w="992" w:type="dxa"/>
              </w:tcPr>
            </w:tcPrChange>
          </w:tcPr>
          <w:p w14:paraId="4D27EFDE"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23</w:t>
            </w:r>
          </w:p>
        </w:tc>
        <w:tc>
          <w:tcPr>
            <w:tcW w:w="1276" w:type="dxa"/>
            <w:tcPrChange w:id="396" w:author="Alexander Mielke" w:date="2020-05-28T16:44:00Z">
              <w:tcPr>
                <w:tcW w:w="1276" w:type="dxa"/>
              </w:tcPr>
            </w:tcPrChange>
          </w:tcPr>
          <w:p w14:paraId="102A044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210</w:t>
            </w:r>
          </w:p>
        </w:tc>
        <w:tc>
          <w:tcPr>
            <w:tcW w:w="1276" w:type="dxa"/>
            <w:tcPrChange w:id="397" w:author="Alexander Mielke" w:date="2020-05-28T16:44:00Z">
              <w:tcPr>
                <w:tcW w:w="1276" w:type="dxa"/>
              </w:tcPr>
            </w:tcPrChange>
          </w:tcPr>
          <w:p w14:paraId="36F3999F" w14:textId="77777777" w:rsidR="00192031" w:rsidRPr="00263884" w:rsidRDefault="00192031" w:rsidP="006C3820">
            <w:pPr>
              <w:spacing w:line="240" w:lineRule="auto"/>
              <w:ind w:left="0" w:hanging="2"/>
              <w:jc w:val="center"/>
              <w:rPr>
                <w:rFonts w:asciiTheme="minorHAnsi" w:hAnsiTheme="minorHAnsi"/>
                <w:sz w:val="18"/>
                <w:szCs w:val="18"/>
                <w:lang w:val="fr-FR"/>
              </w:rPr>
            </w:pPr>
            <w:r w:rsidRPr="00263884">
              <w:rPr>
                <w:rFonts w:asciiTheme="minorHAnsi" w:hAnsiTheme="minorHAnsi"/>
                <w:sz w:val="18"/>
                <w:szCs w:val="18"/>
                <w:lang w:val="fr-FR"/>
              </w:rPr>
              <w:t>0.24</w:t>
            </w:r>
          </w:p>
        </w:tc>
        <w:tc>
          <w:tcPr>
            <w:tcW w:w="2409" w:type="dxa"/>
            <w:tcPrChange w:id="398" w:author="Alexander Mielke" w:date="2020-05-28T16:44:00Z">
              <w:tcPr>
                <w:tcW w:w="2409" w:type="dxa"/>
              </w:tcPr>
            </w:tcPrChange>
          </w:tcPr>
          <w:p w14:paraId="3A594393"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c>
          <w:tcPr>
            <w:tcW w:w="895" w:type="dxa"/>
            <w:tcPrChange w:id="399" w:author="Alexander Mielke" w:date="2020-05-28T16:44:00Z">
              <w:tcPr>
                <w:tcW w:w="895" w:type="dxa"/>
              </w:tcPr>
            </w:tcPrChange>
          </w:tcPr>
          <w:p w14:paraId="0D823DF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r>
      <w:tr w:rsidR="00192031" w:rsidRPr="009D2B56" w14:paraId="19653953" w14:textId="77777777" w:rsidTr="006C3820">
        <w:tc>
          <w:tcPr>
            <w:tcW w:w="1002" w:type="dxa"/>
            <w:tcPrChange w:id="400" w:author="Alexander Mielke" w:date="2020-05-28T16:44:00Z">
              <w:tcPr>
                <w:tcW w:w="1002" w:type="dxa"/>
              </w:tcPr>
            </w:tcPrChange>
          </w:tcPr>
          <w:p w14:paraId="7DC1EB3E"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lang w:val="fr-FR"/>
              </w:rPr>
              <w:t>Manga</w:t>
            </w:r>
            <w:r w:rsidRPr="009D2B56">
              <w:rPr>
                <w:rFonts w:asciiTheme="minorHAnsi" w:hAnsiTheme="minorHAnsi"/>
                <w:sz w:val="18"/>
                <w:szCs w:val="18"/>
              </w:rPr>
              <w:t>bey</w:t>
            </w:r>
          </w:p>
        </w:tc>
        <w:tc>
          <w:tcPr>
            <w:tcW w:w="2225" w:type="dxa"/>
            <w:tcPrChange w:id="401" w:author="Alexander Mielke" w:date="2020-05-28T16:44:00Z">
              <w:tcPr>
                <w:tcW w:w="2225" w:type="dxa"/>
              </w:tcPr>
            </w:tcPrChange>
          </w:tcPr>
          <w:p w14:paraId="136A943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Supplant</w:t>
            </w:r>
          </w:p>
        </w:tc>
        <w:tc>
          <w:tcPr>
            <w:tcW w:w="992" w:type="dxa"/>
            <w:tcPrChange w:id="402" w:author="Alexander Mielke" w:date="2020-05-28T16:44:00Z">
              <w:tcPr>
                <w:tcW w:w="992" w:type="dxa"/>
              </w:tcPr>
            </w:tcPrChange>
          </w:tcPr>
          <w:p w14:paraId="7AC51B5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Change w:id="403" w:author="Alexander Mielke" w:date="2020-05-28T16:44:00Z">
              <w:tcPr>
                <w:tcW w:w="1276" w:type="dxa"/>
              </w:tcPr>
            </w:tcPrChange>
          </w:tcPr>
          <w:p w14:paraId="76B76B4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1219</w:t>
            </w:r>
          </w:p>
        </w:tc>
        <w:tc>
          <w:tcPr>
            <w:tcW w:w="1276" w:type="dxa"/>
            <w:tcPrChange w:id="404" w:author="Alexander Mielke" w:date="2020-05-28T16:44:00Z">
              <w:tcPr>
                <w:tcW w:w="1276" w:type="dxa"/>
              </w:tcPr>
            </w:tcPrChange>
          </w:tcPr>
          <w:p w14:paraId="759BF23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0.69</w:t>
            </w:r>
          </w:p>
        </w:tc>
        <w:tc>
          <w:tcPr>
            <w:tcW w:w="2409" w:type="dxa"/>
            <w:tcPrChange w:id="405" w:author="Alexander Mielke" w:date="2020-05-28T16:44:00Z">
              <w:tcPr>
                <w:tcW w:w="2409" w:type="dxa"/>
              </w:tcPr>
            </w:tcPrChange>
          </w:tcPr>
          <w:p w14:paraId="7AA70276"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2.1</w:t>
            </w:r>
          </w:p>
        </w:tc>
        <w:tc>
          <w:tcPr>
            <w:tcW w:w="895" w:type="dxa"/>
            <w:tcPrChange w:id="406" w:author="Alexander Mielke" w:date="2020-05-28T16:44:00Z">
              <w:tcPr>
                <w:tcW w:w="895" w:type="dxa"/>
              </w:tcPr>
            </w:tcPrChange>
          </w:tcPr>
          <w:p w14:paraId="74165FC7"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0.5</w:t>
            </w:r>
          </w:p>
        </w:tc>
      </w:tr>
      <w:tr w:rsidR="00192031" w:rsidRPr="009D2B56" w14:paraId="421ED6AB" w14:textId="77777777" w:rsidTr="006C3820">
        <w:tc>
          <w:tcPr>
            <w:tcW w:w="1002" w:type="dxa"/>
            <w:tcBorders>
              <w:top w:val="single" w:sz="4" w:space="0" w:color="auto"/>
            </w:tcBorders>
            <w:tcPrChange w:id="407" w:author="Alexander Mielke" w:date="2020-05-28T16:44:00Z">
              <w:tcPr>
                <w:tcW w:w="1002" w:type="dxa"/>
                <w:tcBorders>
                  <w:top w:val="single" w:sz="4" w:space="0" w:color="auto"/>
                </w:tcBorders>
              </w:tcPr>
            </w:tcPrChange>
          </w:tcPr>
          <w:p w14:paraId="5B54EB82"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East</w:t>
            </w:r>
          </w:p>
        </w:tc>
        <w:tc>
          <w:tcPr>
            <w:tcW w:w="2225" w:type="dxa"/>
            <w:tcBorders>
              <w:top w:val="single" w:sz="4" w:space="0" w:color="auto"/>
            </w:tcBorders>
            <w:tcPrChange w:id="408" w:author="Alexander Mielke" w:date="2020-05-28T16:44:00Z">
              <w:tcPr>
                <w:tcW w:w="2225" w:type="dxa"/>
                <w:tcBorders>
                  <w:top w:val="single" w:sz="4" w:space="0" w:color="auto"/>
                </w:tcBorders>
              </w:tcPr>
            </w:tcPrChange>
          </w:tcPr>
          <w:p w14:paraId="63DBC99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Change w:id="409" w:author="Alexander Mielke" w:date="2020-05-28T16:44:00Z">
              <w:tcPr>
                <w:tcW w:w="992" w:type="dxa"/>
                <w:tcBorders>
                  <w:top w:val="single" w:sz="4" w:space="0" w:color="auto"/>
                </w:tcBorders>
              </w:tcPr>
            </w:tcPrChange>
          </w:tcPr>
          <w:p w14:paraId="01D0BCB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Change w:id="410" w:author="Alexander Mielke" w:date="2020-05-28T16:44:00Z">
              <w:tcPr>
                <w:tcW w:w="1276" w:type="dxa"/>
                <w:tcBorders>
                  <w:top w:val="single" w:sz="4" w:space="0" w:color="auto"/>
                </w:tcBorders>
              </w:tcPr>
            </w:tcPrChange>
          </w:tcPr>
          <w:p w14:paraId="3FE531D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3099</w:t>
            </w:r>
          </w:p>
        </w:tc>
        <w:tc>
          <w:tcPr>
            <w:tcW w:w="1276" w:type="dxa"/>
            <w:tcBorders>
              <w:top w:val="single" w:sz="4" w:space="0" w:color="auto"/>
            </w:tcBorders>
            <w:tcPrChange w:id="411" w:author="Alexander Mielke" w:date="2020-05-28T16:44:00Z">
              <w:tcPr>
                <w:tcW w:w="1276" w:type="dxa"/>
                <w:tcBorders>
                  <w:top w:val="single" w:sz="4" w:space="0" w:color="auto"/>
                </w:tcBorders>
              </w:tcPr>
            </w:tcPrChange>
          </w:tcPr>
          <w:p w14:paraId="56B5F2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0.75</w:t>
            </w:r>
          </w:p>
        </w:tc>
        <w:tc>
          <w:tcPr>
            <w:tcW w:w="2409" w:type="dxa"/>
            <w:tcBorders>
              <w:top w:val="single" w:sz="4" w:space="0" w:color="auto"/>
            </w:tcBorders>
            <w:tcPrChange w:id="412" w:author="Alexander Mielke" w:date="2020-05-28T16:44:00Z">
              <w:tcPr>
                <w:tcW w:w="2409" w:type="dxa"/>
                <w:tcBorders>
                  <w:top w:val="single" w:sz="4" w:space="0" w:color="auto"/>
                </w:tcBorders>
              </w:tcPr>
            </w:tcPrChange>
          </w:tcPr>
          <w:p w14:paraId="1D16B17C"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4.7</w:t>
            </w:r>
          </w:p>
        </w:tc>
        <w:tc>
          <w:tcPr>
            <w:tcW w:w="895" w:type="dxa"/>
            <w:tcBorders>
              <w:top w:val="single" w:sz="4" w:space="0" w:color="auto"/>
            </w:tcBorders>
            <w:tcPrChange w:id="413" w:author="Alexander Mielke" w:date="2020-05-28T16:44:00Z">
              <w:tcPr>
                <w:tcW w:w="895" w:type="dxa"/>
                <w:tcBorders>
                  <w:top w:val="single" w:sz="4" w:space="0" w:color="auto"/>
                </w:tcBorders>
              </w:tcPr>
            </w:tcPrChange>
          </w:tcPr>
          <w:p w14:paraId="0AA39F3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2.0</w:t>
            </w:r>
          </w:p>
        </w:tc>
      </w:tr>
      <w:tr w:rsidR="00192031" w:rsidRPr="009D2B56" w14:paraId="6B5CAA86" w14:textId="77777777" w:rsidTr="006C3820">
        <w:tc>
          <w:tcPr>
            <w:tcW w:w="1002" w:type="dxa"/>
            <w:tcPrChange w:id="414" w:author="Alexander Mielke" w:date="2020-05-28T16:44:00Z">
              <w:tcPr>
                <w:tcW w:w="1002" w:type="dxa"/>
              </w:tcPr>
            </w:tcPrChange>
          </w:tcPr>
          <w:p w14:paraId="341E3C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415" w:author="Alexander Mielke" w:date="2020-05-28T16:44:00Z">
              <w:tcPr>
                <w:tcW w:w="2225" w:type="dxa"/>
              </w:tcPr>
            </w:tcPrChange>
          </w:tcPr>
          <w:p w14:paraId="0716416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Change w:id="416" w:author="Alexander Mielke" w:date="2020-05-28T16:44:00Z">
              <w:tcPr>
                <w:tcW w:w="992" w:type="dxa"/>
              </w:tcPr>
            </w:tcPrChange>
          </w:tcPr>
          <w:p w14:paraId="7BD6D1B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17" w:author="Alexander Mielke" w:date="2020-05-28T16:44:00Z">
              <w:tcPr>
                <w:tcW w:w="1276" w:type="dxa"/>
              </w:tcPr>
            </w:tcPrChange>
          </w:tcPr>
          <w:p w14:paraId="7B3780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1935</w:t>
            </w:r>
          </w:p>
        </w:tc>
        <w:tc>
          <w:tcPr>
            <w:tcW w:w="1276" w:type="dxa"/>
            <w:tcPrChange w:id="418" w:author="Alexander Mielke" w:date="2020-05-28T16:44:00Z">
              <w:tcPr>
                <w:tcW w:w="1276" w:type="dxa"/>
              </w:tcPr>
            </w:tcPrChange>
          </w:tcPr>
          <w:p w14:paraId="1B5C565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0.64</w:t>
            </w:r>
          </w:p>
        </w:tc>
        <w:tc>
          <w:tcPr>
            <w:tcW w:w="2409" w:type="dxa"/>
            <w:tcPrChange w:id="419" w:author="Alexander Mielke" w:date="2020-05-28T16:44:00Z">
              <w:tcPr>
                <w:tcW w:w="2409" w:type="dxa"/>
              </w:tcPr>
            </w:tcPrChange>
          </w:tcPr>
          <w:p w14:paraId="4068CE6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11.7</w:t>
            </w:r>
          </w:p>
        </w:tc>
        <w:tc>
          <w:tcPr>
            <w:tcW w:w="895" w:type="dxa"/>
            <w:tcPrChange w:id="420" w:author="Alexander Mielke" w:date="2020-05-28T16:44:00Z">
              <w:tcPr>
                <w:tcW w:w="895" w:type="dxa"/>
              </w:tcPr>
            </w:tcPrChange>
          </w:tcPr>
          <w:p w14:paraId="0FC3F36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41F3FDCA" w14:textId="77777777" w:rsidTr="006C3820">
        <w:tc>
          <w:tcPr>
            <w:tcW w:w="1002" w:type="dxa"/>
            <w:tcPrChange w:id="421" w:author="Alexander Mielke" w:date="2020-05-28T16:44:00Z">
              <w:tcPr>
                <w:tcW w:w="1002" w:type="dxa"/>
              </w:tcPr>
            </w:tcPrChange>
          </w:tcPr>
          <w:p w14:paraId="5D06D2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422" w:author="Alexander Mielke" w:date="2020-05-28T16:44:00Z">
              <w:tcPr>
                <w:tcW w:w="2225" w:type="dxa"/>
              </w:tcPr>
            </w:tcPrChange>
          </w:tcPr>
          <w:p w14:paraId="69B955E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Change w:id="423" w:author="Alexander Mielke" w:date="2020-05-28T16:44:00Z">
              <w:tcPr>
                <w:tcW w:w="992" w:type="dxa"/>
              </w:tcPr>
            </w:tcPrChange>
          </w:tcPr>
          <w:p w14:paraId="06220F3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24" w:author="Alexander Mielke" w:date="2020-05-28T16:44:00Z">
              <w:tcPr>
                <w:tcW w:w="1276" w:type="dxa"/>
              </w:tcPr>
            </w:tcPrChange>
          </w:tcPr>
          <w:p w14:paraId="63AE41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2796</w:t>
            </w:r>
          </w:p>
        </w:tc>
        <w:tc>
          <w:tcPr>
            <w:tcW w:w="1276" w:type="dxa"/>
            <w:tcPrChange w:id="425" w:author="Alexander Mielke" w:date="2020-05-28T16:44:00Z">
              <w:tcPr>
                <w:tcW w:w="1276" w:type="dxa"/>
              </w:tcPr>
            </w:tcPrChange>
          </w:tcPr>
          <w:p w14:paraId="2F09AAF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Change w:id="426" w:author="Alexander Mielke" w:date="2020-05-28T16:44:00Z">
              <w:tcPr>
                <w:tcW w:w="2409" w:type="dxa"/>
              </w:tcPr>
            </w:tcPrChange>
          </w:tcPr>
          <w:p w14:paraId="20F065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13.1</w:t>
            </w:r>
          </w:p>
        </w:tc>
        <w:tc>
          <w:tcPr>
            <w:tcW w:w="895" w:type="dxa"/>
            <w:tcPrChange w:id="427" w:author="Alexander Mielke" w:date="2020-05-28T16:44:00Z">
              <w:tcPr>
                <w:tcW w:w="895" w:type="dxa"/>
              </w:tcPr>
            </w:tcPrChange>
          </w:tcPr>
          <w:p w14:paraId="41645A9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6.2</w:t>
            </w:r>
          </w:p>
        </w:tc>
      </w:tr>
      <w:tr w:rsidR="00192031" w:rsidRPr="009D2B56" w14:paraId="12431116" w14:textId="77777777" w:rsidTr="006C3820">
        <w:tc>
          <w:tcPr>
            <w:tcW w:w="1002" w:type="dxa"/>
            <w:tcPrChange w:id="428" w:author="Alexander Mielke" w:date="2020-05-28T16:44:00Z">
              <w:tcPr>
                <w:tcW w:w="1002" w:type="dxa"/>
              </w:tcPr>
            </w:tcPrChange>
          </w:tcPr>
          <w:p w14:paraId="485C0B4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429" w:author="Alexander Mielke" w:date="2020-05-28T16:44:00Z">
              <w:tcPr>
                <w:tcW w:w="2225" w:type="dxa"/>
              </w:tcPr>
            </w:tcPrChange>
          </w:tcPr>
          <w:p w14:paraId="0E2A1F1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Change w:id="430" w:author="Alexander Mielke" w:date="2020-05-28T16:44:00Z">
              <w:tcPr>
                <w:tcW w:w="992" w:type="dxa"/>
              </w:tcPr>
            </w:tcPrChange>
          </w:tcPr>
          <w:p w14:paraId="00F70C2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31" w:author="Alexander Mielke" w:date="2020-05-28T16:44:00Z">
              <w:tcPr>
                <w:tcW w:w="1276" w:type="dxa"/>
              </w:tcPr>
            </w:tcPrChange>
          </w:tcPr>
          <w:p w14:paraId="2099C50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693</w:t>
            </w:r>
          </w:p>
        </w:tc>
        <w:tc>
          <w:tcPr>
            <w:tcW w:w="1276" w:type="dxa"/>
            <w:tcPrChange w:id="432" w:author="Alexander Mielke" w:date="2020-05-28T16:44:00Z">
              <w:tcPr>
                <w:tcW w:w="1276" w:type="dxa"/>
              </w:tcPr>
            </w:tcPrChange>
          </w:tcPr>
          <w:p w14:paraId="4628725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0.65</w:t>
            </w:r>
          </w:p>
        </w:tc>
        <w:tc>
          <w:tcPr>
            <w:tcW w:w="2409" w:type="dxa"/>
            <w:tcPrChange w:id="433" w:author="Alexander Mielke" w:date="2020-05-28T16:44:00Z">
              <w:tcPr>
                <w:tcW w:w="2409" w:type="dxa"/>
              </w:tcPr>
            </w:tcPrChange>
          </w:tcPr>
          <w:p w14:paraId="18B8307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2.2</w:t>
            </w:r>
          </w:p>
        </w:tc>
        <w:tc>
          <w:tcPr>
            <w:tcW w:w="895" w:type="dxa"/>
            <w:tcPrChange w:id="434" w:author="Alexander Mielke" w:date="2020-05-28T16:44:00Z">
              <w:tcPr>
                <w:tcW w:w="895" w:type="dxa"/>
              </w:tcPr>
            </w:tcPrChange>
          </w:tcPr>
          <w:p w14:paraId="6D27285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w:t>
            </w:r>
          </w:p>
        </w:tc>
      </w:tr>
      <w:tr w:rsidR="00192031" w:rsidRPr="009D2B56" w14:paraId="7B28A3DC" w14:textId="77777777" w:rsidTr="006C3820">
        <w:tc>
          <w:tcPr>
            <w:tcW w:w="1002" w:type="dxa"/>
            <w:tcPrChange w:id="435" w:author="Alexander Mielke" w:date="2020-05-28T16:44:00Z">
              <w:tcPr>
                <w:tcW w:w="1002" w:type="dxa"/>
              </w:tcPr>
            </w:tcPrChange>
          </w:tcPr>
          <w:p w14:paraId="31F322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436" w:author="Alexander Mielke" w:date="2020-05-28T16:44:00Z">
              <w:tcPr>
                <w:tcW w:w="2225" w:type="dxa"/>
              </w:tcPr>
            </w:tcPrChange>
          </w:tcPr>
          <w:p w14:paraId="57711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Change w:id="437" w:author="Alexander Mielke" w:date="2020-05-28T16:44:00Z">
              <w:tcPr>
                <w:tcW w:w="992" w:type="dxa"/>
              </w:tcPr>
            </w:tcPrChange>
          </w:tcPr>
          <w:p w14:paraId="2929FA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38" w:author="Alexander Mielke" w:date="2020-05-28T16:44:00Z">
              <w:tcPr>
                <w:tcW w:w="1276" w:type="dxa"/>
              </w:tcPr>
            </w:tcPrChange>
          </w:tcPr>
          <w:p w14:paraId="4A6F9DF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126</w:t>
            </w:r>
          </w:p>
        </w:tc>
        <w:tc>
          <w:tcPr>
            <w:tcW w:w="1276" w:type="dxa"/>
            <w:tcPrChange w:id="439" w:author="Alexander Mielke" w:date="2020-05-28T16:44:00Z">
              <w:tcPr>
                <w:tcW w:w="1276" w:type="dxa"/>
              </w:tcPr>
            </w:tcPrChange>
          </w:tcPr>
          <w:p w14:paraId="370BCBBF"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0.33</w:t>
            </w:r>
          </w:p>
        </w:tc>
        <w:tc>
          <w:tcPr>
            <w:tcW w:w="2409" w:type="dxa"/>
            <w:tcPrChange w:id="440" w:author="Alexander Mielke" w:date="2020-05-28T16:44:00Z">
              <w:tcPr>
                <w:tcW w:w="2409" w:type="dxa"/>
              </w:tcPr>
            </w:tcPrChange>
          </w:tcPr>
          <w:p w14:paraId="5A942F0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441" w:author="Alexander Mielke" w:date="2020-05-28T16:44:00Z">
              <w:tcPr>
                <w:tcW w:w="895" w:type="dxa"/>
              </w:tcPr>
            </w:tcPrChange>
          </w:tcPr>
          <w:p w14:paraId="01DC4AA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5174144A" w14:textId="77777777" w:rsidTr="006C3820">
        <w:tc>
          <w:tcPr>
            <w:tcW w:w="1002" w:type="dxa"/>
            <w:tcPrChange w:id="442" w:author="Alexander Mielke" w:date="2020-05-28T16:44:00Z">
              <w:tcPr>
                <w:tcW w:w="1002" w:type="dxa"/>
              </w:tcPr>
            </w:tcPrChange>
          </w:tcPr>
          <w:p w14:paraId="61231BC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Change w:id="443" w:author="Alexander Mielke" w:date="2020-05-28T16:44:00Z">
              <w:tcPr>
                <w:tcW w:w="2225" w:type="dxa"/>
              </w:tcPr>
            </w:tcPrChange>
          </w:tcPr>
          <w:p w14:paraId="1AEE28A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Change w:id="444" w:author="Alexander Mielke" w:date="2020-05-28T16:44:00Z">
              <w:tcPr>
                <w:tcW w:w="992" w:type="dxa"/>
              </w:tcPr>
            </w:tcPrChange>
          </w:tcPr>
          <w:p w14:paraId="3D9AED8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45" w:author="Alexander Mielke" w:date="2020-05-28T16:44:00Z">
              <w:tcPr>
                <w:tcW w:w="1276" w:type="dxa"/>
              </w:tcPr>
            </w:tcPrChange>
          </w:tcPr>
          <w:p w14:paraId="7B964F5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151</w:t>
            </w:r>
          </w:p>
        </w:tc>
        <w:tc>
          <w:tcPr>
            <w:tcW w:w="1276" w:type="dxa"/>
            <w:tcPrChange w:id="446" w:author="Alexander Mielke" w:date="2020-05-28T16:44:00Z">
              <w:tcPr>
                <w:tcW w:w="1276" w:type="dxa"/>
              </w:tcPr>
            </w:tcPrChange>
          </w:tcPr>
          <w:p w14:paraId="506EC8DF"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0.40</w:t>
            </w:r>
          </w:p>
        </w:tc>
        <w:tc>
          <w:tcPr>
            <w:tcW w:w="2409" w:type="dxa"/>
            <w:tcPrChange w:id="447" w:author="Alexander Mielke" w:date="2020-05-28T16:44:00Z">
              <w:tcPr>
                <w:tcW w:w="2409" w:type="dxa"/>
              </w:tcPr>
            </w:tcPrChange>
          </w:tcPr>
          <w:p w14:paraId="451CEE0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448" w:author="Alexander Mielke" w:date="2020-05-28T16:44:00Z">
              <w:tcPr>
                <w:tcW w:w="895" w:type="dxa"/>
              </w:tcPr>
            </w:tcPrChange>
          </w:tcPr>
          <w:p w14:paraId="01E536C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464083FC" w14:textId="77777777" w:rsidTr="006C3820">
        <w:tc>
          <w:tcPr>
            <w:tcW w:w="1002" w:type="dxa"/>
            <w:tcBorders>
              <w:bottom w:val="single" w:sz="4" w:space="0" w:color="auto"/>
            </w:tcBorders>
            <w:tcPrChange w:id="449" w:author="Alexander Mielke" w:date="2020-05-28T16:44:00Z">
              <w:tcPr>
                <w:tcW w:w="1002" w:type="dxa"/>
                <w:tcBorders>
                  <w:bottom w:val="single" w:sz="4" w:space="0" w:color="auto"/>
                </w:tcBorders>
              </w:tcPr>
            </w:tcPrChange>
          </w:tcPr>
          <w:p w14:paraId="6D3B2F1A"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Borders>
              <w:bottom w:val="single" w:sz="4" w:space="0" w:color="auto"/>
            </w:tcBorders>
            <w:tcPrChange w:id="450" w:author="Alexander Mielke" w:date="2020-05-28T16:44:00Z">
              <w:tcPr>
                <w:tcW w:w="2225" w:type="dxa"/>
                <w:tcBorders>
                  <w:bottom w:val="single" w:sz="4" w:space="0" w:color="auto"/>
                </w:tcBorders>
              </w:tcPr>
            </w:tcPrChange>
          </w:tcPr>
          <w:p w14:paraId="128AEF9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Change w:id="451" w:author="Alexander Mielke" w:date="2020-05-28T16:44:00Z">
              <w:tcPr>
                <w:tcW w:w="992" w:type="dxa"/>
                <w:tcBorders>
                  <w:bottom w:val="single" w:sz="4" w:space="0" w:color="auto"/>
                </w:tcBorders>
              </w:tcPr>
            </w:tcPrChange>
          </w:tcPr>
          <w:p w14:paraId="7715F9C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Change w:id="452" w:author="Alexander Mielke" w:date="2020-05-28T16:44:00Z">
              <w:tcPr>
                <w:tcW w:w="1276" w:type="dxa"/>
                <w:tcBorders>
                  <w:bottom w:val="single" w:sz="4" w:space="0" w:color="auto"/>
                </w:tcBorders>
              </w:tcPr>
            </w:tcPrChange>
          </w:tcPr>
          <w:p w14:paraId="211C08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2429</w:t>
            </w:r>
          </w:p>
        </w:tc>
        <w:tc>
          <w:tcPr>
            <w:tcW w:w="1276" w:type="dxa"/>
            <w:tcBorders>
              <w:bottom w:val="single" w:sz="4" w:space="0" w:color="auto"/>
            </w:tcBorders>
            <w:tcPrChange w:id="453" w:author="Alexander Mielke" w:date="2020-05-28T16:44:00Z">
              <w:tcPr>
                <w:tcW w:w="1276" w:type="dxa"/>
                <w:tcBorders>
                  <w:bottom w:val="single" w:sz="4" w:space="0" w:color="auto"/>
                </w:tcBorders>
              </w:tcPr>
            </w:tcPrChange>
          </w:tcPr>
          <w:p w14:paraId="4B72B2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0.92</w:t>
            </w:r>
          </w:p>
        </w:tc>
        <w:tc>
          <w:tcPr>
            <w:tcW w:w="2409" w:type="dxa"/>
            <w:tcBorders>
              <w:bottom w:val="single" w:sz="4" w:space="0" w:color="auto"/>
            </w:tcBorders>
            <w:tcPrChange w:id="454" w:author="Alexander Mielke" w:date="2020-05-28T16:44:00Z">
              <w:tcPr>
                <w:tcW w:w="2409" w:type="dxa"/>
                <w:tcBorders>
                  <w:bottom w:val="single" w:sz="4" w:space="0" w:color="auto"/>
                </w:tcBorders>
              </w:tcPr>
            </w:tcPrChange>
          </w:tcPr>
          <w:p w14:paraId="0A2CACB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w:t>
            </w:r>
          </w:p>
        </w:tc>
        <w:tc>
          <w:tcPr>
            <w:tcW w:w="895" w:type="dxa"/>
            <w:tcBorders>
              <w:bottom w:val="single" w:sz="4" w:space="0" w:color="auto"/>
            </w:tcBorders>
            <w:tcPrChange w:id="455" w:author="Alexander Mielke" w:date="2020-05-28T16:44:00Z">
              <w:tcPr>
                <w:tcW w:w="895" w:type="dxa"/>
                <w:tcBorders>
                  <w:bottom w:val="single" w:sz="4" w:space="0" w:color="auto"/>
                </w:tcBorders>
              </w:tcPr>
            </w:tcPrChange>
          </w:tcPr>
          <w:p w14:paraId="6EEAF18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0.1</w:t>
            </w:r>
          </w:p>
        </w:tc>
      </w:tr>
      <w:tr w:rsidR="00192031" w:rsidRPr="009D2B56" w14:paraId="5214D9F7" w14:textId="77777777" w:rsidTr="006C3820">
        <w:tc>
          <w:tcPr>
            <w:tcW w:w="1002" w:type="dxa"/>
            <w:tcBorders>
              <w:top w:val="single" w:sz="4" w:space="0" w:color="auto"/>
            </w:tcBorders>
            <w:tcPrChange w:id="456" w:author="Alexander Mielke" w:date="2020-05-28T16:44:00Z">
              <w:tcPr>
                <w:tcW w:w="1002" w:type="dxa"/>
                <w:tcBorders>
                  <w:top w:val="single" w:sz="4" w:space="0" w:color="auto"/>
                </w:tcBorders>
              </w:tcPr>
            </w:tcPrChange>
          </w:tcPr>
          <w:p w14:paraId="3414406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South</w:t>
            </w:r>
          </w:p>
        </w:tc>
        <w:tc>
          <w:tcPr>
            <w:tcW w:w="2225" w:type="dxa"/>
            <w:tcBorders>
              <w:top w:val="single" w:sz="4" w:space="0" w:color="auto"/>
            </w:tcBorders>
            <w:tcPrChange w:id="457" w:author="Alexander Mielke" w:date="2020-05-28T16:44:00Z">
              <w:tcPr>
                <w:tcW w:w="2225" w:type="dxa"/>
                <w:tcBorders>
                  <w:top w:val="single" w:sz="4" w:space="0" w:color="auto"/>
                </w:tcBorders>
              </w:tcPr>
            </w:tcPrChange>
          </w:tcPr>
          <w:p w14:paraId="07F676F3"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Change w:id="458" w:author="Alexander Mielke" w:date="2020-05-28T16:44:00Z">
              <w:tcPr>
                <w:tcW w:w="992" w:type="dxa"/>
                <w:tcBorders>
                  <w:top w:val="single" w:sz="4" w:space="0" w:color="auto"/>
                </w:tcBorders>
              </w:tcPr>
            </w:tcPrChange>
          </w:tcPr>
          <w:p w14:paraId="153DF4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Change w:id="459" w:author="Alexander Mielke" w:date="2020-05-28T16:44:00Z">
              <w:tcPr>
                <w:tcW w:w="1276" w:type="dxa"/>
                <w:tcBorders>
                  <w:top w:val="single" w:sz="4" w:space="0" w:color="auto"/>
                </w:tcBorders>
              </w:tcPr>
            </w:tcPrChange>
          </w:tcPr>
          <w:p w14:paraId="04CAB9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4693</w:t>
            </w:r>
          </w:p>
        </w:tc>
        <w:tc>
          <w:tcPr>
            <w:tcW w:w="1276" w:type="dxa"/>
            <w:tcBorders>
              <w:top w:val="single" w:sz="4" w:space="0" w:color="auto"/>
            </w:tcBorders>
            <w:tcPrChange w:id="460" w:author="Alexander Mielke" w:date="2020-05-28T16:44:00Z">
              <w:tcPr>
                <w:tcW w:w="1276" w:type="dxa"/>
                <w:tcBorders>
                  <w:top w:val="single" w:sz="4" w:space="0" w:color="auto"/>
                </w:tcBorders>
              </w:tcPr>
            </w:tcPrChange>
          </w:tcPr>
          <w:p w14:paraId="704D838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0.81</w:t>
            </w:r>
          </w:p>
        </w:tc>
        <w:tc>
          <w:tcPr>
            <w:tcW w:w="2409" w:type="dxa"/>
            <w:tcBorders>
              <w:top w:val="single" w:sz="4" w:space="0" w:color="auto"/>
            </w:tcBorders>
            <w:tcPrChange w:id="461" w:author="Alexander Mielke" w:date="2020-05-28T16:44:00Z">
              <w:tcPr>
                <w:tcW w:w="2409" w:type="dxa"/>
                <w:tcBorders>
                  <w:top w:val="single" w:sz="4" w:space="0" w:color="auto"/>
                </w:tcBorders>
              </w:tcPr>
            </w:tcPrChange>
          </w:tcPr>
          <w:p w14:paraId="68BCF9AF"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4.2</w:t>
            </w:r>
          </w:p>
        </w:tc>
        <w:tc>
          <w:tcPr>
            <w:tcW w:w="895" w:type="dxa"/>
            <w:tcBorders>
              <w:top w:val="single" w:sz="4" w:space="0" w:color="auto"/>
            </w:tcBorders>
            <w:tcPrChange w:id="462" w:author="Alexander Mielke" w:date="2020-05-28T16:44:00Z">
              <w:tcPr>
                <w:tcW w:w="895" w:type="dxa"/>
                <w:tcBorders>
                  <w:top w:val="single" w:sz="4" w:space="0" w:color="auto"/>
                </w:tcBorders>
              </w:tcPr>
            </w:tcPrChange>
          </w:tcPr>
          <w:p w14:paraId="34C3AEC7"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083DD3D9" w14:textId="77777777" w:rsidTr="006C3820">
        <w:tc>
          <w:tcPr>
            <w:tcW w:w="1002" w:type="dxa"/>
            <w:tcPrChange w:id="463" w:author="Alexander Mielke" w:date="2020-05-28T16:44:00Z">
              <w:tcPr>
                <w:tcW w:w="1002" w:type="dxa"/>
              </w:tcPr>
            </w:tcPrChange>
          </w:tcPr>
          <w:p w14:paraId="04FAB22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464" w:author="Alexander Mielke" w:date="2020-05-28T16:44:00Z">
              <w:tcPr>
                <w:tcW w:w="2225" w:type="dxa"/>
              </w:tcPr>
            </w:tcPrChange>
          </w:tcPr>
          <w:p w14:paraId="20901D7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Change w:id="465" w:author="Alexander Mielke" w:date="2020-05-28T16:44:00Z">
              <w:tcPr>
                <w:tcW w:w="992" w:type="dxa"/>
              </w:tcPr>
            </w:tcPrChange>
          </w:tcPr>
          <w:p w14:paraId="53C810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66" w:author="Alexander Mielke" w:date="2020-05-28T16:44:00Z">
              <w:tcPr>
                <w:tcW w:w="1276" w:type="dxa"/>
              </w:tcPr>
            </w:tcPrChange>
          </w:tcPr>
          <w:p w14:paraId="3D20E73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1669</w:t>
            </w:r>
          </w:p>
        </w:tc>
        <w:tc>
          <w:tcPr>
            <w:tcW w:w="1276" w:type="dxa"/>
            <w:tcPrChange w:id="467" w:author="Alexander Mielke" w:date="2020-05-28T16:44:00Z">
              <w:tcPr>
                <w:tcW w:w="1276" w:type="dxa"/>
              </w:tcPr>
            </w:tcPrChange>
          </w:tcPr>
          <w:p w14:paraId="3253C9A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0.62</w:t>
            </w:r>
          </w:p>
        </w:tc>
        <w:tc>
          <w:tcPr>
            <w:tcW w:w="2409" w:type="dxa"/>
            <w:tcPrChange w:id="468" w:author="Alexander Mielke" w:date="2020-05-28T16:44:00Z">
              <w:tcPr>
                <w:tcW w:w="2409" w:type="dxa"/>
              </w:tcPr>
            </w:tcPrChange>
          </w:tcPr>
          <w:p w14:paraId="536CECB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12.0</w:t>
            </w:r>
          </w:p>
        </w:tc>
        <w:tc>
          <w:tcPr>
            <w:tcW w:w="895" w:type="dxa"/>
            <w:tcPrChange w:id="469" w:author="Alexander Mielke" w:date="2020-05-28T16:44:00Z">
              <w:tcPr>
                <w:tcW w:w="895" w:type="dxa"/>
              </w:tcPr>
            </w:tcPrChange>
          </w:tcPr>
          <w:p w14:paraId="14C2979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5.1</w:t>
            </w:r>
          </w:p>
        </w:tc>
      </w:tr>
      <w:tr w:rsidR="00192031" w:rsidRPr="009D2B56" w14:paraId="218F39BC" w14:textId="77777777" w:rsidTr="006C3820">
        <w:tc>
          <w:tcPr>
            <w:tcW w:w="1002" w:type="dxa"/>
            <w:tcPrChange w:id="470" w:author="Alexander Mielke" w:date="2020-05-28T16:44:00Z">
              <w:tcPr>
                <w:tcW w:w="1002" w:type="dxa"/>
              </w:tcPr>
            </w:tcPrChange>
          </w:tcPr>
          <w:p w14:paraId="46F4DF7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471" w:author="Alexander Mielke" w:date="2020-05-28T16:44:00Z">
              <w:tcPr>
                <w:tcW w:w="2225" w:type="dxa"/>
              </w:tcPr>
            </w:tcPrChange>
          </w:tcPr>
          <w:p w14:paraId="3B2D6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Change w:id="472" w:author="Alexander Mielke" w:date="2020-05-28T16:44:00Z">
              <w:tcPr>
                <w:tcW w:w="992" w:type="dxa"/>
              </w:tcPr>
            </w:tcPrChange>
          </w:tcPr>
          <w:p w14:paraId="587308A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73" w:author="Alexander Mielke" w:date="2020-05-28T16:44:00Z">
              <w:tcPr>
                <w:tcW w:w="1276" w:type="dxa"/>
              </w:tcPr>
            </w:tcPrChange>
          </w:tcPr>
          <w:p w14:paraId="5020F08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2579</w:t>
            </w:r>
          </w:p>
        </w:tc>
        <w:tc>
          <w:tcPr>
            <w:tcW w:w="1276" w:type="dxa"/>
            <w:tcPrChange w:id="474" w:author="Alexander Mielke" w:date="2020-05-28T16:44:00Z">
              <w:tcPr>
                <w:tcW w:w="1276" w:type="dxa"/>
              </w:tcPr>
            </w:tcPrChange>
          </w:tcPr>
          <w:p w14:paraId="1AB915E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Change w:id="475" w:author="Alexander Mielke" w:date="2020-05-28T16:44:00Z">
              <w:tcPr>
                <w:tcW w:w="2409" w:type="dxa"/>
              </w:tcPr>
            </w:tcPrChange>
          </w:tcPr>
          <w:p w14:paraId="498B3AF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14.0</w:t>
            </w:r>
          </w:p>
        </w:tc>
        <w:tc>
          <w:tcPr>
            <w:tcW w:w="895" w:type="dxa"/>
            <w:tcPrChange w:id="476" w:author="Alexander Mielke" w:date="2020-05-28T16:44:00Z">
              <w:tcPr>
                <w:tcW w:w="895" w:type="dxa"/>
              </w:tcPr>
            </w:tcPrChange>
          </w:tcPr>
          <w:p w14:paraId="7D61874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22EC831E" w14:textId="77777777" w:rsidTr="006C3820">
        <w:tc>
          <w:tcPr>
            <w:tcW w:w="1002" w:type="dxa"/>
            <w:tcPrChange w:id="477" w:author="Alexander Mielke" w:date="2020-05-28T16:44:00Z">
              <w:tcPr>
                <w:tcW w:w="1002" w:type="dxa"/>
              </w:tcPr>
            </w:tcPrChange>
          </w:tcPr>
          <w:p w14:paraId="0EA6A8D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478" w:author="Alexander Mielke" w:date="2020-05-28T16:44:00Z">
              <w:tcPr>
                <w:tcW w:w="2225" w:type="dxa"/>
              </w:tcPr>
            </w:tcPrChange>
          </w:tcPr>
          <w:p w14:paraId="2AA89EF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Change w:id="479" w:author="Alexander Mielke" w:date="2020-05-28T16:44:00Z">
              <w:tcPr>
                <w:tcW w:w="992" w:type="dxa"/>
              </w:tcPr>
            </w:tcPrChange>
          </w:tcPr>
          <w:p w14:paraId="21E6650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80" w:author="Alexander Mielke" w:date="2020-05-28T16:44:00Z">
              <w:tcPr>
                <w:tcW w:w="1276" w:type="dxa"/>
              </w:tcPr>
            </w:tcPrChange>
          </w:tcPr>
          <w:p w14:paraId="1EBEC9D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768</w:t>
            </w:r>
          </w:p>
        </w:tc>
        <w:tc>
          <w:tcPr>
            <w:tcW w:w="1276" w:type="dxa"/>
            <w:tcPrChange w:id="481" w:author="Alexander Mielke" w:date="2020-05-28T16:44:00Z">
              <w:tcPr>
                <w:tcW w:w="1276" w:type="dxa"/>
              </w:tcPr>
            </w:tcPrChange>
          </w:tcPr>
          <w:p w14:paraId="1850E5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0.80</w:t>
            </w:r>
          </w:p>
        </w:tc>
        <w:tc>
          <w:tcPr>
            <w:tcW w:w="2409" w:type="dxa"/>
            <w:tcPrChange w:id="482" w:author="Alexander Mielke" w:date="2020-05-28T16:44:00Z">
              <w:tcPr>
                <w:tcW w:w="2409" w:type="dxa"/>
              </w:tcPr>
            </w:tcPrChange>
          </w:tcPr>
          <w:p w14:paraId="7277233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1.3</w:t>
            </w:r>
          </w:p>
        </w:tc>
        <w:tc>
          <w:tcPr>
            <w:tcW w:w="895" w:type="dxa"/>
            <w:tcPrChange w:id="483" w:author="Alexander Mielke" w:date="2020-05-28T16:44:00Z">
              <w:tcPr>
                <w:tcW w:w="895" w:type="dxa"/>
              </w:tcPr>
            </w:tcPrChange>
          </w:tcPr>
          <w:p w14:paraId="5F8F98F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w:t>
            </w:r>
          </w:p>
        </w:tc>
      </w:tr>
      <w:tr w:rsidR="00192031" w:rsidRPr="009D2B56" w14:paraId="6A4E31DF" w14:textId="77777777" w:rsidTr="006C3820">
        <w:tc>
          <w:tcPr>
            <w:tcW w:w="1002" w:type="dxa"/>
            <w:tcPrChange w:id="484" w:author="Alexander Mielke" w:date="2020-05-28T16:44:00Z">
              <w:tcPr>
                <w:tcW w:w="1002" w:type="dxa"/>
              </w:tcPr>
            </w:tcPrChange>
          </w:tcPr>
          <w:p w14:paraId="666ED6A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485" w:author="Alexander Mielke" w:date="2020-05-28T16:44:00Z">
              <w:tcPr>
                <w:tcW w:w="2225" w:type="dxa"/>
              </w:tcPr>
            </w:tcPrChange>
          </w:tcPr>
          <w:p w14:paraId="452D02A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Change w:id="486" w:author="Alexander Mielke" w:date="2020-05-28T16:44:00Z">
              <w:tcPr>
                <w:tcW w:w="992" w:type="dxa"/>
              </w:tcPr>
            </w:tcPrChange>
          </w:tcPr>
          <w:p w14:paraId="6ACBBFE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87" w:author="Alexander Mielke" w:date="2020-05-28T16:44:00Z">
              <w:tcPr>
                <w:tcW w:w="1276" w:type="dxa"/>
              </w:tcPr>
            </w:tcPrChange>
          </w:tcPr>
          <w:p w14:paraId="258D9E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173</w:t>
            </w:r>
          </w:p>
        </w:tc>
        <w:tc>
          <w:tcPr>
            <w:tcW w:w="1276" w:type="dxa"/>
            <w:tcPrChange w:id="488" w:author="Alexander Mielke" w:date="2020-05-28T16:44:00Z">
              <w:tcPr>
                <w:tcW w:w="1276" w:type="dxa"/>
              </w:tcPr>
            </w:tcPrChange>
          </w:tcPr>
          <w:p w14:paraId="45013E76"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0.42</w:t>
            </w:r>
          </w:p>
        </w:tc>
        <w:tc>
          <w:tcPr>
            <w:tcW w:w="2409" w:type="dxa"/>
            <w:tcPrChange w:id="489" w:author="Alexander Mielke" w:date="2020-05-28T16:44:00Z">
              <w:tcPr>
                <w:tcW w:w="2409" w:type="dxa"/>
              </w:tcPr>
            </w:tcPrChange>
          </w:tcPr>
          <w:p w14:paraId="5BC6053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490" w:author="Alexander Mielke" w:date="2020-05-28T16:44:00Z">
              <w:tcPr>
                <w:tcW w:w="895" w:type="dxa"/>
              </w:tcPr>
            </w:tcPrChange>
          </w:tcPr>
          <w:p w14:paraId="56C1F7D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2CD3FA4C" w14:textId="77777777" w:rsidTr="006C3820">
        <w:tc>
          <w:tcPr>
            <w:tcW w:w="1002" w:type="dxa"/>
            <w:tcPrChange w:id="491" w:author="Alexander Mielke" w:date="2020-05-28T16:44:00Z">
              <w:tcPr>
                <w:tcW w:w="1002" w:type="dxa"/>
              </w:tcPr>
            </w:tcPrChange>
          </w:tcPr>
          <w:p w14:paraId="54DC236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Change w:id="492" w:author="Alexander Mielke" w:date="2020-05-28T16:44:00Z">
              <w:tcPr>
                <w:tcW w:w="2225" w:type="dxa"/>
              </w:tcPr>
            </w:tcPrChange>
          </w:tcPr>
          <w:p w14:paraId="1C464B9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Change w:id="493" w:author="Alexander Mielke" w:date="2020-05-28T16:44:00Z">
              <w:tcPr>
                <w:tcW w:w="992" w:type="dxa"/>
              </w:tcPr>
            </w:tcPrChange>
          </w:tcPr>
          <w:p w14:paraId="4FCF4D7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Change w:id="494" w:author="Alexander Mielke" w:date="2020-05-28T16:44:00Z">
              <w:tcPr>
                <w:tcW w:w="1276" w:type="dxa"/>
              </w:tcPr>
            </w:tcPrChange>
          </w:tcPr>
          <w:p w14:paraId="5EDB344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153</w:t>
            </w:r>
          </w:p>
        </w:tc>
        <w:tc>
          <w:tcPr>
            <w:tcW w:w="1276" w:type="dxa"/>
            <w:tcPrChange w:id="495" w:author="Alexander Mielke" w:date="2020-05-28T16:44:00Z">
              <w:tcPr>
                <w:tcW w:w="1276" w:type="dxa"/>
              </w:tcPr>
            </w:tcPrChange>
          </w:tcPr>
          <w:p w14:paraId="1A727406"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0.34</w:t>
            </w:r>
          </w:p>
        </w:tc>
        <w:tc>
          <w:tcPr>
            <w:tcW w:w="2409" w:type="dxa"/>
            <w:tcPrChange w:id="496" w:author="Alexander Mielke" w:date="2020-05-28T16:44:00Z">
              <w:tcPr>
                <w:tcW w:w="2409" w:type="dxa"/>
              </w:tcPr>
            </w:tcPrChange>
          </w:tcPr>
          <w:p w14:paraId="33D9BBE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Change w:id="497" w:author="Alexander Mielke" w:date="2020-05-28T16:44:00Z">
              <w:tcPr>
                <w:tcW w:w="895" w:type="dxa"/>
              </w:tcPr>
            </w:tcPrChange>
          </w:tcPr>
          <w:p w14:paraId="430B8AA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6C61F77D" w14:textId="77777777" w:rsidTr="006C3820">
        <w:tc>
          <w:tcPr>
            <w:tcW w:w="1002" w:type="dxa"/>
            <w:tcBorders>
              <w:bottom w:val="single" w:sz="4" w:space="0" w:color="auto"/>
            </w:tcBorders>
            <w:tcPrChange w:id="498" w:author="Alexander Mielke" w:date="2020-05-28T16:44:00Z">
              <w:tcPr>
                <w:tcW w:w="1002" w:type="dxa"/>
                <w:tcBorders>
                  <w:bottom w:val="single" w:sz="4" w:space="0" w:color="auto"/>
                </w:tcBorders>
              </w:tcPr>
            </w:tcPrChange>
          </w:tcPr>
          <w:p w14:paraId="5B35FB3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Borders>
              <w:bottom w:val="single" w:sz="4" w:space="0" w:color="auto"/>
            </w:tcBorders>
            <w:tcPrChange w:id="499" w:author="Alexander Mielke" w:date="2020-05-28T16:44:00Z">
              <w:tcPr>
                <w:tcW w:w="2225" w:type="dxa"/>
                <w:tcBorders>
                  <w:bottom w:val="single" w:sz="4" w:space="0" w:color="auto"/>
                </w:tcBorders>
              </w:tcPr>
            </w:tcPrChange>
          </w:tcPr>
          <w:p w14:paraId="40F363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Change w:id="500" w:author="Alexander Mielke" w:date="2020-05-28T16:44:00Z">
              <w:tcPr>
                <w:tcW w:w="992" w:type="dxa"/>
                <w:tcBorders>
                  <w:bottom w:val="single" w:sz="4" w:space="0" w:color="auto"/>
                </w:tcBorders>
              </w:tcPr>
            </w:tcPrChange>
          </w:tcPr>
          <w:p w14:paraId="5437E6B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Change w:id="501" w:author="Alexander Mielke" w:date="2020-05-28T16:44:00Z">
              <w:tcPr>
                <w:tcW w:w="1276" w:type="dxa"/>
                <w:tcBorders>
                  <w:bottom w:val="single" w:sz="4" w:space="0" w:color="auto"/>
                </w:tcBorders>
              </w:tcPr>
            </w:tcPrChange>
          </w:tcPr>
          <w:p w14:paraId="7F99CA1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3350</w:t>
            </w:r>
          </w:p>
        </w:tc>
        <w:tc>
          <w:tcPr>
            <w:tcW w:w="1276" w:type="dxa"/>
            <w:tcBorders>
              <w:bottom w:val="single" w:sz="4" w:space="0" w:color="auto"/>
            </w:tcBorders>
            <w:tcPrChange w:id="502" w:author="Alexander Mielke" w:date="2020-05-28T16:44:00Z">
              <w:tcPr>
                <w:tcW w:w="1276" w:type="dxa"/>
                <w:tcBorders>
                  <w:bottom w:val="single" w:sz="4" w:space="0" w:color="auto"/>
                </w:tcBorders>
              </w:tcPr>
            </w:tcPrChange>
          </w:tcPr>
          <w:p w14:paraId="49EB0AF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0.93</w:t>
            </w:r>
          </w:p>
        </w:tc>
        <w:tc>
          <w:tcPr>
            <w:tcW w:w="2409" w:type="dxa"/>
            <w:tcBorders>
              <w:bottom w:val="single" w:sz="4" w:space="0" w:color="auto"/>
            </w:tcBorders>
            <w:tcPrChange w:id="503" w:author="Alexander Mielke" w:date="2020-05-28T16:44:00Z">
              <w:tcPr>
                <w:tcW w:w="2409" w:type="dxa"/>
                <w:tcBorders>
                  <w:bottom w:val="single" w:sz="4" w:space="0" w:color="auto"/>
                </w:tcBorders>
              </w:tcPr>
            </w:tcPrChange>
          </w:tcPr>
          <w:p w14:paraId="591025C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1.4</w:t>
            </w:r>
          </w:p>
        </w:tc>
        <w:tc>
          <w:tcPr>
            <w:tcW w:w="895" w:type="dxa"/>
            <w:tcBorders>
              <w:bottom w:val="single" w:sz="4" w:space="0" w:color="auto"/>
            </w:tcBorders>
            <w:tcPrChange w:id="504" w:author="Alexander Mielke" w:date="2020-05-28T16:44:00Z">
              <w:tcPr>
                <w:tcW w:w="895" w:type="dxa"/>
                <w:tcBorders>
                  <w:bottom w:val="single" w:sz="4" w:space="0" w:color="auto"/>
                </w:tcBorders>
              </w:tcPr>
            </w:tcPrChange>
          </w:tcPr>
          <w:p w14:paraId="5B8730A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0.00</w:t>
            </w:r>
          </w:p>
        </w:tc>
      </w:tr>
    </w:tbl>
    <w:p w14:paraId="0560768B" w14:textId="77777777" w:rsidR="00192031" w:rsidRDefault="00192031">
      <w:pPr>
        <w:spacing w:line="480" w:lineRule="auto"/>
        <w:ind w:leftChars="0" w:left="0" w:firstLineChars="0" w:firstLine="0"/>
        <w:jc w:val="both"/>
        <w:rPr>
          <w:rFonts w:asciiTheme="minorHAnsi" w:hAnsiTheme="minorHAnsi"/>
        </w:rPr>
      </w:pPr>
    </w:p>
    <w:p w14:paraId="60B056FC" w14:textId="77777777" w:rsidR="00CC4A8D" w:rsidRDefault="00B244F2">
      <w:pPr>
        <w:spacing w:line="480" w:lineRule="auto"/>
        <w:ind w:leftChars="0" w:left="0" w:firstLineChars="0" w:firstLine="0"/>
        <w:jc w:val="both"/>
        <w:rPr>
          <w:rFonts w:asciiTheme="minorHAnsi" w:hAnsiTheme="minorHAnsi"/>
        </w:rPr>
      </w:pPr>
      <w:r>
        <w:rPr>
          <w:rFonts w:asciiTheme="minorHAnsi" w:hAnsiTheme="minorHAnsi"/>
        </w:rPr>
        <w:t>To be able to compare groups of different sizes, and interaction types with different occurrence rates, we tested how many interactions per dyad were necessary to reach a consistency value of r=0.5. Interaction types that reached this cut-off with fewer average interactions per dyad were considered more predictable than those that require more interactions per dyad to reach the cut-off</w:t>
      </w:r>
      <w:r w:rsidR="00E129D9">
        <w:rPr>
          <w:rFonts w:asciiTheme="minorHAnsi" w:hAnsiTheme="minorHAnsi"/>
        </w:rPr>
        <w:t xml:space="preserve"> (Fig. 4, 5</w:t>
      </w:r>
      <w:r w:rsidR="00EB48BB">
        <w:rPr>
          <w:rFonts w:asciiTheme="minorHAnsi" w:hAnsiTheme="minorHAnsi"/>
        </w:rPr>
        <w:t>, 6</w:t>
      </w:r>
      <w:r w:rsidR="00E129D9">
        <w:rPr>
          <w:rFonts w:asciiTheme="minorHAnsi" w:hAnsiTheme="minorHAnsi"/>
        </w:rPr>
        <w:t>)</w:t>
      </w:r>
      <w:r>
        <w:rPr>
          <w:rFonts w:asciiTheme="minorHAnsi" w:hAnsiTheme="minorHAnsi"/>
        </w:rPr>
        <w:t>.</w:t>
      </w:r>
    </w:p>
    <w:p w14:paraId="6805ECFE" w14:textId="77777777" w:rsidR="00CC4A8D" w:rsidRDefault="001C22EB">
      <w:pPr>
        <w:pStyle w:val="Caption"/>
        <w:keepNext/>
        <w:ind w:left="0" w:hanging="2"/>
        <w:jc w:val="both"/>
        <w:rPr>
          <w:rFonts w:asciiTheme="minorHAnsi" w:hAnsiTheme="minorHAnsi"/>
          <w:sz w:val="20"/>
        </w:rPr>
      </w:pPr>
      <w:r w:rsidRPr="00560BD5">
        <w:rPr>
          <w:rFonts w:asciiTheme="minorHAnsi" w:hAnsiTheme="minorHAnsi"/>
          <w:sz w:val="20"/>
          <w:lang w:val="en-US"/>
        </w:rPr>
        <w:drawing>
          <wp:inline distT="0" distB="0" distL="0" distR="0" wp14:anchorId="3DC35AF3" wp14:editId="0A84ED94">
            <wp:extent cx="5915025" cy="3943350"/>
            <wp:effectExtent l="0" t="0" r="952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5025" cy="3943350"/>
                    </a:xfrm>
                    <a:prstGeom prst="rect">
                      <a:avLst/>
                    </a:prstGeom>
                  </pic:spPr>
                </pic:pic>
              </a:graphicData>
            </a:graphic>
          </wp:inline>
        </w:drawing>
      </w:r>
    </w:p>
    <w:p w14:paraId="4661B83F"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Figure 4: Spearman correlation between two halves of randomly selected subsets of the datasets for mangabeys (green), East chimpanzee community (yellow) and South chimpanzee community (blue) for grooming, body contact, proximity, and pant grunts/supplants.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DE618E9" w14:textId="77777777" w:rsidR="00E129D9" w:rsidRDefault="00E129D9">
      <w:pPr>
        <w:widowControl/>
        <w:spacing w:after="160" w:line="259" w:lineRule="auto"/>
        <w:ind w:leftChars="0" w:left="0" w:firstLineChars="0" w:firstLine="0"/>
        <w:textAlignment w:val="auto"/>
        <w:outlineLvl w:val="9"/>
        <w:rPr>
          <w:rFonts w:asciiTheme="minorHAnsi" w:hAnsiTheme="minorHAnsi"/>
          <w:i/>
        </w:rPr>
      </w:pPr>
      <w:r>
        <w:rPr>
          <w:rFonts w:asciiTheme="minorHAnsi" w:hAnsiTheme="minorHAnsi"/>
          <w:i/>
        </w:rPr>
        <w:br w:type="page"/>
      </w:r>
    </w:p>
    <w:p w14:paraId="6F567C2E" w14:textId="77777777" w:rsidR="00E129D9" w:rsidRPr="00E129D9" w:rsidRDefault="00E129D9">
      <w:pPr>
        <w:spacing w:line="480" w:lineRule="auto"/>
        <w:ind w:leftChars="0" w:left="0" w:firstLineChars="0" w:firstLine="0"/>
        <w:jc w:val="both"/>
        <w:rPr>
          <w:rFonts w:asciiTheme="minorHAnsi" w:hAnsiTheme="minorHAnsi"/>
          <w:iCs/>
        </w:rPr>
      </w:pPr>
      <w:r w:rsidRPr="00560BD5">
        <w:rPr>
          <w:rFonts w:asciiTheme="minorHAnsi" w:hAnsiTheme="minorHAnsi"/>
          <w:lang w:val="en-US"/>
        </w:rPr>
        <w:drawing>
          <wp:inline distT="0" distB="0" distL="0" distR="0" wp14:anchorId="289AFD51" wp14:editId="5CF4C8E4">
            <wp:extent cx="5486400" cy="36576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3E6F33C"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Figure 5: Spearman correlation between two halves of randomly selected subsets of the datasets for mangabeys (green), East chimpanzee community (yellow) and South chimpanzee community (blue) for nonphysical aggression, physical aggression, and food sharing.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77777777" w:rsidR="00E129D9" w:rsidRDefault="00E129D9">
      <w:pPr>
        <w:spacing w:line="480" w:lineRule="auto"/>
        <w:ind w:leftChars="0" w:left="0" w:firstLineChars="0" w:firstLine="0"/>
        <w:jc w:val="both"/>
        <w:rPr>
          <w:rFonts w:asciiTheme="minorHAnsi" w:hAnsiTheme="minorHAnsi"/>
          <w:i/>
        </w:rPr>
      </w:pPr>
    </w:p>
    <w:p w14:paraId="712708F3" w14:textId="77777777" w:rsidR="00CC4A8D" w:rsidRDefault="00B244F2">
      <w:pPr>
        <w:spacing w:line="480" w:lineRule="auto"/>
        <w:ind w:leftChars="0" w:left="0" w:firstLineChars="0" w:firstLine="0"/>
        <w:jc w:val="both"/>
        <w:rPr>
          <w:rFonts w:asciiTheme="minorHAnsi" w:hAnsiTheme="minorHAnsi"/>
          <w:i/>
        </w:rPr>
      </w:pPr>
      <w:r>
        <w:rPr>
          <w:rFonts w:asciiTheme="minorHAnsi" w:hAnsiTheme="minorHAnsi"/>
          <w:i/>
        </w:rPr>
        <w:t>Mangabeys</w:t>
      </w:r>
    </w:p>
    <w:p w14:paraId="018F4A3E" w14:textId="77777777" w:rsidR="00381820" w:rsidRDefault="00B244F2">
      <w:pPr>
        <w:spacing w:line="480" w:lineRule="auto"/>
        <w:ind w:leftChars="0" w:left="0" w:firstLineChars="0" w:firstLine="0"/>
        <w:jc w:val="both"/>
        <w:rPr>
          <w:rFonts w:asciiTheme="minorHAnsi" w:hAnsiTheme="minorHAnsi"/>
        </w:rPr>
      </w:pPr>
      <w:r>
        <w:rPr>
          <w:rFonts w:asciiTheme="minorHAnsi" w:hAnsiTheme="minorHAnsi"/>
        </w:rPr>
        <w:t xml:space="preserve">For the mangabeys, overall aggression rates (1.3 interactions/dyad, SD=0.2), grooming (1.8 interactions/dyad, SD=0.4), and supplants (2.1 interactions/dyad, SD=0.5), were among the most consistent behaviours we observed for all groups, indicating that individuals observing a subset of interactions in the community would be able to predict future interactions (Fig. </w:t>
      </w:r>
      <w:r w:rsidR="00381820">
        <w:rPr>
          <w:rFonts w:asciiTheme="minorHAnsi" w:hAnsiTheme="minorHAnsi"/>
        </w:rPr>
        <w:t>4,5;</w:t>
      </w:r>
      <w:r>
        <w:rPr>
          <w:rFonts w:asciiTheme="minorHAnsi" w:hAnsiTheme="minorHAnsi"/>
        </w:rPr>
        <w:t xml:space="preserve"> Tab. 1). Body contact (7.4 interactions/dyad, SD=1.4) and proximity (14.5 interactions/dyad, SD=2.5) were much less consistent.</w:t>
      </w:r>
    </w:p>
    <w:p w14:paraId="711FD8A7" w14:textId="77777777" w:rsidR="00CC4A8D" w:rsidRDefault="00B244F2">
      <w:pPr>
        <w:spacing w:before="120" w:line="480" w:lineRule="auto"/>
        <w:ind w:leftChars="0" w:left="0" w:firstLineChars="0" w:firstLine="0"/>
        <w:jc w:val="both"/>
        <w:rPr>
          <w:rFonts w:asciiTheme="minorHAnsi" w:eastAsia="Calibri" w:hAnsiTheme="minorHAnsi"/>
          <w:i/>
        </w:rPr>
      </w:pPr>
      <w:r>
        <w:rPr>
          <w:rFonts w:asciiTheme="minorHAnsi" w:eastAsia="Calibri" w:hAnsiTheme="minorHAnsi"/>
          <w:i/>
        </w:rPr>
        <w:t>Chimpanzees</w:t>
      </w:r>
    </w:p>
    <w:p w14:paraId="6DC77E58" w14:textId="77777777" w:rsidR="00381820"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rPr>
        <w:t>As in the mangabeys, overall aggression rates were highly consistent in both chimpanzee communities (Table 1), more so in South (1.3 interactions/dyad, SD=0.6) than in East (2.6 interactions/dyad, SD=0.9). The larger standard deviation in the chimpanzees compared to the mangabeys might indicate changes of aggression patterns over time. Pant grunt interactions in both communities showed the most predictable patterns (East: 0.9 interactions/dyad, SD=0.1; South: 1.4 interactions/dyad, SD=0.00). Grooming was less consistent than in the mangabeys (East: 4.7 interactions/dyad, SD=2.0; South: 4.2 interactions/dyad, SD=2.5), with the large standard deviation indicating changes in interaction patterns over the course of the study period. Body contact (East: 11.7 interactions/dyad, SD=5.6; South: 12.0 interactions/dyad, SD=5.1) and proximity (East: 13.1 interactions/dyad, SD=6.2; South: 14.0 interactions/dyad, SD=5.6) were considerably less predictable than the directed interaction types. This indicates that in all three communities, most dyads will feed and rest in close proximity with a wide variety of partners, while they direct interactions at a smaller and more stable subset of group members.</w:t>
      </w:r>
    </w:p>
    <w:p w14:paraId="1946EF21" w14:textId="77777777" w:rsidR="00CC4A8D" w:rsidRDefault="00381820">
      <w:pPr>
        <w:spacing w:before="120" w:line="480" w:lineRule="auto"/>
        <w:ind w:leftChars="0" w:left="0" w:firstLineChars="0" w:firstLine="0"/>
        <w:jc w:val="both"/>
        <w:rPr>
          <w:rFonts w:asciiTheme="minorHAnsi" w:eastAsia="Calibri" w:hAnsiTheme="minorHAnsi"/>
        </w:rPr>
      </w:pPr>
      <w:commentRangeStart w:id="505"/>
      <w:r w:rsidRPr="00560BD5">
        <w:rPr>
          <w:rFonts w:asciiTheme="minorHAnsi" w:eastAsia="Calibri" w:hAnsiTheme="minorHAnsi"/>
          <w:lang w:val="en-US"/>
        </w:rPr>
        <w:drawing>
          <wp:inline distT="0" distB="0" distL="0" distR="0" wp14:anchorId="35CBC312" wp14:editId="6507671F">
            <wp:extent cx="5943600" cy="3714750"/>
            <wp:effectExtent l="0" t="0" r="0" b="0"/>
            <wp:docPr id="3" name="Picture 3" descr="A picture containing sky,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505"/>
      <w:r w:rsidR="006C3820">
        <w:rPr>
          <w:rStyle w:val="CommentReference"/>
        </w:rPr>
        <w:commentReference w:id="505"/>
      </w:r>
      <w:r w:rsidR="00B244F2">
        <w:rPr>
          <w:rFonts w:asciiTheme="minorHAnsi" w:eastAsia="Calibri" w:hAnsiTheme="minorHAnsi"/>
        </w:rPr>
        <w:t xml:space="preserve"> </w:t>
      </w:r>
    </w:p>
    <w:p w14:paraId="515093E3" w14:textId="77777777" w:rsidR="00CC4A8D" w:rsidRPr="00381820" w:rsidRDefault="00381820" w:rsidP="00381820">
      <w:pPr>
        <w:pStyle w:val="Caption"/>
        <w:spacing w:line="240" w:lineRule="auto"/>
        <w:ind w:left="0" w:hanging="2"/>
        <w:jc w:val="both"/>
        <w:rPr>
          <w:rFonts w:asciiTheme="minorHAnsi" w:eastAsia="Calibri" w:hAnsiTheme="minorHAnsi"/>
          <w:iCs w:val="0"/>
          <w:sz w:val="18"/>
          <w:szCs w:val="18"/>
        </w:rPr>
      </w:pPr>
      <w:r w:rsidRPr="00381820">
        <w:rPr>
          <w:rFonts w:asciiTheme="minorHAnsi" w:eastAsia="Calibri" w:hAnsiTheme="minorHAnsi"/>
          <w:iCs w:val="0"/>
          <w:sz w:val="18"/>
          <w:szCs w:val="18"/>
        </w:rPr>
        <w:t>Figure 6: Summary of the mean number of interactions needed per dyad to reach correlations between halves of r = 0.5 (mangabeys: green triangles, East: red point, South: blue square).</w:t>
      </w:r>
    </w:p>
    <w:p w14:paraId="1B464F92" w14:textId="77777777" w:rsidR="00381820" w:rsidRDefault="00381820">
      <w:pPr>
        <w:spacing w:before="120" w:line="480" w:lineRule="auto"/>
        <w:ind w:leftChars="0" w:left="0" w:firstLineChars="0" w:firstLine="0"/>
        <w:jc w:val="both"/>
        <w:rPr>
          <w:rFonts w:asciiTheme="minorHAnsi" w:hAnsiTheme="minorHAnsi"/>
          <w:b/>
        </w:rPr>
      </w:pPr>
    </w:p>
    <w:p w14:paraId="7367614A" w14:textId="77777777" w:rsidR="00CC4A8D" w:rsidRDefault="00B244F2">
      <w:pPr>
        <w:spacing w:before="120" w:line="480" w:lineRule="auto"/>
        <w:ind w:leftChars="0" w:left="0" w:firstLineChars="0" w:firstLine="0"/>
        <w:jc w:val="both"/>
        <w:rPr>
          <w:rFonts w:asciiTheme="minorHAnsi" w:hAnsiTheme="minorHAnsi"/>
          <w:b/>
        </w:rPr>
      </w:pPr>
      <w:r>
        <w:rPr>
          <w:rFonts w:asciiTheme="minorHAnsi" w:hAnsiTheme="minorHAnsi"/>
          <w:b/>
        </w:rPr>
        <w:t>DISCUSSION</w:t>
      </w:r>
    </w:p>
    <w:p w14:paraId="600C3823" w14:textId="77777777" w:rsidR="00CC4A8D" w:rsidRDefault="00B244F2">
      <w:pPr>
        <w:spacing w:before="120" w:line="480" w:lineRule="auto"/>
        <w:ind w:leftChars="0" w:left="0" w:firstLineChars="0" w:firstLine="0"/>
        <w:jc w:val="both"/>
        <w:rPr>
          <w:rFonts w:asciiTheme="minorHAnsi" w:hAnsiTheme="minorHAnsi"/>
        </w:rPr>
      </w:pPr>
      <w:commentRangeStart w:id="506"/>
      <w:commentRangeStart w:id="507"/>
      <w:r>
        <w:rPr>
          <w:rFonts w:asciiTheme="minorHAnsi" w:hAnsiTheme="minorHAnsi"/>
        </w:rPr>
        <w:t xml:space="preserve">Establishing measures of predictability of social interactions and the resulting relationships between individuals is necessary to understand the complexity of a social group from the perspective of the individual </w:t>
      </w:r>
      <w:r>
        <w:rPr>
          <w:rFonts w:asciiTheme="minorHAnsi" w:hAnsiTheme="minorHAnsi"/>
        </w:rPr>
        <w:fldChar w:fldCharType="begin" w:fldLock="1"/>
      </w:r>
      <w:r w:rsidR="00792622">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Pr>
          <w:rFonts w:asciiTheme="minorHAnsi" w:hAnsiTheme="minorHAnsi"/>
        </w:rPr>
        <w:fldChar w:fldCharType="separate"/>
      </w:r>
      <w:r w:rsidR="00F57648" w:rsidRPr="00F57648">
        <w:rPr>
          <w:rFonts w:asciiTheme="minorHAnsi" w:hAnsiTheme="minorHAnsi"/>
          <w:noProof/>
        </w:rPr>
        <w:t>(Dunbar &amp; Shultz, 2010; Lukas &amp; Clutton-Brock, 2018)</w:t>
      </w:r>
      <w:r>
        <w:rPr>
          <w:rFonts w:asciiTheme="minorHAnsi" w:hAnsiTheme="minorHAnsi"/>
        </w:rPr>
        <w:fldChar w:fldCharType="end"/>
      </w:r>
      <w:r>
        <w:rPr>
          <w:rFonts w:asciiTheme="minorHAnsi" w:hAnsiTheme="minorHAnsi"/>
        </w:rPr>
        <w:t xml:space="preserve">. </w:t>
      </w:r>
      <w:commentRangeEnd w:id="506"/>
      <w:r w:rsidR="00336CA6">
        <w:rPr>
          <w:rStyle w:val="CommentReference"/>
        </w:rPr>
        <w:commentReference w:id="506"/>
      </w:r>
      <w:commentRangeEnd w:id="507"/>
      <w:r w:rsidR="001613D6">
        <w:rPr>
          <w:rStyle w:val="CommentReference"/>
        </w:rPr>
        <w:commentReference w:id="507"/>
      </w:r>
      <w:r>
        <w:rPr>
          <w:rFonts w:asciiTheme="minorHAnsi" w:hAnsiTheme="minorHAnsi"/>
        </w:rPr>
        <w:t xml:space="preserve">Here, </w:t>
      </w:r>
      <w:r w:rsidR="00826E7E">
        <w:rPr>
          <w:rFonts w:asciiTheme="minorHAnsi" w:hAnsiTheme="minorHAnsi"/>
        </w:rPr>
        <w:t>o</w:t>
      </w:r>
      <w:r>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Pr>
          <w:rFonts w:asciiTheme="minorHAnsi" w:hAnsiTheme="minorHAnsi"/>
        </w:rPr>
        <w:t xml:space="preserve"> yet again that animal lives cannot be </w:t>
      </w:r>
      <w:ins w:id="508" w:author="Liran Samuni" w:date="2020-05-28T16:43:00Z">
        <w:r w:rsidR="00826E7E">
          <w:rPr>
            <w:rFonts w:asciiTheme="minorHAnsi" w:hAnsiTheme="minorHAnsi"/>
          </w:rPr>
          <w:t>capture</w:t>
        </w:r>
      </w:ins>
      <w:ins w:id="509" w:author="Liran Samuni" w:date="2020-03-16T19:39:00Z">
        <w:r w:rsidR="00F05569">
          <w:rPr>
            <w:rFonts w:asciiTheme="minorHAnsi" w:hAnsiTheme="minorHAnsi"/>
          </w:rPr>
          <w:t>d</w:t>
        </w:r>
      </w:ins>
      <w:del w:id="510" w:author="Liran Samuni" w:date="2020-05-28T16:43:00Z">
        <w:r w:rsidR="00826E7E">
          <w:rPr>
            <w:rFonts w:asciiTheme="minorHAnsi" w:hAnsiTheme="minorHAnsi"/>
          </w:rPr>
          <w:delText>capture</w:delText>
        </w:r>
      </w:del>
      <w:r w:rsidR="00826E7E">
        <w:rPr>
          <w:rFonts w:asciiTheme="minorHAnsi" w:hAnsiTheme="minorHAnsi"/>
        </w:rPr>
        <w:t xml:space="preserve"> using one simplistic measure of complexity: challenges differ within </w:t>
      </w:r>
      <w:r w:rsidR="00F50CE9">
        <w:rPr>
          <w:rFonts w:asciiTheme="minorHAnsi" w:hAnsiTheme="minorHAnsi"/>
        </w:rPr>
        <w:t>and between species, and we need multi-dimensional measures to quantify where ‘complexity’ really arises.</w:t>
      </w:r>
      <w:r>
        <w:rPr>
          <w:rFonts w:asciiTheme="minorHAnsi" w:hAnsiTheme="minorHAnsi"/>
        </w:rPr>
        <w:t xml:space="preserve"> </w:t>
      </w:r>
    </w:p>
    <w:p w14:paraId="4FD2720D" w14:textId="77777777" w:rsidR="00CC4A8D" w:rsidRDefault="00B244F2">
      <w:pPr>
        <w:spacing w:before="120" w:line="480" w:lineRule="auto"/>
        <w:ind w:leftChars="0" w:left="0" w:firstLineChars="0" w:firstLine="0"/>
        <w:jc w:val="both"/>
        <w:rPr>
          <w:rStyle w:val="FootnoteReference"/>
          <w:rFonts w:asciiTheme="minorHAnsi" w:hAnsiTheme="minorHAnsi"/>
          <w:vertAlign w:val="baseline"/>
        </w:rPr>
      </w:pPr>
      <w:r>
        <w:rPr>
          <w:rFonts w:asciiTheme="minorHAnsi" w:hAnsiTheme="minorHAnsi"/>
        </w:rPr>
        <w:t xml:space="preserve">This study introduces a consistency measure, repeatedly dividing the dataset into halves and comparing how well these predict each other, which serves two functions. Researchers can use it to find out whether they have </w:t>
      </w:r>
      <w:commentRangeStart w:id="511"/>
      <w:r>
        <w:rPr>
          <w:rFonts w:asciiTheme="minorHAnsi" w:hAnsiTheme="minorHAnsi"/>
        </w:rPr>
        <w:t>collected sufficient data for their dataset to be internally consistent</w:t>
      </w:r>
      <w:commentRangeEnd w:id="511"/>
      <w:r w:rsidR="00BE2B5D">
        <w:rPr>
          <w:rStyle w:val="CommentReference"/>
        </w:rPr>
        <w:commentReference w:id="511"/>
      </w:r>
      <w:r>
        <w:rPr>
          <w:rFonts w:asciiTheme="minorHAnsi" w:hAnsiTheme="minorHAnsi"/>
        </w:rPr>
        <w:t xml:space="preserve">, given a community of a certain size and an interaction type with a specific diversity of partner choice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 xml:space="preserve">. In our sample, despite pooling 18 months of data, food sharing and contact aggressions </w:t>
      </w:r>
      <w:r w:rsidR="00F50CE9">
        <w:rPr>
          <w:rFonts w:asciiTheme="minorHAnsi" w:hAnsiTheme="minorHAnsi"/>
        </w:rPr>
        <w:t>were</w:t>
      </w:r>
      <w:r>
        <w:rPr>
          <w:rFonts w:asciiTheme="minorHAnsi" w:hAnsiTheme="minorHAnsi"/>
        </w:rPr>
        <w:t xml:space="preserve"> observed at such low rates in all three communities that observing the group at a certain time point would make it impossible to predict their behaviour at another time point. We generally assume that randomly selected focal follows allow us to also make statements about interaction rates on those days on which we do not observe an individual </w:t>
      </w:r>
      <w:r>
        <w:rPr>
          <w:rFonts w:asciiTheme="minorHAnsi" w:hAnsiTheme="minorHAnsi"/>
        </w:rPr>
        <w:fldChar w:fldCharType="begin" w:fldLock="1"/>
      </w:r>
      <w:r>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w:instrText>
      </w:r>
      <w:r>
        <w:rPr>
          <w:rFonts w:asciiTheme="minorHAnsi" w:hAnsiTheme="minorHAnsi"/>
          <w:lang w:val="en-US"/>
        </w:rPr>
        <w:instrText>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hAnsiTheme="minorHAnsi"/>
        </w:rPr>
        <w:fldChar w:fldCharType="separate"/>
      </w:r>
      <w:r>
        <w:rPr>
          <w:rFonts w:asciiTheme="minorHAnsi" w:hAnsiTheme="minorHAnsi"/>
          <w:noProof/>
          <w:lang w:val="en-US"/>
        </w:rPr>
        <w:t>(Davis et al., 2018)</w:t>
      </w:r>
      <w:r>
        <w:rPr>
          <w:rFonts w:asciiTheme="minorHAnsi" w:hAnsiTheme="minorHAnsi"/>
        </w:rPr>
        <w:fldChar w:fldCharType="end"/>
      </w:r>
      <w:r>
        <w:rPr>
          <w:rFonts w:asciiTheme="minorHAnsi" w:hAnsiTheme="minorHAnsi"/>
          <w:lang w:val="en-US"/>
        </w:rPr>
        <w:t xml:space="preserve">, but this might not be the case for rare interaction types. </w:t>
      </w:r>
      <w:r>
        <w:rPr>
          <w:rFonts w:asciiTheme="minorHAnsi" w:hAnsiTheme="minorHAnsi"/>
        </w:rPr>
        <w:t>One way to understand patterns driving interaction patterns for rare interaction types would be to test the factors</w:t>
      </w:r>
      <w:r w:rsidR="00F50CE9">
        <w:rPr>
          <w:rFonts w:asciiTheme="minorHAnsi" w:hAnsiTheme="minorHAnsi"/>
        </w:rPr>
        <w:t xml:space="preserve"> </w:t>
      </w:r>
      <w:r>
        <w:rPr>
          <w:rFonts w:asciiTheme="minorHAnsi" w:hAnsiTheme="minorHAnsi"/>
        </w:rPr>
        <w:t xml:space="preserve">influencing decisions by comparing each partner choice an individual makes against the alternatives they did not choose </w:t>
      </w:r>
      <w:r>
        <w:rPr>
          <w:rStyle w:val="FootnoteReference"/>
          <w:rFonts w:asciiTheme="minorHAnsi" w:hAnsiTheme="minorHAnsi"/>
        </w:rPr>
        <w:fldChar w:fldCharType="begin" w:fldLock="1"/>
      </w:r>
      <w:r>
        <w:rPr>
          <w:rFonts w:asciiTheme="minorHAnsi" w:hAnsiTheme="minorHAnsi"/>
        </w:rPr>
        <w:instrText>ADDIN CSL_CITATION {"citationItems":[{"id":"ITEM-1","itemData":{"DOI":"10.1098/rsos.172143","ISSN":"20545703","abstract":"Living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Science","id":"ITEM-1","issue":"7","issued":{"date-parts":[["2018","7","11"]]},"page":"172143","title":"Flexible decision-making in grooming partner choice in sooty mangabeys and chimpanzees","type":"article-journal","volume":"5"},"uris":["http://www.mendeley.com/documents/?uuid=f98670e1-2f5d-4cc2-82ee-b24920f77eaf"]},{"id":"ITEM-2","itemData":{"DOI":"10.1098/rspb.2018.1643","ISSN":"14712954","PMID":"30305438","abstract":"Why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Sciences","id":"ITEM-2","issue":"1888","issued":{"date-parts":[["2018","10","10"]]},"page":"20181643","publisher":"The Royal Society","title":"Social bonds facilitate cooperative resource sharing in wild chimpanzees","type":"article-journal","volume":"285"},"uris":["http://www.mendeley.com/documents/?uuid=4f000663-d423-481c-a1a8-222fb6b56e93"]}],"mendeley":{"formattedCitation":"(Mielke et al., 2018; Samuni et al., 2018)","plainTextFormattedCitation":"(Mielke et al., 2018; Samuni et al., 2018)","previouslyFormattedCitation":"(Mielke et al., 2018; Samuni et al., 2018)"},"properties":{"noteIndex":0},"schema":"https://github.com/citation-style-language/schema/raw/master/csl-citation.json"}</w:instrText>
      </w:r>
      <w:r>
        <w:rPr>
          <w:rStyle w:val="FootnoteReference"/>
          <w:rFonts w:asciiTheme="minorHAnsi" w:hAnsiTheme="minorHAnsi"/>
        </w:rPr>
        <w:fldChar w:fldCharType="separate"/>
      </w:r>
      <w:r>
        <w:rPr>
          <w:rFonts w:asciiTheme="minorHAnsi" w:hAnsiTheme="minorHAnsi"/>
          <w:noProof/>
        </w:rPr>
        <w:t>(Mielke et al., 2018; Samuni et al., 2018)</w:t>
      </w:r>
      <w:r>
        <w:rPr>
          <w:rStyle w:val="FootnoteReference"/>
          <w:rFonts w:asciiTheme="minorHAnsi" w:hAnsiTheme="minorHAnsi"/>
        </w:rPr>
        <w:fldChar w:fldCharType="end"/>
      </w:r>
      <w:r>
        <w:rPr>
          <w:rStyle w:val="FootnoteReference"/>
          <w:rFonts w:asciiTheme="minorHAnsi" w:hAnsiTheme="minorHAnsi"/>
          <w:vertAlign w:val="baseline"/>
        </w:rPr>
        <w:t>.</w:t>
      </w:r>
      <w:r>
        <w:rPr>
          <w:rFonts w:asciiTheme="minorHAnsi" w:hAnsiTheme="minorHAnsi"/>
        </w:rPr>
        <w:t xml:space="preserve"> </w:t>
      </w:r>
      <w:r>
        <w:rPr>
          <w:rFonts w:asciiTheme="minorHAnsi" w:hAnsiTheme="minorHAnsi"/>
          <w:lang w:val="en-US"/>
        </w:rPr>
        <w:t>In order to assess changes in relationships over time, t</w:t>
      </w:r>
      <w:r>
        <w:rPr>
          <w:rStyle w:val="FootnoteReference"/>
          <w:rFonts w:asciiTheme="minorHAnsi" w:hAnsiTheme="minorHAnsi"/>
          <w:vertAlign w:val="baseline"/>
          <w:lang w:val="en-US"/>
        </w:rPr>
        <w:t>here has been a trend to cut datasets into smaller subsets and then compare n</w:t>
      </w:r>
      <w:r>
        <w:rPr>
          <w:rFonts w:asciiTheme="minorHAnsi" w:hAnsiTheme="minorHAnsi"/>
          <w:lang w:val="en-US"/>
        </w:rPr>
        <w:t>etwork overlap between these</w:t>
      </w:r>
      <w:r>
        <w:rPr>
          <w:rStyle w:val="FootnoteReference"/>
          <w:rFonts w:asciiTheme="minorHAnsi" w:hAnsiTheme="minorHAnsi"/>
          <w:vertAlign w:val="baseline"/>
          <w:lang w:val="en-US"/>
        </w:rPr>
        <w:t>, assuming that the data in each is sufficient to depict the underlying distribution in the community. With our consistency measure, seasonality and change could be established if smaller subsets would show higher consistency than larger subsets,</w:t>
      </w:r>
      <w:r>
        <w:rPr>
          <w:rFonts w:asciiTheme="minorHAnsi" w:hAnsiTheme="minorHAnsi"/>
          <w:lang w:val="en-US"/>
        </w:rPr>
        <w:t xml:space="preserve"> as random subsets retained consistent time intervals</w:t>
      </w:r>
      <w:r>
        <w:rPr>
          <w:rStyle w:val="FootnoteReference"/>
          <w:rFonts w:asciiTheme="minorHAnsi" w:hAnsiTheme="minorHAnsi"/>
          <w:vertAlign w:val="baseline"/>
          <w:lang w:val="en-US"/>
        </w:rPr>
        <w:t>. This was not the case for any i</w:t>
      </w:r>
      <w:r>
        <w:rPr>
          <w:rFonts w:asciiTheme="minorHAnsi" w:hAnsiTheme="minorHAnsi"/>
          <w:lang w:val="en-US"/>
        </w:rPr>
        <w:t>nteraction type, even though some interaction types showed high standard variation, and indication that consistency is high during some times but not others</w:t>
      </w:r>
      <w:r>
        <w:rPr>
          <w:rStyle w:val="FootnoteReference"/>
          <w:rFonts w:asciiTheme="minorHAnsi" w:hAnsiTheme="minorHAnsi"/>
          <w:vertAlign w:val="baseline"/>
          <w:lang w:val="en-US"/>
        </w:rPr>
        <w:t>.</w:t>
      </w:r>
      <w:r>
        <w:rPr>
          <w:rFonts w:asciiTheme="minorHAnsi" w:hAnsiTheme="minorHAnsi"/>
          <w:lang w:val="en-US"/>
        </w:rPr>
        <w:t xml:space="preserve"> </w:t>
      </w:r>
    </w:p>
    <w:p w14:paraId="576E46AC" w14:textId="55CE97DB" w:rsidR="00CC4A8D" w:rsidRDefault="00B244F2" w:rsidP="003B3718">
      <w:pPr>
        <w:spacing w:before="120" w:line="480" w:lineRule="auto"/>
        <w:ind w:leftChars="0" w:left="0" w:firstLineChars="0" w:firstLine="0"/>
        <w:jc w:val="both"/>
        <w:rPr>
          <w:rFonts w:asciiTheme="minorHAnsi" w:hAnsiTheme="minorHAnsi"/>
        </w:rPr>
      </w:pPr>
      <w:r>
        <w:rPr>
          <w:rFonts w:asciiTheme="minorHAnsi" w:hAnsiTheme="minorHAnsi"/>
        </w:rPr>
        <w:t xml:space="preserve">The standardized consistency measure allowed us to segregate interaction types into those that needed either </w:t>
      </w:r>
      <w:r w:rsidR="007D050F">
        <w:rPr>
          <w:rFonts w:asciiTheme="minorHAnsi" w:hAnsiTheme="minorHAnsi"/>
        </w:rPr>
        <w:t>large</w:t>
      </w:r>
      <w:r>
        <w:rPr>
          <w:rFonts w:asciiTheme="minorHAnsi" w:hAnsiTheme="minorHAnsi"/>
        </w:rPr>
        <w:t xml:space="preserve"> or </w:t>
      </w:r>
      <w:r w:rsidR="007D050F">
        <w:rPr>
          <w:rFonts w:asciiTheme="minorHAnsi" w:hAnsiTheme="minorHAnsi"/>
        </w:rPr>
        <w:t xml:space="preserve">small </w:t>
      </w:r>
      <w:r>
        <w:rPr>
          <w:rFonts w:asciiTheme="minorHAnsi" w:hAnsiTheme="minorHAnsi"/>
        </w:rPr>
        <w:t>amounts of information to predict future interactions.</w:t>
      </w:r>
      <w:r w:rsidR="007D050F">
        <w:rPr>
          <w:rFonts w:asciiTheme="minorHAnsi" w:hAnsiTheme="minorHAnsi"/>
        </w:rPr>
        <w:t xml:space="preserve"> We use the number of interactions per dyad at which the majority of subset correlations exceeds the value 0.5; while the value 0.5 itself is arbitrary, using it across species and interaction types allows researchers to make comparative statements.</w:t>
      </w:r>
      <w:r>
        <w:rPr>
          <w:rFonts w:asciiTheme="minorHAnsi" w:hAnsiTheme="minorHAnsi"/>
        </w:rPr>
        <w:t xml:space="preserve"> </w:t>
      </w:r>
      <w:r w:rsidR="00F50CE9">
        <w:rPr>
          <w:rFonts w:asciiTheme="minorHAnsi" w:hAnsiTheme="minorHAnsi"/>
        </w:rPr>
        <w:t xml:space="preserve">Feeding </w:t>
      </w:r>
      <w:r>
        <w:rPr>
          <w:rFonts w:asciiTheme="minorHAnsi" w:hAnsiTheme="minorHAnsi"/>
        </w:rPr>
        <w:t>supplants and pant grunts</w:t>
      </w:r>
      <w:r w:rsidR="00F50CE9">
        <w:rPr>
          <w:rFonts w:asciiTheme="minorHAnsi" w:hAnsiTheme="minorHAnsi"/>
        </w:rPr>
        <w:t>, which are used to create hierarchies in the respective species,</w:t>
      </w:r>
      <w:r>
        <w:rPr>
          <w:rFonts w:asciiTheme="minorHAnsi" w:hAnsiTheme="minorHAnsi"/>
        </w:rPr>
        <w:t xml:space="preserve"> were highly consistent in the two species, indicating generally stable hierarchies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w:t>
      </w:r>
      <w:r w:rsidR="003B3718">
        <w:rPr>
          <w:rFonts w:asciiTheme="minorHAnsi" w:hAnsiTheme="minorHAnsi"/>
        </w:rPr>
        <w:t xml:space="preserve"> Consistency of aggression distribution did not vary between species.</w:t>
      </w:r>
      <w:r>
        <w:rPr>
          <w:rFonts w:asciiTheme="minorHAnsi" w:hAnsiTheme="minorHAnsi"/>
        </w:rPr>
        <w:t xml:space="preserve"> Despite being the larger community, mangabey interactions were generally more predictable than chimpanzee interaction patterns, with fewer grooming and body contact interactions per dyad needed to reach the consistency cut-off in mangabeys. Directed interactions (grooming, aggression, pant grunts/supplants) were consistent despite the inclusion of 18 months of data per community, indicating that most dyads interacted at relatively constant rates throughout the study period. The higher consistency of mangabey interactions could be the result of a highly stable dominance hierarchy </w:t>
      </w:r>
      <w:r>
        <w:rPr>
          <w:rFonts w:asciiTheme="minorHAnsi" w:hAnsiTheme="minorHAnsi"/>
        </w:rPr>
        <w:fldChar w:fldCharType="begin" w:fldLock="1"/>
      </w:r>
      <w:r>
        <w:rPr>
          <w:rFonts w:asciiTheme="minorHAns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mangabeys","type":"article-journal","volume":"4"},"uris":["http://www.mendeley.com/documents/?uuid=348a9a44-fe39-4295-b877-0fbaa4079659"]}],"mendeley":{"formattedCitation":"(Mielke et al., 2017)","plainTextFormattedCitation":"(Mielke et al., 2017)","previouslyFormattedCitation":"(Mielke et al., 2017)"},"properties":{"noteIndex":0},"schema":"https://github.com/citation-style-language/schema/raw/master/csl-citation.json"}</w:instrText>
      </w:r>
      <w:r>
        <w:rPr>
          <w:rFonts w:asciiTheme="minorHAnsi" w:hAnsiTheme="minorHAnsi"/>
        </w:rPr>
        <w:fldChar w:fldCharType="separate"/>
      </w:r>
      <w:r>
        <w:rPr>
          <w:rFonts w:asciiTheme="minorHAnsi" w:hAnsiTheme="minorHAnsi"/>
          <w:noProof/>
        </w:rPr>
        <w:t>(Mielke et al., 2017)</w:t>
      </w:r>
      <w:r>
        <w:rPr>
          <w:rFonts w:asciiTheme="minorHAnsi" w:hAnsiTheme="minorHAnsi"/>
        </w:rPr>
        <w:fldChar w:fldCharType="end"/>
      </w:r>
      <w:r>
        <w:rPr>
          <w:rFonts w:asciiTheme="minorHAnsi" w:hAnsiTheme="minorHAnsi"/>
        </w:rPr>
        <w:t xml:space="preserve">, </w:t>
      </w:r>
      <w:commentRangeStart w:id="512"/>
      <w:r>
        <w:rPr>
          <w:rFonts w:asciiTheme="minorHAnsi" w:hAnsiTheme="minorHAnsi"/>
        </w:rPr>
        <w:t>few demographic changes</w:t>
      </w:r>
      <w:commentRangeEnd w:id="512"/>
      <w:r w:rsidR="001744B0">
        <w:rPr>
          <w:rStyle w:val="CommentReference"/>
        </w:rPr>
        <w:commentReference w:id="512"/>
      </w:r>
      <w:r>
        <w:rPr>
          <w:rFonts w:asciiTheme="minorHAnsi" w:hAnsiTheme="minorHAnsi"/>
        </w:rPr>
        <w:t xml:space="preserve"> </w:t>
      </w:r>
      <w:r>
        <w:rPr>
          <w:rFonts w:asciiTheme="minorHAnsi" w:hAnsiTheme="minorHAnsi"/>
        </w:rPr>
        <w:fldChar w:fldCharType="begin" w:fldLock="1"/>
      </w:r>
      <w:r w:rsidR="00F41459">
        <w:rPr>
          <w:rFonts w:asciiTheme="minorHAnsi" w:hAnsiTheme="minorHAnsi"/>
        </w:rPr>
        <w:instrText>ADDIN CSL_CITATION {"citationItems":[{"id":"ITEM-1","itemData":{"DOI":"10.1016/j.anbehav.2017.09.028","ISSN":"00033472","abstract":"From a cognitive point of view, management and knowledge of social relationships is thought to be very challenging. Because of ecological and demographic constraints, relationships are likely to be prone to variation and hence need constant updating. Social network analysis is a potential tool to quantify the information that needs to be processed. However, despite the growing number of studies on social networks, few have focused on their dynamics and how they evolve across time. Here we present one of the rare studies that tests the influence of demographic variation on social relationships' stability through temporal analysis. Using field data collected on three wild groups of vervet monkeys, Chlorocebus aethiops, we first analysed the relationships' stability by running correlations between 3-month periods. Then, we investigated how natural demographic variation changed individual centralities (eigenvector) and strength of dyadic relationships within both grooming and proximity networks over a period of 2 years. In vervets, females are philopatric, while males emigrate from their natal group. Thus, we tested whether changes in demography had more influence on network centrality measures and relationship strength in females and their juveniles than in males. Correlations between periods yielded no evidence that predictability of future relationship quality declined with time from current relationship quality. In addition, male immigration was mostly responsible for increases in the core group members' centrality while male emigration had the opposite effect. Regarding dyadic relationships, we found inconsistent patterns that varied with respect to how age/sex and immigration/disappearance affected the network studied (grooming versus proximity). Our findings support the idea that social networks are dynamic structures that vary through time. Similar analyses on other species are needed to investigate which network features emerge as candidates responsible for variation in the complexity with which individuals keep track of relationships.","author":[{"dropping-particle":"","family":"Borgeaud","given":"Christèle","non-dropping-particle":"","parse-names":false,"suffix":""},{"dropping-particle":"","family":"Sosa","given":"Sebastian","non-dropping-particle":"","parse-names":false,"suffix":""},{"dropping-particle":"","family":"Sueur","given":"Cédric","non-dropping-particle":"","parse-names":false,"suffix":""},{"dropping-particle":"","family":"Bshary","given":"Redouan","non-dropping-particle":"","parse-names":false,"suffix":""}],"container-title":"Animal Behaviour","id":"ITEM-1","issued":{"date-parts":[["2017"]]},"page":"155-165","publisher":"Academic Press","title":"The influence of demographic variation on social network stability in wild vervet monkeys","type":"article-journal","volume":"134"},"uris":["http://www.mendeley.com/documents/?uuid=dc72b31c-6a98-3723-90b4-038e2b9d4a50"]}],"mendeley":{"formattedCitation":"(Borgeaud et al., 2017)","plainTextFormattedCitation":"(Borgeaud et al., 2017)","previouslyFormattedCitation":"(Borgeaud et al., 2017)"},"properties":{"noteIndex":0},"schema":"https://github.com/citation-style-language/schema/raw/master/csl-citation.json"}</w:instrText>
      </w:r>
      <w:r>
        <w:rPr>
          <w:rFonts w:asciiTheme="minorHAnsi" w:hAnsiTheme="minorHAnsi"/>
        </w:rPr>
        <w:fldChar w:fldCharType="separate"/>
      </w:r>
      <w:r w:rsidR="0036699B" w:rsidRPr="0036699B">
        <w:rPr>
          <w:rFonts w:asciiTheme="minorHAnsi" w:hAnsiTheme="minorHAnsi"/>
          <w:noProof/>
        </w:rPr>
        <w:t>(Borgeaud et al., 2017)</w:t>
      </w:r>
      <w:r>
        <w:rPr>
          <w:rFonts w:asciiTheme="minorHAnsi" w:hAnsiTheme="minorHAnsi"/>
        </w:rPr>
        <w:fldChar w:fldCharType="end"/>
      </w:r>
      <w:r>
        <w:rPr>
          <w:rFonts w:asciiTheme="minorHAnsi" w:hAnsiTheme="minorHAnsi"/>
        </w:rPr>
        <w:t xml:space="preserve">, and a relatively low diversity of partner choice for most individuals </w:t>
      </w:r>
      <w:r>
        <w:rPr>
          <w:rFonts w:asciiTheme="minorHAnsi" w:hAnsiTheme="minorHAnsi"/>
        </w:rPr>
        <w:fldChar w:fldCharType="begin" w:fldLock="1"/>
      </w:r>
      <w:r w:rsidR="004A57E7">
        <w:rPr>
          <w:rFonts w:asciiTheme="minorHAnsi" w:hAnsiTheme="minorHAnsi"/>
        </w:rPr>
        <w:instrText>ADDIN CSL_CITATION {"citationItems":[{"id":"ITEM-1","itemData":{"DOI":"10.1002/evan.21367","ISBN":"1060-1538, 1060-1538","ISSN":"10601538","PMID":"24166922","abstract":"Behavioral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 © 2013 Wiley Periodicals, Inc.","author":[{"dropping-particle":"","family":"Silk","given":"Joan B.","non-dropping-particle":"","parse-names":false,"suffix":""},{"dropping-particle":"","family":"Cheney","given":"Dorothy","non-dropping-particle":"","parse-names":false,"suffix":""},{"dropping-particle":"","family":"Seyfarth","given":"Robert","non-dropping-particle":"","parse-names":false,"suffix":""}],"container-title":"Evolutionary Anthropology","id":"ITEM-1","issue":"5","issued":{"date-parts":[["2013","9"]]},"page":"213-225","title":"A practical guide to the study of social relationships","type":"article-journal","volume":"22"},"uris":["http://www.mendeley.com/documents/?uuid=387b72e3-3e22-350a-8cbd-c31c6bb52cff"]},{"id":"ITEM-2","itemData":{"DOI":"10.1016/j.anbehav.2016.11.010","ISSN":"00033472","abstract":"Social bonds between group members affect individual fitness and wellbeing. While the impact of bond strength is well studied, the consequences of bond predictability and equitability are often overlooked. Similarly, whether bonds reflect short-term contingencies and/or long-term social strategies remains understudied. We investigated these questions in female crested macaques, Macaca nigra, which display a tolerant social style within a nepotistic hierarchical social structure. We analysed the structure of social bonds by testing whether similarity within dyads (in kinship, dominance and age) predicted the strength, predictability and equitability of bonds. We then tested the value of social bonds by analysing the effect of their characteristics on three fitness-related behaviours: coalitionary support, feeding-in-proximity and aggression. We found that the bond characteristics of females differed substantially from those of other species with comparable data: bonds were of average strength, of moderate endurance and relatively balanced. Stronger bonds were more equitable but less predictable than weaker bonds. Closely ranked females, but not kin or age peers, had stronger, more predictable and more equitable bonds than others. Coalitionary support was not related to any of the bond characteristics, feeding-in-proximity was positively associated with strength and predictability and aggression was positively linked to strength and negatively to equitability. These results highlight the complex picture of the benefits of social bonds in this species. They reflect the degrees of freedom tolerant macaque females can express in their social relationships within their stable social structure, a pattern that may not be given enough consideration in stable nepotistic hierarchical societies. Comparative research is necessary to establish whether these patterns are more general than previously thought or a specific feature of tolerant macaques. Investigating various characteristics of bonds together is paramount to appreciate the dynamics of social relationships and to better understand the social components of fitness.","author":[{"dropping-particle":"","family":"Duboscq","given":"Julie","non-dropping-particle":"","parse-names":false,"suffix":""},{"dropping-particle":"","family":"Neumann","given":"Christof","non-dropping-particle":"","parse-names":false,"suffix":""},{"dropping-particle":"","family":"Agil","given":"Muhammad","non-dropping-particle":"","parse-names":false,"suffix":""},{"dropping-particle":"","family":"Perwitasari-Farajallah","given":"Dyah","non-dropping-particle":"","parse-names":false,"suffix":""},{"dropping-particle":"","family":"Thierry","given":"Bernard","non-dropping-particle":"","parse-names":false,"suffix":""},{"dropping-particle":"","family":"Engelhardt","given":"Antje","non-dropping-particle":"","parse-names":false,"suffix":""}],"container-title":"Animal Behaviour","id":"ITEM-2","issued":{"date-parts":[["2017"]]},"page":"411-426","publisher":"Academic Press","title":"Degrees of freedom in social bonds of crested macaque females","type":"article-journal","volume":"123"},"uris":["http://www.mendeley.com/documents/?uuid=a2539002-fdb3-3cb5-8695-cc4e596997d9"]}],"mendeley":{"formattedCitation":"(Duboscq et al., 2017; Silk et al., 2013)","plainTextFormattedCitation":"(Duboscq et al., 2017; Silk et al., 2013)","previouslyFormattedCitation":"(Duboscq et al., 2017; Silk et al., 2013)"},"properties":{"noteIndex":0},"schema":"https://github.com/citation-style-language/schema/raw/master/csl-citation.json"}</w:instrText>
      </w:r>
      <w:r>
        <w:rPr>
          <w:rFonts w:asciiTheme="minorHAnsi" w:hAnsiTheme="minorHAnsi"/>
        </w:rPr>
        <w:fldChar w:fldCharType="separate"/>
      </w:r>
      <w:r w:rsidR="00B4481E" w:rsidRPr="00B4481E">
        <w:rPr>
          <w:rFonts w:asciiTheme="minorHAnsi" w:hAnsiTheme="minorHAnsi"/>
          <w:noProof/>
        </w:rPr>
        <w:t>(Duboscq et al., 2017; Silk et al., 2013)</w:t>
      </w:r>
      <w:r>
        <w:rPr>
          <w:rFonts w:asciiTheme="minorHAnsi" w:hAnsiTheme="minorHAnsi"/>
        </w:rPr>
        <w:fldChar w:fldCharType="end"/>
      </w:r>
      <w:r>
        <w:rPr>
          <w:rFonts w:asciiTheme="minorHAnsi" w:hAnsiTheme="minorHAnsi"/>
        </w:rPr>
        <w:t xml:space="preserve">, </w:t>
      </w:r>
      <w:commentRangeStart w:id="513"/>
      <w:r>
        <w:rPr>
          <w:rFonts w:asciiTheme="minorHAnsi" w:hAnsiTheme="minorHAnsi"/>
        </w:rPr>
        <w:t>while both chimpanzee communities displayed rank changes throughout and all group members interacted with each other</w:t>
      </w:r>
      <w:commentRangeEnd w:id="513"/>
      <w:r w:rsidR="00853241">
        <w:rPr>
          <w:rStyle w:val="CommentReference"/>
        </w:rPr>
        <w:commentReference w:id="513"/>
      </w:r>
      <w:r>
        <w:rPr>
          <w:rFonts w:asciiTheme="minorHAnsi" w:hAnsiTheme="minorHAnsi"/>
        </w:rPr>
        <w:t xml:space="preserve">. </w:t>
      </w:r>
      <w:r w:rsidR="003B3718">
        <w:rPr>
          <w:rFonts w:asciiTheme="minorHAnsi" w:hAnsiTheme="minorHAnsi"/>
        </w:rPr>
        <w:t xml:space="preserve">Difference in fission-fusion dynamics could be responsible for less consistent interaction patterns in the chimpanzees, as individuals have to show behavioural flexibility when they are constrained in their access to preferred partners, and interact with individuals based on availability </w:t>
      </w:r>
      <w:r w:rsidR="003B3718">
        <w:rPr>
          <w:rFonts w:asciiTheme="minorHAnsi" w:hAnsiTheme="minorHAnsi"/>
        </w:rPr>
        <w:fldChar w:fldCharType="begin" w:fldLock="1"/>
      </w:r>
      <w:r w:rsidR="003B3718">
        <w:rPr>
          <w:rFonts w:asciiTheme="minorHAnsi" w:hAnsiTheme="minorHAnsi"/>
        </w:rPr>
        <w:instrText>ADDIN CSL_CITATION {"citationItems":[{"id":"ITEM-1","itemData":{"DOI":"10.1016/j.cub.2008.08.020","ISBN":"0960-9822","ISSN":"09609822","PMID":"18804375","abstract":"The Machiavellian Intelligence or Social Brain Hypothesis explains the evolution of increased brain size as mainly driven by living in complex organized social systems [1-4] in which individuals represent \"moving targets\" who can adopt multiple strategies to respond to one another [5]. Frequently splitting and merging in subgroups of variable composition (fission-fusion or FF dynamics) has been proposed as one aspect of social complexity ([2, 6-9]; compare with [10]) that may be associated with an enhancement of cognitive skills like inhibition [11], which allows the suppression of prepotent but ineffective responses in a changing social environment [7]. We compared the performance of primates experiencing high levels of FF dynamics (chimpanzees, bonobos, orangutans, and spider monkeys) to that of species living in more cohesive groups (gorillas, capuchin monkeys, and long-tailed macaques) [12-13] on five inhibition tasks. Testing species differing in diet, phylogenetic relatedness, and levels of FF dynamics allowed us to contrast ecological, phylogenetic, and socioecological explanations for interspecific differences. Spider monkeys performed at levels comparable to chimpanzees, bonobos, and orangutans, and better than gorillas. A two-cluster analysis grouped all species with higher levels of FF dynamics together. These findings confirmed that enhanced inhibitory skills are positively associated with FF dynamics, more than to phylogenetic relations or feeding ecology. ?? 2008 Elsevier Ltd. All rights reserved.","author":[{"dropping-particle":"","family":"Amici","given":"Federica","non-dropping-particle":"","parse-names":false,"suffix":""},{"dropping-particle":"","family":"Aureli","given":"Filippo","non-dropping-particle":"","parse-names":false,"suffix":""},{"dropping-particle":"","family":"Call","given":"Josep","non-dropping-particle":"","parse-names":false,"suffix":""}],"container-title":"Current Biology","id":"ITEM-1","issue":"18","issued":{"date-parts":[["2008"]]},"page":"1415-1419","title":"Fission-fusion dynamics, behavioral flexibility, and inhibitory control in primates","type":"article-journal","volume":"18"},"uris":["http://www.mendeley.com/documents/?uuid=f3a3fc28-2a8c-4b3b-9888-c2c1192f1bff"]}],"mendeley":{"formattedCitation":"(Amici et al., 2008)","plainTextFormattedCitation":"(Amici et al., 2008)","previouslyFormattedCitation":"(Amici et al., 2008)"},"properties":{"noteIndex":0},"schema":"https://github.com/citation-style-language/schema/raw/master/csl-citation.json"}</w:instrText>
      </w:r>
      <w:r w:rsidR="003B3718">
        <w:rPr>
          <w:rFonts w:asciiTheme="minorHAnsi" w:hAnsiTheme="minorHAnsi"/>
        </w:rPr>
        <w:fldChar w:fldCharType="separate"/>
      </w:r>
      <w:r w:rsidR="003B3718">
        <w:rPr>
          <w:rFonts w:asciiTheme="minorHAnsi" w:hAnsiTheme="minorHAnsi"/>
          <w:noProof/>
        </w:rPr>
        <w:t>(Amici et al., 2008)</w:t>
      </w:r>
      <w:r w:rsidR="003B3718">
        <w:rPr>
          <w:rFonts w:asciiTheme="minorHAnsi" w:hAnsiTheme="minorHAnsi"/>
        </w:rPr>
        <w:fldChar w:fldCharType="end"/>
      </w:r>
      <w:r w:rsidR="003B3718">
        <w:rPr>
          <w:rFonts w:asciiTheme="minorHAnsi" w:hAnsiTheme="minorHAnsi"/>
        </w:rPr>
        <w:t xml:space="preserve">. </w:t>
      </w:r>
      <w:r>
        <w:rPr>
          <w:rFonts w:asciiTheme="minorHAnsi" w:hAnsiTheme="minorHAnsi"/>
        </w:rPr>
        <w:t>Spatial proximity was much less predictable than directed interactions, most likely because a certain level of tolerance in foraging and resting extends to most group members, adding random noise that is not present in directed interactions</w:t>
      </w:r>
      <w:r w:rsidR="009A6929">
        <w:rPr>
          <w:rFonts w:asciiTheme="minorHAnsi" w:hAnsiTheme="minorHAnsi"/>
        </w:rPr>
        <w:t>,</w:t>
      </w:r>
      <w:r w:rsidR="003B3718">
        <w:rPr>
          <w:rFonts w:asciiTheme="minorHAnsi" w:hAnsiTheme="minorHAnsi"/>
        </w:rPr>
        <w:t xml:space="preserve"> a pattern mirroring previous results on spatial association in the mangabey group </w:t>
      </w:r>
      <w:commentRangeStart w:id="514"/>
      <w:r w:rsidR="003B3718">
        <w:rPr>
          <w:rFonts w:asciiTheme="minorHAnsi" w:hAnsiTheme="minorHAnsi"/>
        </w:rPr>
        <w:t>(Mielke et al., 2020)</w:t>
      </w:r>
      <w:r>
        <w:rPr>
          <w:rFonts w:asciiTheme="minorHAnsi" w:hAnsiTheme="minorHAnsi"/>
        </w:rPr>
        <w:t xml:space="preserve">. </w:t>
      </w:r>
      <w:commentRangeEnd w:id="514"/>
      <w:r w:rsidR="00E0489F">
        <w:rPr>
          <w:rStyle w:val="CommentReference"/>
        </w:rPr>
        <w:commentReference w:id="514"/>
      </w:r>
      <w:r>
        <w:rPr>
          <w:rFonts w:asciiTheme="minorHAnsi" w:hAnsiTheme="minorHAnsi"/>
        </w:rPr>
        <w:t xml:space="preserve">Alternatively, factors influencing proximity might be more variable than can be captured in aggregated measures. An individual that has to accurately predict future spatial proximity between individuals would therefore have to observe more </w:t>
      </w:r>
      <w:r w:rsidR="00B1339B">
        <w:rPr>
          <w:rFonts w:asciiTheme="minorHAnsi" w:hAnsiTheme="minorHAnsi"/>
        </w:rPr>
        <w:t>events</w:t>
      </w:r>
      <w:r>
        <w:rPr>
          <w:rFonts w:asciiTheme="minorHAnsi" w:hAnsiTheme="minorHAnsi"/>
        </w:rPr>
        <w:t xml:space="preserve"> than individuals predicting aggressive interactions. Just like rare interaction types, common but highly inconsistent interaction types could add noise to social relationship indices or when comparing network overlap.</w:t>
      </w:r>
      <w:commentRangeStart w:id="515"/>
      <w:r w:rsidR="0036699B">
        <w:rPr>
          <w:rFonts w:asciiTheme="minorHAnsi" w:hAnsiTheme="minorHAnsi"/>
        </w:rPr>
        <w:t xml:space="preserve"> </w:t>
      </w:r>
      <w:commentRangeEnd w:id="515"/>
      <w:r w:rsidR="001744B0">
        <w:rPr>
          <w:rStyle w:val="CommentReference"/>
        </w:rPr>
        <w:commentReference w:id="515"/>
      </w:r>
    </w:p>
    <w:p w14:paraId="3C9A082E" w14:textId="77777777" w:rsidR="00CC4A8D" w:rsidRDefault="0036699B">
      <w:pPr>
        <w:spacing w:before="120" w:line="480" w:lineRule="auto"/>
        <w:ind w:leftChars="0" w:left="0" w:firstLineChars="0" w:firstLine="0"/>
        <w:jc w:val="both"/>
        <w:rPr>
          <w:rFonts w:asciiTheme="minorHAnsi" w:hAnsiTheme="minorHAnsi"/>
        </w:rPr>
      </w:pPr>
      <w:r>
        <w:rPr>
          <w:rFonts w:asciiTheme="minorHAnsi" w:hAnsiTheme="minorHAnsi"/>
        </w:rPr>
        <w:t xml:space="preserve">While many animal species are studied at great detail, and vast amounts of long-term data are available, it is surprisingly difficult to convey the structure of social interactions across sites and species. </w:t>
      </w:r>
      <w:r w:rsidR="00F41459">
        <w:rPr>
          <w:rFonts w:asciiTheme="minorHAnsi" w:hAnsiTheme="minorHAnsi"/>
        </w:rPr>
        <w:t xml:space="preserve">Our consistency measure </w:t>
      </w:r>
      <w:del w:id="516" w:author="Gogarten, Jan" w:date="2020-03-16T17:11:00Z">
        <w:r w:rsidR="00F41459">
          <w:rPr>
            <w:rFonts w:asciiTheme="minorHAnsi" w:hAnsiTheme="minorHAnsi"/>
          </w:rPr>
          <w:delText>can</w:delText>
        </w:r>
        <w:r w:rsidR="00F41459" w:rsidDel="00BE2B5D">
          <w:rPr>
            <w:rFonts w:asciiTheme="minorHAnsi" w:hAnsiTheme="minorHAnsi"/>
          </w:rPr>
          <w:delText xml:space="preserve"> </w:delText>
        </w:r>
      </w:del>
      <w:ins w:id="517" w:author="Gogarten, Jan" w:date="2020-03-16T17:11:00Z">
        <w:r w:rsidR="00BE2B5D">
          <w:rPr>
            <w:rFonts w:asciiTheme="minorHAnsi" w:hAnsiTheme="minorHAnsi"/>
          </w:rPr>
          <w:t>may</w:t>
        </w:r>
        <w:r w:rsidR="00F41459">
          <w:rPr>
            <w:rFonts w:asciiTheme="minorHAnsi" w:hAnsiTheme="minorHAnsi"/>
          </w:rPr>
          <w:t xml:space="preserve"> </w:t>
        </w:r>
      </w:ins>
      <w:r w:rsidR="00F41459">
        <w:rPr>
          <w:rFonts w:asciiTheme="minorHAnsi" w:hAnsiTheme="minorHAnsi"/>
        </w:rPr>
        <w:t xml:space="preserve">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w:t>
      </w:r>
      <w:commentRangeStart w:id="518"/>
      <w:r w:rsidR="00F41459">
        <w:rPr>
          <w:rFonts w:asciiTheme="minorHAnsi" w:hAnsiTheme="minorHAnsi"/>
        </w:rPr>
        <w:t xml:space="preserve">like similar efforts for hierarchies </w:t>
      </w:r>
      <w:commentRangeEnd w:id="518"/>
      <w:r w:rsidR="001613D6">
        <w:rPr>
          <w:rStyle w:val="CommentReference"/>
        </w:rPr>
        <w:commentReference w:id="518"/>
      </w:r>
      <w:r w:rsidR="00F41459">
        <w:rPr>
          <w:rFonts w:asciiTheme="minorHAnsi" w:hAnsiTheme="minorHAnsi"/>
        </w:rPr>
        <w:fldChar w:fldCharType="begin" w:fldLock="1"/>
      </w:r>
      <w:r w:rsidR="00D10DAE">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Pr>
          <w:rFonts w:asciiTheme="minorHAnsi" w:hAnsiTheme="minorHAnsi"/>
        </w:rPr>
        <w:fldChar w:fldCharType="separate"/>
      </w:r>
      <w:r w:rsidR="00F41459" w:rsidRPr="00F41459">
        <w:rPr>
          <w:rFonts w:asciiTheme="minorHAnsi" w:hAnsiTheme="minorHAnsi"/>
          <w:noProof/>
        </w:rPr>
        <w:t>(Sánchez-Tójar et al., 2018)</w:t>
      </w:r>
      <w:r w:rsidR="00F41459">
        <w:rPr>
          <w:rFonts w:asciiTheme="minorHAnsi" w:hAnsiTheme="minorHAnsi"/>
        </w:rPr>
        <w:fldChar w:fldCharType="end"/>
      </w:r>
      <w:r w:rsidR="00F41459">
        <w:rPr>
          <w:rFonts w:asciiTheme="minorHAnsi" w:hAnsiTheme="minorHAnsi"/>
        </w:rPr>
        <w:t>, can be a useful tool to make these decisions while conveying important information about the study species.</w:t>
      </w:r>
      <w:r w:rsidR="00B244F2">
        <w:rPr>
          <w:rFonts w:asciiTheme="minorHAnsi" w:hAnsiTheme="minorHAnsi"/>
        </w:rPr>
        <w:br w:type="page"/>
      </w:r>
    </w:p>
    <w:p w14:paraId="23BC2802" w14:textId="309EE6DA" w:rsidR="00CC4A8D" w:rsidRDefault="00B244F2">
      <w:pPr>
        <w:pStyle w:val="HTMLPreformatted"/>
        <w:spacing w:line="480" w:lineRule="auto"/>
        <w:rPr>
          <w:rFonts w:asciiTheme="minorHAnsi"/>
          <w:sz w:val="24"/>
          <w:szCs w:val="24"/>
        </w:rPr>
      </w:pPr>
      <w:r>
        <w:rPr>
          <w:rFonts w:asciiTheme="minorHAnsi" w:hAnsiTheme="minorHAnsi" w:cstheme="majorHAnsi"/>
          <w:b/>
          <w:bCs/>
          <w:sz w:val="24"/>
          <w:szCs w:val="24"/>
          <w:lang w:val="en-GB"/>
        </w:rPr>
        <w:t xml:space="preserve">Data Availability. </w:t>
      </w:r>
      <w:commentRangeStart w:id="519"/>
      <w:r>
        <w:rPr>
          <w:rFonts w:asciiTheme="minorHAnsi" w:hAnsiTheme="minorHAnsi" w:cstheme="majorHAnsi"/>
          <w:sz w:val="24"/>
          <w:szCs w:val="24"/>
          <w:lang w:val="en-GB"/>
        </w:rPr>
        <w:t>Data</w:t>
      </w:r>
      <w:commentRangeEnd w:id="519"/>
      <w:r w:rsidR="00285B18">
        <w:rPr>
          <w:rStyle w:val="CommentReference"/>
          <w:rFonts w:ascii="Times New Roman" w:hAnsi="Times New Roman" w:cs="Times New Roman"/>
          <w:color w:val="000000"/>
          <w:lang w:val="en-GB" w:eastAsia="hi-IN" w:bidi="hi-IN"/>
        </w:rPr>
        <w:commentReference w:id="519"/>
      </w:r>
      <w:r>
        <w:rPr>
          <w:rFonts w:asciiTheme="minorHAnsi" w:hAnsiTheme="minorHAnsi" w:cstheme="majorHAnsi"/>
          <w:sz w:val="24"/>
          <w:szCs w:val="24"/>
          <w:lang w:val="en-GB"/>
        </w:rPr>
        <w:t xml:space="preserve"> and R scripts for the consistency analysis are available: </w:t>
      </w:r>
      <w:r w:rsidR="007D050F">
        <w:rPr>
          <w:rFonts w:asciiTheme="minorHAnsi" w:hAnsiTheme="minorHAnsi" w:cstheme="majorHAnsi"/>
          <w:sz w:val="24"/>
          <w:szCs w:val="24"/>
          <w:lang w:val="en-GB"/>
        </w:rPr>
        <w:t>xxxxxx</w:t>
      </w:r>
    </w:p>
    <w:p w14:paraId="0457AAAC" w14:textId="77777777"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Competing Interests.</w:t>
      </w:r>
      <w:r>
        <w:rPr>
          <w:rFonts w:asciiTheme="minorHAnsi" w:hAnsiTheme="minorHAnsi" w:cstheme="majorHAnsi"/>
        </w:rPr>
        <w:t xml:space="preserve"> We have no competing interests</w:t>
      </w:r>
    </w:p>
    <w:p w14:paraId="323B4913" w14:textId="3C3A56A3"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Funding.</w:t>
      </w:r>
      <w:r>
        <w:rPr>
          <w:rFonts w:asciiTheme="minorHAnsi" w:hAnsiTheme="minorHAnsi" w:cstheme="majorHAnsi"/>
        </w:rPr>
        <w:t xml:space="preserve"> AM, AP, LS, CC, RMW were supported by the Max Planck Society; AM was supported by the Wenner Gren Foundation (Grant Number 9095)</w:t>
      </w:r>
      <w:r w:rsidR="007D050F">
        <w:rPr>
          <w:rFonts w:asciiTheme="minorHAnsi" w:hAnsiTheme="minorHAnsi" w:cstheme="majorHAnsi"/>
        </w:rPr>
        <w:t xml:space="preserve"> and the British Academy Newton International Fellowship</w:t>
      </w:r>
      <w:r>
        <w:rPr>
          <w:rFonts w:asciiTheme="minorHAnsi" w:hAnsiTheme="minorHAnsi" w:cstheme="majorHAnsi"/>
        </w:rPr>
        <w:t xml:space="preserve">; AP was supported by the Leakey Foundation; LS was supported by the Minerva Foundation; JFG was supported by </w:t>
      </w:r>
      <w:r>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Pr>
          <w:rFonts w:asciiTheme="minorHAnsi" w:hAnsiTheme="minorHAnsi" w:cstheme="majorHAnsi"/>
        </w:rPr>
        <w:t>. C. C. was supported by the European Research Council (ERC) under the European Union's Horizon 2020 research and innovation programme (grant agreement no. 679787). RMW was supported by DFG Researcher Unit (FOR 2136) ‘Sociality and Health in Primates’ (WI 2637/3-1). Research at the Taï Chimpanzee Project has been funded by the Max Planck Society since 1997.</w:t>
      </w:r>
    </w:p>
    <w:p w14:paraId="276F2769"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iCs/>
        </w:rPr>
        <w:t xml:space="preserve">Research Ethics. </w:t>
      </w:r>
      <w:r>
        <w:rPr>
          <w:rFonts w:asciiTheme="minorHAnsi" w:hAnsiTheme="minorHAnsi" w:cstheme="majorHAnsi"/>
        </w:rPr>
        <w:t>This study was purely observational with no manipulation of animals. Methods were approved by the Ethikrat der Max-Planck-Gesellschaft (4.08.2014).</w:t>
      </w:r>
    </w:p>
    <w:p w14:paraId="6E47A1E3"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rPr>
        <w:t xml:space="preserve">Permission to carry out fieldwork. </w:t>
      </w:r>
      <w:r>
        <w:rPr>
          <w:rFonts w:asciiTheme="minorHAnsi" w:hAnsiTheme="minorHAnsi" w:cstheme="majorHAnsi"/>
        </w:rPr>
        <w:t>Permissions to conduct the research were granted by the Ministries of Research and Environment of Ivory Coast (379/MESRS/GGRSIT/tm) and Office Ivorien des Parcs et Reserves.</w:t>
      </w:r>
    </w:p>
    <w:p w14:paraId="4D1A6AE3" w14:textId="33B70A0E" w:rsidR="00CC4A8D" w:rsidRDefault="00B244F2">
      <w:pPr>
        <w:spacing w:line="480" w:lineRule="auto"/>
        <w:ind w:left="0" w:hanging="2"/>
      </w:pPr>
      <w:r>
        <w:rPr>
          <w:rFonts w:asciiTheme="minorHAnsi" w:hAnsiTheme="minorHAnsi" w:cstheme="majorHAnsi"/>
          <w:b/>
          <w:bCs/>
        </w:rPr>
        <w:t xml:space="preserve">Acknowledgements. </w:t>
      </w:r>
      <w:r>
        <w:rPr>
          <w:rFonts w:asciiTheme="minorHAnsi" w:hAnsiTheme="minorHAnsi" w:cstheme="majorHAnsi"/>
          <w:bCs/>
        </w:rPr>
        <w:t>We thank the Ivorian Ministry of Environment and Forests and Ministry of Higher Education and Scientific Research and the Office Ivoirien des Parcs et Reserves of Côte d’Ivoire.</w:t>
      </w:r>
      <w:r>
        <w:rPr>
          <w:rFonts w:asciiTheme="minorHAnsi" w:hAnsiTheme="minorHAnsi" w:cstheme="majorHAnsi"/>
        </w:rPr>
        <w:t xml:space="preserve"> We thank Simon Kannieu, Daniel Bouin, Gnimion Florent, Fabrice Blé, </w:t>
      </w:r>
      <w:commentRangeStart w:id="520"/>
      <w:r>
        <w:rPr>
          <w:rFonts w:asciiTheme="minorHAnsi" w:hAnsiTheme="minorHAnsi" w:cstheme="majorHAnsi"/>
        </w:rPr>
        <w:t xml:space="preserve">Florent Goulei </w:t>
      </w:r>
      <w:commentRangeEnd w:id="520"/>
      <w:r w:rsidR="00E0489F">
        <w:rPr>
          <w:rStyle w:val="CommentReference"/>
        </w:rPr>
        <w:commentReference w:id="520"/>
      </w:r>
      <w:r>
        <w:rPr>
          <w:rFonts w:asciiTheme="minorHAnsi" w:hAnsiTheme="minorHAnsi" w:cstheme="majorHAnsi"/>
        </w:rPr>
        <w:t xml:space="preserve">and the team of the TCP for field work support and data collection. </w:t>
      </w:r>
    </w:p>
    <w:p w14:paraId="09837630"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br w:type="page"/>
      </w:r>
    </w:p>
    <w:p w14:paraId="1359BC3F" w14:textId="77777777" w:rsidR="00CC4A8D" w:rsidRPr="00826E7E" w:rsidRDefault="00B244F2" w:rsidP="00826E7E">
      <w:pPr>
        <w:spacing w:before="120" w:line="360" w:lineRule="auto"/>
        <w:ind w:leftChars="0" w:left="720" w:firstLineChars="0" w:hanging="720"/>
        <w:jc w:val="both"/>
        <w:rPr>
          <w:rFonts w:asciiTheme="minorHAnsi" w:eastAsia="Calibri" w:hAnsiTheme="minorHAnsi" w:cstheme="minorHAnsi"/>
          <w:i/>
          <w:sz w:val="22"/>
          <w:szCs w:val="22"/>
        </w:rPr>
      </w:pPr>
      <w:r w:rsidRPr="00826E7E">
        <w:rPr>
          <w:rFonts w:asciiTheme="minorHAnsi" w:eastAsia="Calibri" w:hAnsiTheme="minorHAnsi" w:cstheme="minorHAnsi"/>
          <w:b/>
          <w:sz w:val="22"/>
          <w:szCs w:val="22"/>
        </w:rPr>
        <w:t>References</w:t>
      </w:r>
    </w:p>
    <w:p w14:paraId="74978830" w14:textId="77777777" w:rsidR="00D10DAE" w:rsidRPr="00D10DAE" w:rsidRDefault="00B244F2" w:rsidP="00D10DAE">
      <w:pPr>
        <w:autoSpaceDE w:val="0"/>
        <w:autoSpaceDN w:val="0"/>
        <w:adjustRightInd w:val="0"/>
        <w:spacing w:before="120" w:line="360" w:lineRule="auto"/>
        <w:ind w:left="0" w:hanging="2"/>
        <w:rPr>
          <w:rFonts w:ascii="Calibri" w:hAnsi="Calibri" w:cs="Calibri"/>
          <w:noProof/>
          <w:sz w:val="22"/>
        </w:rPr>
      </w:pPr>
      <w:r w:rsidRPr="00826E7E">
        <w:rPr>
          <w:rFonts w:asciiTheme="minorHAnsi" w:hAnsiTheme="minorHAnsi" w:cstheme="minorHAnsi"/>
          <w:sz w:val="22"/>
          <w:szCs w:val="22"/>
        </w:rPr>
        <w:fldChar w:fldCharType="begin" w:fldLock="1"/>
      </w:r>
      <w:r w:rsidRPr="00826E7E">
        <w:rPr>
          <w:rFonts w:asciiTheme="minorHAnsi" w:hAnsiTheme="minorHAnsi" w:cstheme="minorHAnsi"/>
          <w:sz w:val="22"/>
          <w:szCs w:val="22"/>
        </w:rPr>
        <w:instrText xml:space="preserve">ADDIN Mendeley Bibliography CSL_BIBLIOGRAPHY </w:instrText>
      </w:r>
      <w:r w:rsidRPr="00826E7E">
        <w:rPr>
          <w:rFonts w:asciiTheme="minorHAnsi" w:hAnsiTheme="minorHAnsi" w:cstheme="minorHAnsi"/>
          <w:sz w:val="22"/>
          <w:szCs w:val="22"/>
        </w:rPr>
        <w:fldChar w:fldCharType="separate"/>
      </w:r>
      <w:r w:rsidR="00D10DAE" w:rsidRPr="00D10DAE">
        <w:rPr>
          <w:rFonts w:ascii="Calibri" w:hAnsi="Calibri" w:cs="Calibri"/>
          <w:noProof/>
          <w:sz w:val="22"/>
        </w:rPr>
        <w:t xml:space="preserve">Altmann, J. (1974). Observational study of behavior: Sampling methods. </w:t>
      </w:r>
      <w:r w:rsidR="00D10DAE" w:rsidRPr="00D10DAE">
        <w:rPr>
          <w:rFonts w:ascii="Calibri" w:hAnsi="Calibri" w:cs="Calibri"/>
          <w:i/>
          <w:iCs/>
          <w:noProof/>
          <w:sz w:val="22"/>
        </w:rPr>
        <w:t>Behaviour</w:t>
      </w:r>
      <w:r w:rsidR="00D10DAE" w:rsidRPr="00D10DAE">
        <w:rPr>
          <w:rFonts w:ascii="Calibri" w:hAnsi="Calibri" w:cs="Calibri"/>
          <w:noProof/>
          <w:sz w:val="22"/>
        </w:rPr>
        <w:t xml:space="preserve">, </w:t>
      </w:r>
      <w:r w:rsidR="00D10DAE" w:rsidRPr="00D10DAE">
        <w:rPr>
          <w:rFonts w:ascii="Calibri" w:hAnsi="Calibri" w:cs="Calibri"/>
          <w:i/>
          <w:iCs/>
          <w:noProof/>
          <w:sz w:val="22"/>
        </w:rPr>
        <w:t>49</w:t>
      </w:r>
      <w:r w:rsidR="00D10DAE" w:rsidRPr="00D10DAE">
        <w:rPr>
          <w:rFonts w:ascii="Calibri" w:hAnsi="Calibri" w:cs="Calibri"/>
          <w:noProof/>
          <w:sz w:val="22"/>
        </w:rPr>
        <w:t>(3), 227–266. https://doi.org/10.1080/14794802.2011.585831</w:t>
      </w:r>
    </w:p>
    <w:p w14:paraId="7450885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Amici, F., Aureli, F., &amp; Call, J. (2008). Fission-fusion dynamics, behavioral flexibility, and inhibitory control in primates. </w:t>
      </w:r>
      <w:r w:rsidRPr="00D10DAE">
        <w:rPr>
          <w:rFonts w:ascii="Calibri" w:hAnsi="Calibri" w:cs="Calibri"/>
          <w:i/>
          <w:iCs/>
          <w:noProof/>
          <w:sz w:val="22"/>
        </w:rPr>
        <w:t>Current Biology</w:t>
      </w:r>
      <w:r w:rsidRPr="00D10DAE">
        <w:rPr>
          <w:rFonts w:ascii="Calibri" w:hAnsi="Calibri" w:cs="Calibri"/>
          <w:noProof/>
          <w:sz w:val="22"/>
        </w:rPr>
        <w:t xml:space="preserve">, </w:t>
      </w:r>
      <w:r w:rsidRPr="00D10DAE">
        <w:rPr>
          <w:rFonts w:ascii="Calibri" w:hAnsi="Calibri" w:cs="Calibri"/>
          <w:i/>
          <w:iCs/>
          <w:noProof/>
          <w:sz w:val="22"/>
        </w:rPr>
        <w:t>18</w:t>
      </w:r>
      <w:r w:rsidRPr="00D10DAE">
        <w:rPr>
          <w:rFonts w:ascii="Calibri" w:hAnsi="Calibri" w:cs="Calibri"/>
          <w:noProof/>
          <w:sz w:val="22"/>
        </w:rPr>
        <w:t>(18), 1415–1419. https://doi.org/10.1016/j.cub.2008.08.020</w:t>
      </w:r>
    </w:p>
    <w:p w14:paraId="508AF82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Aureli, F., &amp; Schino, G. (2019). Social complexity from within: how individuals experience the structure and organization of their groups. In </w:t>
      </w:r>
      <w:r w:rsidRPr="00D10DAE">
        <w:rPr>
          <w:rFonts w:ascii="Calibri" w:hAnsi="Calibri" w:cs="Calibri"/>
          <w:i/>
          <w:iCs/>
          <w:noProof/>
          <w:sz w:val="22"/>
        </w:rPr>
        <w:t>Behavioral Ecology and Sociobiology</w:t>
      </w:r>
      <w:r w:rsidRPr="00D10DAE">
        <w:rPr>
          <w:rFonts w:ascii="Calibri" w:hAnsi="Calibri" w:cs="Calibri"/>
          <w:noProof/>
          <w:sz w:val="22"/>
        </w:rPr>
        <w:t xml:space="preserve"> (Vol. 73, Issue 1, pp. 1–13). Springer Verlag. https://doi.org/10.1007/s00265-018-2604-5</w:t>
      </w:r>
    </w:p>
    <w:p w14:paraId="7E5DB5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Barrett, L., Gaynor, D., &amp; Henzi, S. P. P. (2002). A dynamic interaction between aggression and grooming reciprocity among female chacma baboons.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63</w:t>
      </w:r>
      <w:r w:rsidRPr="00D10DAE">
        <w:rPr>
          <w:rFonts w:ascii="Calibri" w:hAnsi="Calibri" w:cs="Calibri"/>
          <w:noProof/>
          <w:sz w:val="22"/>
        </w:rPr>
        <w:t>(6), 1047–1053. https://doi.org/10.1006/anbe.2002.3008</w:t>
      </w:r>
    </w:p>
    <w:p w14:paraId="6C1ADCD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Boesch, C., &amp; Boesch-Achermann, H. (2000). </w:t>
      </w:r>
      <w:r w:rsidRPr="00D10DAE">
        <w:rPr>
          <w:rFonts w:ascii="Calibri" w:hAnsi="Calibri" w:cs="Calibri"/>
          <w:i/>
          <w:iCs/>
          <w:noProof/>
          <w:sz w:val="22"/>
        </w:rPr>
        <w:t>The chimpanzees of the Taï Forest: Behavioural ecology and evolution</w:t>
      </w:r>
      <w:r w:rsidRPr="00D10DAE">
        <w:rPr>
          <w:rFonts w:ascii="Calibri" w:hAnsi="Calibri" w:cs="Calibri"/>
          <w:noProof/>
          <w:sz w:val="22"/>
        </w:rPr>
        <w:t>. Oxford University Press.</w:t>
      </w:r>
    </w:p>
    <w:p w14:paraId="5D96CD6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Borgeaud, C., Sosa, S., Sueur, C., &amp; Bshary, R. (2017). The influence of demographic variation on social network stability in wild vervet monkeys.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134</w:t>
      </w:r>
      <w:r w:rsidRPr="00D10DAE">
        <w:rPr>
          <w:rFonts w:ascii="Calibri" w:hAnsi="Calibri" w:cs="Calibri"/>
          <w:noProof/>
          <w:sz w:val="22"/>
        </w:rPr>
        <w:t>, 155–165. https://doi.org/10.1016/j.anbehav.2017.09.028</w:t>
      </w:r>
    </w:p>
    <w:p w14:paraId="7D52527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Byrne, R. W., &amp; Whiten, A. (1989). </w:t>
      </w:r>
      <w:r w:rsidRPr="00D10DAE">
        <w:rPr>
          <w:rFonts w:ascii="Calibri" w:hAnsi="Calibri" w:cs="Calibri"/>
          <w:i/>
          <w:iCs/>
          <w:noProof/>
          <w:sz w:val="22"/>
        </w:rPr>
        <w:t>Machiavellian intelligence: social expertise and the evolution of intellect in monkeys, apes, and humans</w:t>
      </w:r>
      <w:r w:rsidRPr="00D10DAE">
        <w:rPr>
          <w:rFonts w:ascii="Calibri" w:hAnsi="Calibri" w:cs="Calibri"/>
          <w:noProof/>
          <w:sz w:val="22"/>
        </w:rPr>
        <w:t>. Oxford University Press. http://www.amazon.com/exec/obidos/redirect?tag=citeulike07-20&amp;path=ASIN/0198521758</w:t>
      </w:r>
    </w:p>
    <w:p w14:paraId="5A32709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Castles, M., Heinsohn, R., Marshall, H. H., Lee, A. E. G., Cowlishaw, G., &amp; Carter, A. J. (2014). Social networks created with different techniques are not comparable. In </w:t>
      </w:r>
      <w:r w:rsidRPr="00D10DAE">
        <w:rPr>
          <w:rFonts w:ascii="Calibri" w:hAnsi="Calibri" w:cs="Calibri"/>
          <w:i/>
          <w:iCs/>
          <w:noProof/>
          <w:sz w:val="22"/>
        </w:rPr>
        <w:t>Animal Behaviour</w:t>
      </w:r>
      <w:r w:rsidRPr="00D10DAE">
        <w:rPr>
          <w:rFonts w:ascii="Calibri" w:hAnsi="Calibri" w:cs="Calibri"/>
          <w:noProof/>
          <w:sz w:val="22"/>
        </w:rPr>
        <w:t xml:space="preserve"> (Vol. 96, pp. 59–67). Academic Press. https://doi.org/10.1016/j.anbehav.2014.07.023</w:t>
      </w:r>
    </w:p>
    <w:p w14:paraId="5C16A7F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Davis, G. H., Crofoot, M. C., &amp; Farine, D. R. (2018). Estimating the robustness and uncertainty of animal social networks using different observational methods.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141</w:t>
      </w:r>
      <w:r w:rsidRPr="00D10DAE">
        <w:rPr>
          <w:rFonts w:ascii="Calibri" w:hAnsi="Calibri" w:cs="Calibri"/>
          <w:noProof/>
          <w:sz w:val="22"/>
        </w:rPr>
        <w:t>, 29–44. https://doi.org/10.1016/j.anbehav.2018.04.012</w:t>
      </w:r>
    </w:p>
    <w:p w14:paraId="6C36E81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Duboscq, J., Neumann, C., Agil, M., Perwitasari-Farajallah, D., Thierry, B., &amp; Engelhardt, A. (2017). Degrees of freedom in social bonds of crested macaque females.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123</w:t>
      </w:r>
      <w:r w:rsidRPr="00D10DAE">
        <w:rPr>
          <w:rFonts w:ascii="Calibri" w:hAnsi="Calibri" w:cs="Calibri"/>
          <w:noProof/>
          <w:sz w:val="22"/>
        </w:rPr>
        <w:t>, 411–426. https://doi.org/10.1016/j.anbehav.2016.11.010</w:t>
      </w:r>
    </w:p>
    <w:p w14:paraId="117315D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(1993). Coevolution of neocortical size, group size and language in humans. </w:t>
      </w:r>
      <w:r w:rsidRPr="00D10DAE">
        <w:rPr>
          <w:rFonts w:ascii="Calibri" w:hAnsi="Calibri" w:cs="Calibri"/>
          <w:i/>
          <w:iCs/>
          <w:noProof/>
          <w:sz w:val="22"/>
        </w:rPr>
        <w:t>Behavioral and Brain Sciences</w:t>
      </w:r>
      <w:r w:rsidRPr="00D10DAE">
        <w:rPr>
          <w:rFonts w:ascii="Calibri" w:hAnsi="Calibri" w:cs="Calibri"/>
          <w:noProof/>
          <w:sz w:val="22"/>
        </w:rPr>
        <w:t xml:space="preserve">, </w:t>
      </w:r>
      <w:r w:rsidRPr="00D10DAE">
        <w:rPr>
          <w:rFonts w:ascii="Calibri" w:hAnsi="Calibri" w:cs="Calibri"/>
          <w:i/>
          <w:iCs/>
          <w:noProof/>
          <w:sz w:val="22"/>
        </w:rPr>
        <w:t>16</w:t>
      </w:r>
      <w:r w:rsidRPr="00D10DAE">
        <w:rPr>
          <w:rFonts w:ascii="Calibri" w:hAnsi="Calibri" w:cs="Calibri"/>
          <w:noProof/>
          <w:sz w:val="22"/>
        </w:rPr>
        <w:t>(4), 681–694. https://doi.org/10.1017/S0140525X00032325</w:t>
      </w:r>
    </w:p>
    <w:p w14:paraId="0718F42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&amp; Shultz, S. (2010). Bondedness and sociality. In </w:t>
      </w:r>
      <w:r w:rsidRPr="00D10DAE">
        <w:rPr>
          <w:rFonts w:ascii="Calibri" w:hAnsi="Calibri" w:cs="Calibri"/>
          <w:i/>
          <w:iCs/>
          <w:noProof/>
          <w:sz w:val="22"/>
        </w:rPr>
        <w:t>Behaviour</w:t>
      </w:r>
      <w:r w:rsidRPr="00D10DAE">
        <w:rPr>
          <w:rFonts w:ascii="Calibri" w:hAnsi="Calibri" w:cs="Calibri"/>
          <w:noProof/>
          <w:sz w:val="22"/>
        </w:rPr>
        <w:t xml:space="preserve"> (Vol. 147, Issue 7, pp. 775–803). https://doi.org/10.1163/000579510X501151</w:t>
      </w:r>
    </w:p>
    <w:p w14:paraId="635C48D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Farine, D. R., &amp; Strandburg-Peshkin, A. (2015). Estimating uncertainty and reliability of social network data using Bayesian inference.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2</w:t>
      </w:r>
      <w:r w:rsidRPr="00D10DAE">
        <w:rPr>
          <w:rFonts w:ascii="Calibri" w:hAnsi="Calibri" w:cs="Calibri"/>
          <w:noProof/>
          <w:sz w:val="22"/>
        </w:rPr>
        <w:t>(9), 150367. https://doi.org/10.1098/rsos.150367</w:t>
      </w:r>
    </w:p>
    <w:p w14:paraId="6663994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Fedurek, P., &amp; Lehmann, J. (2017). The effect of excluding juveniles on apparent adult olive baboons (Papio anubis) social networks. </w:t>
      </w:r>
      <w:r w:rsidRPr="00D10DAE">
        <w:rPr>
          <w:rFonts w:ascii="Calibri" w:hAnsi="Calibri" w:cs="Calibri"/>
          <w:i/>
          <w:iCs/>
          <w:noProof/>
          <w:sz w:val="22"/>
        </w:rPr>
        <w:t>PLoS ONE</w:t>
      </w:r>
      <w:r w:rsidRPr="00D10DAE">
        <w:rPr>
          <w:rFonts w:ascii="Calibri" w:hAnsi="Calibri" w:cs="Calibri"/>
          <w:noProof/>
          <w:sz w:val="22"/>
        </w:rPr>
        <w:t xml:space="preserve">, </w:t>
      </w:r>
      <w:r w:rsidRPr="00D10DAE">
        <w:rPr>
          <w:rFonts w:ascii="Calibri" w:hAnsi="Calibri" w:cs="Calibri"/>
          <w:i/>
          <w:iCs/>
          <w:noProof/>
          <w:sz w:val="22"/>
        </w:rPr>
        <w:t>12</w:t>
      </w:r>
      <w:r w:rsidRPr="00D10DAE">
        <w:rPr>
          <w:rFonts w:ascii="Calibri" w:hAnsi="Calibri" w:cs="Calibri"/>
          <w:noProof/>
          <w:sz w:val="22"/>
        </w:rPr>
        <w:t>(3), e0173146. https://doi.org/10.1371/journal.pone.0173146</w:t>
      </w:r>
    </w:p>
    <w:p w14:paraId="15FB26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Flack, J. C. (2012). Multiple time-scales and the developmental dynamics of social systems. </w:t>
      </w:r>
      <w:r w:rsidRPr="00D10DAE">
        <w:rPr>
          <w:rFonts w:ascii="Calibri" w:hAnsi="Calibri" w:cs="Calibri"/>
          <w:i/>
          <w:iCs/>
          <w:noProof/>
          <w:sz w:val="22"/>
        </w:rPr>
        <w:t>Philosophical Transactions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367</w:t>
      </w:r>
      <w:r w:rsidRPr="00D10DAE">
        <w:rPr>
          <w:rFonts w:ascii="Calibri" w:hAnsi="Calibri" w:cs="Calibri"/>
          <w:noProof/>
          <w:sz w:val="22"/>
        </w:rPr>
        <w:t>(1597), 1802–1810. https://doi.org/10.1098/rstb.2011.0214</w:t>
      </w:r>
    </w:p>
    <w:p w14:paraId="5EF0DAC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Foerster, S., McLellan, K., Schroepfer-Walker, K., Murray, C. M., Krupenye, C., Gilby, I. C., &amp; Pusey, A. E. (2015). Social bonds in the dispersing sex: Partner preferences among adult female chimpanzees.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105</w:t>
      </w:r>
      <w:r w:rsidRPr="00D10DAE">
        <w:rPr>
          <w:rFonts w:ascii="Calibri" w:hAnsi="Calibri" w:cs="Calibri"/>
          <w:noProof/>
          <w:sz w:val="22"/>
        </w:rPr>
        <w:t>, 139–152. https://doi.org/10.1016/j.anbehav.2015.04.012</w:t>
      </w:r>
    </w:p>
    <w:p w14:paraId="5906EF3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Guillermo Paz-Y-Miño, C., Bond, A. B., Kamil, A. C., &amp; Balda, R. P. (2004). Pinyon jays use transitive inference to predict social dominance. </w:t>
      </w:r>
      <w:r w:rsidRPr="00D10DAE">
        <w:rPr>
          <w:rFonts w:ascii="Calibri" w:hAnsi="Calibri" w:cs="Calibri"/>
          <w:i/>
          <w:iCs/>
          <w:noProof/>
          <w:sz w:val="22"/>
        </w:rPr>
        <w:t>Nature</w:t>
      </w:r>
      <w:r w:rsidRPr="00D10DAE">
        <w:rPr>
          <w:rFonts w:ascii="Calibri" w:hAnsi="Calibri" w:cs="Calibri"/>
          <w:noProof/>
          <w:sz w:val="22"/>
        </w:rPr>
        <w:t xml:space="preserve">, </w:t>
      </w:r>
      <w:r w:rsidRPr="00D10DAE">
        <w:rPr>
          <w:rFonts w:ascii="Calibri" w:hAnsi="Calibri" w:cs="Calibri"/>
          <w:i/>
          <w:iCs/>
          <w:noProof/>
          <w:sz w:val="22"/>
        </w:rPr>
        <w:t>430</w:t>
      </w:r>
      <w:r w:rsidRPr="00D10DAE">
        <w:rPr>
          <w:rFonts w:ascii="Calibri" w:hAnsi="Calibri" w:cs="Calibri"/>
          <w:noProof/>
          <w:sz w:val="22"/>
        </w:rPr>
        <w:t>(7001), 778–781. https://doi.org/10.1038/nature02723</w:t>
      </w:r>
    </w:p>
    <w:p w14:paraId="7A1518A1"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Humphrey, N. K. (1976). </w:t>
      </w:r>
      <w:r w:rsidRPr="00D10DAE">
        <w:rPr>
          <w:rFonts w:ascii="Calibri" w:hAnsi="Calibri" w:cs="Calibri"/>
          <w:i/>
          <w:iCs/>
          <w:noProof/>
          <w:sz w:val="22"/>
        </w:rPr>
        <w:t>The Social Function of Intellect</w:t>
      </w:r>
      <w:r w:rsidRPr="00D10DAE">
        <w:rPr>
          <w:rFonts w:ascii="Calibri" w:hAnsi="Calibri" w:cs="Calibri"/>
          <w:noProof/>
          <w:sz w:val="22"/>
        </w:rPr>
        <w:t>. https://doi.org/10.2307/375925</w:t>
      </w:r>
    </w:p>
    <w:p w14:paraId="165EC30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Jolly, A. (1966). Lemur social behavior and primate intelligence. </w:t>
      </w:r>
      <w:r w:rsidRPr="00D10DAE">
        <w:rPr>
          <w:rFonts w:ascii="Calibri" w:hAnsi="Calibri" w:cs="Calibri"/>
          <w:i/>
          <w:iCs/>
          <w:noProof/>
          <w:sz w:val="22"/>
        </w:rPr>
        <w:t>Science</w:t>
      </w:r>
      <w:r w:rsidRPr="00D10DAE">
        <w:rPr>
          <w:rFonts w:ascii="Calibri" w:hAnsi="Calibri" w:cs="Calibri"/>
          <w:noProof/>
          <w:sz w:val="22"/>
        </w:rPr>
        <w:t xml:space="preserve">, </w:t>
      </w:r>
      <w:r w:rsidRPr="00D10DAE">
        <w:rPr>
          <w:rFonts w:ascii="Calibri" w:hAnsi="Calibri" w:cs="Calibri"/>
          <w:i/>
          <w:iCs/>
          <w:noProof/>
          <w:sz w:val="22"/>
        </w:rPr>
        <w:t>153</w:t>
      </w:r>
      <w:r w:rsidRPr="00D10DAE">
        <w:rPr>
          <w:rFonts w:ascii="Calibri" w:hAnsi="Calibri" w:cs="Calibri"/>
          <w:noProof/>
          <w:sz w:val="22"/>
        </w:rPr>
        <w:t>(3735), 501–506. https://doi.org/10.1126/science.153.3735.501</w:t>
      </w:r>
    </w:p>
    <w:p w14:paraId="4C6D157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Kalbitz, J., Ostner, J., &amp; Schülke, O. (2016). Strong, equitable and long-term social bonds in the dispersing sex in Assamese macaques.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113</w:t>
      </w:r>
      <w:r w:rsidRPr="00D10DAE">
        <w:rPr>
          <w:rFonts w:ascii="Calibri" w:hAnsi="Calibri" w:cs="Calibri"/>
          <w:noProof/>
          <w:sz w:val="22"/>
        </w:rPr>
        <w:t>, 13–22. https://doi.org/10.1016/j.anbehav.2015.11.005</w:t>
      </w:r>
    </w:p>
    <w:p w14:paraId="0FDE9230" w14:textId="77777777" w:rsidR="00D10DAE" w:rsidRPr="00560BD5" w:rsidRDefault="00D10DAE" w:rsidP="00D10DAE">
      <w:pPr>
        <w:autoSpaceDE w:val="0"/>
        <w:autoSpaceDN w:val="0"/>
        <w:adjustRightInd w:val="0"/>
        <w:spacing w:before="120" w:line="360" w:lineRule="auto"/>
        <w:ind w:left="0" w:hanging="2"/>
        <w:rPr>
          <w:rFonts w:ascii="Calibri" w:hAnsi="Calibri"/>
          <w:sz w:val="22"/>
          <w:lang w:val="de-DE"/>
        </w:rPr>
      </w:pPr>
      <w:r w:rsidRPr="00D10DAE">
        <w:rPr>
          <w:rFonts w:ascii="Calibri" w:hAnsi="Calibri" w:cs="Calibri"/>
          <w:noProof/>
          <w:sz w:val="22"/>
        </w:rPr>
        <w:t xml:space="preserve">Kasper, C., &amp; Voelkl, B. (2009). A social network analysis of primate groups. </w:t>
      </w:r>
      <w:r w:rsidRPr="00560BD5">
        <w:rPr>
          <w:rFonts w:ascii="Calibri" w:hAnsi="Calibri"/>
          <w:i/>
          <w:sz w:val="22"/>
          <w:lang w:val="de-DE"/>
        </w:rPr>
        <w:t>Primates</w:t>
      </w:r>
      <w:r w:rsidRPr="00560BD5">
        <w:rPr>
          <w:rFonts w:ascii="Calibri" w:hAnsi="Calibri"/>
          <w:sz w:val="22"/>
          <w:lang w:val="de-DE"/>
        </w:rPr>
        <w:t xml:space="preserve">, </w:t>
      </w:r>
      <w:r w:rsidRPr="00560BD5">
        <w:rPr>
          <w:rFonts w:ascii="Calibri" w:hAnsi="Calibri"/>
          <w:i/>
          <w:sz w:val="22"/>
          <w:lang w:val="de-DE"/>
        </w:rPr>
        <w:t>50</w:t>
      </w:r>
      <w:r w:rsidRPr="00560BD5">
        <w:rPr>
          <w:rFonts w:ascii="Calibri" w:hAnsi="Calibri"/>
          <w:sz w:val="22"/>
          <w:lang w:val="de-DE"/>
        </w:rPr>
        <w:t>(4), 343–356. https://doi.org/10.1007/s10329-009-0153-2</w:t>
      </w:r>
    </w:p>
    <w:p w14:paraId="689B083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Koski, S. E., de Vries, H., van de Kraats, A., &amp; Sterck, E. H. M. (2012). </w:t>
      </w:r>
      <w:r w:rsidRPr="00D10DAE">
        <w:rPr>
          <w:rFonts w:ascii="Calibri" w:hAnsi="Calibri" w:cs="Calibri"/>
          <w:noProof/>
          <w:sz w:val="22"/>
        </w:rPr>
        <w:t xml:space="preserve">Stability and Change of Social Relationship Quality in Captive Chimpanzees (Pan troglodytes). </w:t>
      </w:r>
      <w:r w:rsidRPr="00D10DAE">
        <w:rPr>
          <w:rFonts w:ascii="Calibri" w:hAnsi="Calibri" w:cs="Calibri"/>
          <w:i/>
          <w:iCs/>
          <w:noProof/>
          <w:sz w:val="22"/>
        </w:rPr>
        <w:t>International Journal of Primatology</w:t>
      </w:r>
      <w:r w:rsidRPr="00D10DAE">
        <w:rPr>
          <w:rFonts w:ascii="Calibri" w:hAnsi="Calibri" w:cs="Calibri"/>
          <w:noProof/>
          <w:sz w:val="22"/>
        </w:rPr>
        <w:t xml:space="preserve">, </w:t>
      </w:r>
      <w:r w:rsidRPr="00D10DAE">
        <w:rPr>
          <w:rFonts w:ascii="Calibri" w:hAnsi="Calibri" w:cs="Calibri"/>
          <w:i/>
          <w:iCs/>
          <w:noProof/>
          <w:sz w:val="22"/>
        </w:rPr>
        <w:t>33</w:t>
      </w:r>
      <w:r w:rsidRPr="00D10DAE">
        <w:rPr>
          <w:rFonts w:ascii="Calibri" w:hAnsi="Calibri" w:cs="Calibri"/>
          <w:noProof/>
          <w:sz w:val="22"/>
        </w:rPr>
        <w:t>(4), 905–921. https://doi.org/10.1007/s10764-012-9623-2</w:t>
      </w:r>
    </w:p>
    <w:p w14:paraId="1E97EC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Lehmann, J., &amp; Boesch, C. (2009). Sociality of the dispersing sex: the nature of social bonds in West African female chimpanzees, Pan troglodytes.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(2), 377–387. https://doi.org/10.1016/j.anbehav.2008.09.038</w:t>
      </w:r>
    </w:p>
    <w:p w14:paraId="456AB3A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Lukas, D., &amp; Clutton-Brock, T. (2018). Social complexity and kinship in animal societies. </w:t>
      </w:r>
      <w:r w:rsidRPr="00D10DAE">
        <w:rPr>
          <w:rFonts w:ascii="Calibri" w:hAnsi="Calibri" w:cs="Calibri"/>
          <w:i/>
          <w:iCs/>
          <w:noProof/>
          <w:sz w:val="22"/>
        </w:rPr>
        <w:t>Ecology Letters</w:t>
      </w:r>
      <w:r w:rsidRPr="00D10DAE">
        <w:rPr>
          <w:rFonts w:ascii="Calibri" w:hAnsi="Calibri" w:cs="Calibri"/>
          <w:noProof/>
          <w:sz w:val="22"/>
        </w:rPr>
        <w:t xml:space="preserve">, </w:t>
      </w:r>
      <w:r w:rsidRPr="00D10DAE">
        <w:rPr>
          <w:rFonts w:ascii="Calibri" w:hAnsi="Calibri" w:cs="Calibri"/>
          <w:i/>
          <w:iCs/>
          <w:noProof/>
          <w:sz w:val="22"/>
        </w:rPr>
        <w:t>21</w:t>
      </w:r>
      <w:r w:rsidRPr="00D10DAE">
        <w:rPr>
          <w:rFonts w:ascii="Calibri" w:hAnsi="Calibri" w:cs="Calibri"/>
          <w:noProof/>
          <w:sz w:val="22"/>
        </w:rPr>
        <w:t>(8), 1129–1134. https://doi.org/10.1111/ele.13079</w:t>
      </w:r>
    </w:p>
    <w:p w14:paraId="297A9AB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Lusseau, D., Whitehead, H., &amp; Gero, S. (2008). Incorporating uncertainty into the study of animal social networks. In </w:t>
      </w:r>
      <w:r w:rsidRPr="00D10DAE">
        <w:rPr>
          <w:rFonts w:ascii="Calibri" w:hAnsi="Calibri" w:cs="Calibri"/>
          <w:i/>
          <w:iCs/>
          <w:noProof/>
          <w:sz w:val="22"/>
        </w:rPr>
        <w:t>Animal Behaviour</w:t>
      </w:r>
      <w:r w:rsidRPr="00D10DAE">
        <w:rPr>
          <w:rFonts w:ascii="Calibri" w:hAnsi="Calibri" w:cs="Calibri"/>
          <w:noProof/>
          <w:sz w:val="22"/>
        </w:rPr>
        <w:t xml:space="preserve"> (Vol. 75, Issue 5, pp. 1809–1815). Academic Press. https://doi.org/10.1016/j.anbehav.2007.10.029</w:t>
      </w:r>
    </w:p>
    <w:p w14:paraId="5F8DDC7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Crockford, C., &amp; Wittig, R. (2019). Rank changes in female chimpanzees in Taï National Park. In C. Boesch &amp; R. M. Wittig (Eds.), </w:t>
      </w:r>
      <w:r w:rsidRPr="00D10DAE">
        <w:rPr>
          <w:rFonts w:ascii="Calibri" w:hAnsi="Calibri" w:cs="Calibri"/>
          <w:i/>
          <w:iCs/>
          <w:noProof/>
          <w:sz w:val="22"/>
        </w:rPr>
        <w:t>The Chimpanzees of the Taï Forest</w:t>
      </w:r>
      <w:r w:rsidRPr="00D10DAE">
        <w:rPr>
          <w:rFonts w:ascii="Calibri" w:hAnsi="Calibri" w:cs="Calibri"/>
          <w:noProof/>
          <w:sz w:val="22"/>
        </w:rPr>
        <w:t xml:space="preserve"> (pp. 290–300). Cambridge University Press. https://doi.org/10.1017/9781108674218.019</w:t>
      </w:r>
    </w:p>
    <w:p w14:paraId="604F520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Preis, A., Samuni, L., Gogarten, J. F., Wittig, R. M., &amp; Crockford, C. (2018). Flexible decision-making in grooming partner choice in sooty mangabeys and chimpanzees.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5</w:t>
      </w:r>
      <w:r w:rsidRPr="00D10DAE">
        <w:rPr>
          <w:rFonts w:ascii="Calibri" w:hAnsi="Calibri" w:cs="Calibri"/>
          <w:noProof/>
          <w:sz w:val="22"/>
        </w:rPr>
        <w:t>(7), 172143. https://doi.org/10.1098/rsos.172143</w:t>
      </w:r>
    </w:p>
    <w:p w14:paraId="5E0A314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Samuni, L., Preis, A., Gogarten, J. F., Crockford, C., &amp; Wittig, R. M. (2017). Bystanders intervene to impede grooming in western chimpanzees and sooty mangabeys.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4</w:t>
      </w:r>
      <w:r w:rsidRPr="00D10DAE">
        <w:rPr>
          <w:rFonts w:ascii="Calibri" w:hAnsi="Calibri" w:cs="Calibri"/>
          <w:noProof/>
          <w:sz w:val="22"/>
        </w:rPr>
        <w:t>(11), 171296. https://doi.org/10.1098/rsos.171296</w:t>
      </w:r>
    </w:p>
    <w:p w14:paraId="48124C9C"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Mitani, J. C. (2009). Male chimpanzees form enduring and equitable social bonds.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(3), 633–640. https://doi.org/10.1016/j.anbehav.2008.11.021</w:t>
      </w:r>
    </w:p>
    <w:p w14:paraId="0111DD42"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D10DAE">
        <w:rPr>
          <w:rFonts w:ascii="Calibri" w:hAnsi="Calibri" w:cs="Calibri"/>
          <w:i/>
          <w:iCs/>
          <w:noProof/>
          <w:sz w:val="22"/>
        </w:rPr>
        <w:t>American Journal of Physical Anthropology</w:t>
      </w:r>
      <w:r w:rsidRPr="00D10DAE">
        <w:rPr>
          <w:rFonts w:ascii="Calibri" w:hAnsi="Calibri" w:cs="Calibri"/>
          <w:noProof/>
          <w:sz w:val="22"/>
        </w:rPr>
        <w:t xml:space="preserve">, </w:t>
      </w:r>
      <w:r w:rsidRPr="00D10DAE">
        <w:rPr>
          <w:rFonts w:ascii="Calibri" w:hAnsi="Calibri" w:cs="Calibri"/>
          <w:i/>
          <w:iCs/>
          <w:noProof/>
          <w:sz w:val="22"/>
        </w:rPr>
        <w:t>163</w:t>
      </w:r>
      <w:r w:rsidRPr="00D10DAE">
        <w:rPr>
          <w:rFonts w:ascii="Calibri" w:hAnsi="Calibri" w:cs="Calibri"/>
          <w:noProof/>
          <w:sz w:val="22"/>
        </w:rPr>
        <w:t>(1), 158–172. https://doi.org/10.1002/ajpa.23197</w:t>
      </w:r>
    </w:p>
    <w:p w14:paraId="2561E5A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Oliveira, R. F., McGregor, P. K., &amp; Latruffe, C. (1998). Know thine enemy: Fighting fish gather information from observing conspecific interactions.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265</w:t>
      </w:r>
      <w:r w:rsidRPr="00D10DAE">
        <w:rPr>
          <w:rFonts w:ascii="Calibri" w:hAnsi="Calibri" w:cs="Calibri"/>
          <w:noProof/>
          <w:sz w:val="22"/>
        </w:rPr>
        <w:t>(1401), 1045–1049. https://doi.org/10.1098/rspb.1998.0397</w:t>
      </w:r>
    </w:p>
    <w:p w14:paraId="37B2EAE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Preis, A., Samuni, L., Deschner, T., Crockford, C., &amp; Wittig, R. M. (2019). </w:t>
      </w:r>
      <w:r w:rsidRPr="00D10DAE">
        <w:rPr>
          <w:rFonts w:ascii="Calibri" w:hAnsi="Calibri" w:cs="Calibri"/>
          <w:noProof/>
          <w:sz w:val="22"/>
        </w:rPr>
        <w:t xml:space="preserve">Urinary cortisol, aggression, dominance and competition in wild, West African male chimpanzees. </w:t>
      </w:r>
      <w:r w:rsidRPr="00D10DAE">
        <w:rPr>
          <w:rFonts w:ascii="Calibri" w:hAnsi="Calibri" w:cs="Calibri"/>
          <w:i/>
          <w:iCs/>
          <w:noProof/>
          <w:sz w:val="22"/>
        </w:rPr>
        <w:t>Frontiers in Ecology and Evolution</w:t>
      </w:r>
      <w:r w:rsidRPr="00D10DAE">
        <w:rPr>
          <w:rFonts w:ascii="Calibri" w:hAnsi="Calibri" w:cs="Calibri"/>
          <w:noProof/>
          <w:sz w:val="22"/>
        </w:rPr>
        <w:t xml:space="preserve">, </w:t>
      </w:r>
      <w:r w:rsidRPr="00D10DAE">
        <w:rPr>
          <w:rFonts w:ascii="Calibri" w:hAnsi="Calibri" w:cs="Calibri"/>
          <w:i/>
          <w:iCs/>
          <w:noProof/>
          <w:sz w:val="22"/>
        </w:rPr>
        <w:t>7</w:t>
      </w:r>
      <w:r w:rsidRPr="00D10DAE">
        <w:rPr>
          <w:rFonts w:ascii="Calibri" w:hAnsi="Calibri" w:cs="Calibri"/>
          <w:noProof/>
          <w:sz w:val="22"/>
        </w:rPr>
        <w:t>(APR). https://doi.org/10.3389/fevo.2019.00107</w:t>
      </w:r>
    </w:p>
    <w:p w14:paraId="65EA01E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Preis, A., Samuni, L., Mielke, A., Deschner, T., Crockford, C., &amp; Wittig, R. M. (2018). </w:t>
      </w:r>
      <w:r w:rsidRPr="00D10DAE">
        <w:rPr>
          <w:rFonts w:ascii="Calibri" w:hAnsi="Calibri" w:cs="Calibri"/>
          <w:noProof/>
          <w:sz w:val="22"/>
        </w:rPr>
        <w:t xml:space="preserve">Urinary oxytocin levels in relation to post-conflict affiliations in wild male chimpanzees (Pan troglodytes verus). </w:t>
      </w:r>
      <w:r w:rsidRPr="00D10DAE">
        <w:rPr>
          <w:rFonts w:ascii="Calibri" w:hAnsi="Calibri" w:cs="Calibri"/>
          <w:i/>
          <w:iCs/>
          <w:noProof/>
          <w:sz w:val="22"/>
        </w:rPr>
        <w:t>Hormones and Behavior</w:t>
      </w:r>
      <w:r w:rsidRPr="00D10DAE">
        <w:rPr>
          <w:rFonts w:ascii="Calibri" w:hAnsi="Calibri" w:cs="Calibri"/>
          <w:noProof/>
          <w:sz w:val="22"/>
        </w:rPr>
        <w:t>. https://doi.org/10.1016/j.yhbeh.2018.07.009</w:t>
      </w:r>
    </w:p>
    <w:p w14:paraId="5D5817F7"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(2006). Social behavior of free-ranging juvenile sooty mangabeys (Cercocebus torquatus atys).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59</w:t>
      </w:r>
      <w:r w:rsidRPr="00D10DAE">
        <w:rPr>
          <w:rFonts w:ascii="Calibri" w:hAnsi="Calibri" w:cs="Calibri"/>
          <w:noProof/>
          <w:sz w:val="22"/>
        </w:rPr>
        <w:t>(4), 511–520. https://doi.org/10.1007/s00265-005-0076-x</w:t>
      </w:r>
    </w:p>
    <w:p w14:paraId="179C542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&amp; Noë, R. (2002). Familiarity and dominance relations among female sooty mangabeys in the Taï National Park. </w:t>
      </w:r>
      <w:r w:rsidRPr="00D10DAE">
        <w:rPr>
          <w:rFonts w:ascii="Calibri" w:hAnsi="Calibri" w:cs="Calibri"/>
          <w:i/>
          <w:iCs/>
          <w:noProof/>
          <w:sz w:val="22"/>
        </w:rPr>
        <w:t>American Journal of Primatology</w:t>
      </w:r>
      <w:r w:rsidRPr="00D10DAE">
        <w:rPr>
          <w:rFonts w:ascii="Calibri" w:hAnsi="Calibri" w:cs="Calibri"/>
          <w:noProof/>
          <w:sz w:val="22"/>
        </w:rPr>
        <w:t xml:space="preserve">, </w:t>
      </w:r>
      <w:r w:rsidRPr="00D10DAE">
        <w:rPr>
          <w:rFonts w:ascii="Calibri" w:hAnsi="Calibri" w:cs="Calibri"/>
          <w:i/>
          <w:iCs/>
          <w:noProof/>
          <w:sz w:val="22"/>
        </w:rPr>
        <w:t>56</w:t>
      </w:r>
      <w:r w:rsidRPr="00D10DAE">
        <w:rPr>
          <w:rFonts w:ascii="Calibri" w:hAnsi="Calibri" w:cs="Calibri"/>
          <w:noProof/>
          <w:sz w:val="22"/>
        </w:rPr>
        <w:t>(3), 137–153. https://doi.org/10.1002/ajp.1070</w:t>
      </w:r>
    </w:p>
    <w:p w14:paraId="6354DB1E" w14:textId="77777777" w:rsidR="00D10DAE" w:rsidRPr="00560BD5" w:rsidRDefault="00D10DAE" w:rsidP="00D10DAE">
      <w:pPr>
        <w:autoSpaceDE w:val="0"/>
        <w:autoSpaceDN w:val="0"/>
        <w:adjustRightInd w:val="0"/>
        <w:spacing w:before="120" w:line="360" w:lineRule="auto"/>
        <w:ind w:left="0" w:hanging="2"/>
        <w:rPr>
          <w:rFonts w:ascii="Calibri" w:hAnsi="Calibri"/>
          <w:sz w:val="22"/>
          <w:lang w:val="de-DE"/>
        </w:rPr>
      </w:pPr>
      <w:r w:rsidRPr="00D10DAE">
        <w:rPr>
          <w:rFonts w:ascii="Calibri" w:hAnsi="Calibri" w:cs="Calibri"/>
          <w:noProof/>
          <w:sz w:val="22"/>
        </w:rPr>
        <w:t xml:space="preserve">Sambrook, T., &amp; Whiten, A. (1997). On the Nature of Complexity in Cognitive and Behavioural Science. </w:t>
      </w:r>
      <w:r w:rsidRPr="00560BD5">
        <w:rPr>
          <w:rFonts w:ascii="Calibri" w:hAnsi="Calibri"/>
          <w:i/>
          <w:sz w:val="22"/>
          <w:lang w:val="de-DE"/>
        </w:rPr>
        <w:t>Theory &amp; Psychology</w:t>
      </w:r>
      <w:r w:rsidRPr="00560BD5">
        <w:rPr>
          <w:rFonts w:ascii="Calibri" w:hAnsi="Calibri"/>
          <w:sz w:val="22"/>
          <w:lang w:val="de-DE"/>
        </w:rPr>
        <w:t xml:space="preserve">, </w:t>
      </w:r>
      <w:r w:rsidRPr="00560BD5">
        <w:rPr>
          <w:rFonts w:ascii="Calibri" w:hAnsi="Calibri"/>
          <w:i/>
          <w:sz w:val="22"/>
          <w:lang w:val="de-DE"/>
        </w:rPr>
        <w:t>7</w:t>
      </w:r>
      <w:r w:rsidRPr="00560BD5">
        <w:rPr>
          <w:rFonts w:ascii="Calibri" w:hAnsi="Calibri"/>
          <w:sz w:val="22"/>
          <w:lang w:val="de-DE"/>
        </w:rPr>
        <w:t>(2), 191–213. https://doi.org/10.1177/0959354397072004</w:t>
      </w:r>
    </w:p>
    <w:p w14:paraId="4966F94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Samuni, L., Preis, A., Mielke, A., Deschner, T., Wittig, R. M., &amp; Crockford, C. (2018). </w:t>
      </w:r>
      <w:r w:rsidRPr="00D10DAE">
        <w:rPr>
          <w:rFonts w:ascii="Calibri" w:hAnsi="Calibri" w:cs="Calibri"/>
          <w:noProof/>
          <w:sz w:val="22"/>
        </w:rPr>
        <w:t xml:space="preserve">Social bonds facilitate cooperative resource sharing in wild chimpanzees.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285</w:t>
      </w:r>
      <w:r w:rsidRPr="00D10DAE">
        <w:rPr>
          <w:rFonts w:ascii="Calibri" w:hAnsi="Calibri" w:cs="Calibri"/>
          <w:noProof/>
          <w:sz w:val="22"/>
        </w:rPr>
        <w:t>(1888), 20181643. https://doi.org/10.1098/rspb.2018.1643</w:t>
      </w:r>
    </w:p>
    <w:p w14:paraId="0E75B11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560BD5">
        <w:rPr>
          <w:rFonts w:ascii="Calibri" w:hAnsi="Calibri"/>
          <w:sz w:val="22"/>
          <w:lang w:val="de-DE"/>
        </w:rPr>
        <w:t xml:space="preserve">Sánchez-Tójar, A., Schroeder, J., &amp; Farine, D. R. (2018). </w:t>
      </w:r>
      <w:r w:rsidRPr="00D10DAE">
        <w:rPr>
          <w:rFonts w:ascii="Calibri" w:hAnsi="Calibri" w:cs="Calibri"/>
          <w:noProof/>
          <w:sz w:val="22"/>
        </w:rPr>
        <w:t xml:space="preserve">A practical guide for inferring reliable dominance hierarchies and estimating their uncertainty. </w:t>
      </w:r>
      <w:r w:rsidRPr="00D10DAE">
        <w:rPr>
          <w:rFonts w:ascii="Calibri" w:hAnsi="Calibri" w:cs="Calibri"/>
          <w:i/>
          <w:iCs/>
          <w:noProof/>
          <w:sz w:val="22"/>
        </w:rPr>
        <w:t>Journal of Animal Ecology</w:t>
      </w:r>
      <w:r w:rsidRPr="00D10DAE">
        <w:rPr>
          <w:rFonts w:ascii="Calibri" w:hAnsi="Calibri" w:cs="Calibri"/>
          <w:noProof/>
          <w:sz w:val="22"/>
        </w:rPr>
        <w:t xml:space="preserve">, </w:t>
      </w:r>
      <w:r w:rsidRPr="00D10DAE">
        <w:rPr>
          <w:rFonts w:ascii="Calibri" w:hAnsi="Calibri" w:cs="Calibri"/>
          <w:i/>
          <w:iCs/>
          <w:noProof/>
          <w:sz w:val="22"/>
        </w:rPr>
        <w:t>87</w:t>
      </w:r>
      <w:r w:rsidRPr="00D10DAE">
        <w:rPr>
          <w:rFonts w:ascii="Calibri" w:hAnsi="Calibri" w:cs="Calibri"/>
          <w:noProof/>
          <w:sz w:val="22"/>
        </w:rPr>
        <w:t>(3), 594–608. https://doi.org/10.1111/1365-2656.12776</w:t>
      </w:r>
    </w:p>
    <w:p w14:paraId="5416D3A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Shizuka, D., &amp; Farine, D. R. (2016). Measuring the robustness of network community structure using assortativity.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112</w:t>
      </w:r>
      <w:r w:rsidRPr="00D10DAE">
        <w:rPr>
          <w:rFonts w:ascii="Calibri" w:hAnsi="Calibri" w:cs="Calibri"/>
          <w:noProof/>
          <w:sz w:val="22"/>
        </w:rPr>
        <w:t>, 237–246. https://doi.org/10.1016/j.anbehav.2015.12.007</w:t>
      </w:r>
    </w:p>
    <w:p w14:paraId="0AC3B9B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61</w:t>
      </w:r>
      <w:r w:rsidRPr="00D10DAE">
        <w:rPr>
          <w:rFonts w:ascii="Calibri" w:hAnsi="Calibri" w:cs="Calibri"/>
          <w:noProof/>
          <w:sz w:val="22"/>
        </w:rPr>
        <w:t>(2), 197–204. https://doi.org/10.1007/s00265-006-0250-9</w:t>
      </w:r>
    </w:p>
    <w:p w14:paraId="11B9675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Cheney, D., &amp; Seyfarth, R. (2013). A practical guide to the study of social relationships. </w:t>
      </w:r>
      <w:r w:rsidRPr="00D10DAE">
        <w:rPr>
          <w:rFonts w:ascii="Calibri" w:hAnsi="Calibri" w:cs="Calibri"/>
          <w:i/>
          <w:iCs/>
          <w:noProof/>
          <w:sz w:val="22"/>
        </w:rPr>
        <w:t>Evolutionary Anthropology</w:t>
      </w:r>
      <w:r w:rsidRPr="00D10DAE">
        <w:rPr>
          <w:rFonts w:ascii="Calibri" w:hAnsi="Calibri" w:cs="Calibri"/>
          <w:noProof/>
          <w:sz w:val="22"/>
        </w:rPr>
        <w:t xml:space="preserve">, </w:t>
      </w:r>
      <w:r w:rsidRPr="00D10DAE">
        <w:rPr>
          <w:rFonts w:ascii="Calibri" w:hAnsi="Calibri" w:cs="Calibri"/>
          <w:i/>
          <w:iCs/>
          <w:noProof/>
          <w:sz w:val="22"/>
        </w:rPr>
        <w:t>22</w:t>
      </w:r>
      <w:r w:rsidRPr="00D10DAE">
        <w:rPr>
          <w:rFonts w:ascii="Calibri" w:hAnsi="Calibri" w:cs="Calibri"/>
          <w:noProof/>
          <w:sz w:val="22"/>
        </w:rPr>
        <w:t>(5), 213–225. https://doi.org/10.1002/evan.21367</w:t>
      </w:r>
    </w:p>
    <w:p w14:paraId="10BE73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Whitehead, H. (2008). Precision and power in the analysis of social structure using associations.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75</w:t>
      </w:r>
      <w:r w:rsidRPr="00D10DAE">
        <w:rPr>
          <w:rFonts w:ascii="Calibri" w:hAnsi="Calibri" w:cs="Calibri"/>
          <w:noProof/>
          <w:sz w:val="22"/>
        </w:rPr>
        <w:t>(3), 1093–1099. https://doi.org/10.1016/j.anbehav.2007.08.022</w:t>
      </w:r>
    </w:p>
    <w:p w14:paraId="7551DDD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Whiten, A. (2000). Social complexity and social intelligence. In </w:t>
      </w:r>
      <w:r w:rsidRPr="00D10DAE">
        <w:rPr>
          <w:rFonts w:ascii="Calibri" w:hAnsi="Calibri" w:cs="Calibri"/>
          <w:i/>
          <w:iCs/>
          <w:noProof/>
          <w:sz w:val="22"/>
        </w:rPr>
        <w:t>The nature of intelligence</w:t>
      </w:r>
      <w:r w:rsidRPr="00D10DAE">
        <w:rPr>
          <w:rFonts w:ascii="Calibri" w:hAnsi="Calibri" w:cs="Calibri"/>
          <w:noProof/>
          <w:sz w:val="22"/>
        </w:rPr>
        <w:t xml:space="preserve"> (Vol. 233, pp. 185–196; discussion 196-201). Wiley. http://www.ncbi.nlm.nih.gov/pubmed/11276903</w:t>
      </w:r>
    </w:p>
    <w:p w14:paraId="60B892E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Wittig, R. M., &amp; Boesch, C. (2003). “Decision-making” in conflicts of wild chimpanzees (Pan troglodytes): An extension of the Relational Model.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54</w:t>
      </w:r>
      <w:r w:rsidRPr="00D10DAE">
        <w:rPr>
          <w:rFonts w:ascii="Calibri" w:hAnsi="Calibri" w:cs="Calibri"/>
          <w:noProof/>
          <w:sz w:val="22"/>
        </w:rPr>
        <w:t>(5), 491–504. https://doi.org/10.1007/s00265-003-0654-8</w:t>
      </w:r>
    </w:p>
    <w:p w14:paraId="23E90722" w14:textId="77777777" w:rsidR="00CC4A8D" w:rsidRPr="00192031" w:rsidRDefault="00B244F2" w:rsidP="00192031">
      <w:pPr>
        <w:autoSpaceDE w:val="0"/>
        <w:autoSpaceDN w:val="0"/>
        <w:adjustRightInd w:val="0"/>
        <w:spacing w:before="120" w:line="360" w:lineRule="auto"/>
        <w:ind w:left="0" w:hanging="2"/>
        <w:jc w:val="both"/>
        <w:rPr>
          <w:rFonts w:asciiTheme="minorHAnsi" w:hAnsiTheme="minorHAnsi" w:cstheme="minorHAnsi"/>
          <w:sz w:val="22"/>
          <w:szCs w:val="22"/>
        </w:rPr>
      </w:pPr>
      <w:r w:rsidRPr="00826E7E">
        <w:rPr>
          <w:rFonts w:asciiTheme="minorHAnsi" w:hAnsiTheme="minorHAnsi" w:cstheme="minorHAnsi"/>
          <w:sz w:val="22"/>
          <w:szCs w:val="22"/>
        </w:rPr>
        <w:fldChar w:fldCharType="end"/>
      </w:r>
    </w:p>
    <w:sectPr w:rsidR="00CC4A8D" w:rsidRPr="00192031">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athy" w:date="2020-05-26T12:17:00Z" w:initials="c">
    <w:p w14:paraId="7D231EB0" w14:textId="1D3B2910" w:rsidR="006126E2" w:rsidRDefault="006126E2">
      <w:pPr>
        <w:pStyle w:val="CommentText"/>
        <w:ind w:left="0" w:hanging="2"/>
      </w:pPr>
      <w:r>
        <w:rPr>
          <w:rStyle w:val="CommentReference"/>
        </w:rPr>
        <w:annotationRef/>
      </w:r>
      <w:r>
        <w:t>Correct is not really a useful word in biology, since its all about weighing up costs and benefits.</w:t>
      </w:r>
    </w:p>
  </w:comment>
  <w:comment w:id="5" w:author="cathy" w:date="2020-05-26T12:16:00Z" w:initials="c">
    <w:p w14:paraId="2871463C" w14:textId="06C78202" w:rsidR="006126E2" w:rsidRDefault="006126E2">
      <w:pPr>
        <w:pStyle w:val="CommentText"/>
        <w:ind w:left="0" w:hanging="2"/>
      </w:pPr>
      <w:r>
        <w:rPr>
          <w:rStyle w:val="CommentReference"/>
        </w:rPr>
        <w:annotationRef/>
      </w:r>
      <w:r>
        <w:t>Need a citation or two for this big statement</w:t>
      </w:r>
    </w:p>
  </w:comment>
  <w:comment w:id="14" w:author="Gogarten, Jan" w:date="2020-03-16T10:42:00Z" w:initials="GJ">
    <w:p w14:paraId="0C3CAA1D" w14:textId="67CD381B" w:rsidR="0090207F" w:rsidRDefault="0090207F" w:rsidP="00335B56">
      <w:pPr>
        <w:pStyle w:val="CommentText"/>
        <w:ind w:left="0" w:hanging="2"/>
      </w:pPr>
      <w:r>
        <w:rPr>
          <w:rStyle w:val="CommentReference"/>
        </w:rPr>
        <w:annotationRef/>
      </w:r>
      <w:r>
        <w:t xml:space="preserve">I feel like some more discussion about how to measure complexity more broadly before then zooming into how to assess the perspective an individual or from a group, might be helpful. A bit more lead in to the scale and framework you are thinking about these problems? </w:t>
      </w:r>
    </w:p>
  </w:comment>
  <w:comment w:id="43" w:author="Liran Samuni" w:date="2020-03-16T18:31:00Z" w:initials="LS">
    <w:p w14:paraId="7AFDE58F" w14:textId="3BD78211" w:rsidR="00A311FE" w:rsidRDefault="00A311FE">
      <w:pPr>
        <w:pStyle w:val="CommentText"/>
        <w:ind w:left="0" w:hanging="2"/>
      </w:pPr>
      <w:r>
        <w:rPr>
          <w:rStyle w:val="CommentReference"/>
        </w:rPr>
        <w:annotationRef/>
      </w:r>
      <w:r>
        <w:t>There is a sudden jump to this paragraph and it doesn’t link well with the previous one</w:t>
      </w:r>
    </w:p>
  </w:comment>
  <w:comment w:id="46" w:author="Roman Wittig" w:date="2020-05-23T09:00:00Z" w:initials="RW">
    <w:p w14:paraId="313EFACA" w14:textId="6FE6B956" w:rsidR="006C3820" w:rsidRDefault="006C3820" w:rsidP="00C04030">
      <w:pPr>
        <w:pStyle w:val="CommentText"/>
        <w:ind w:leftChars="0" w:left="0" w:firstLineChars="0" w:firstLine="0"/>
      </w:pPr>
      <w:r>
        <w:rPr>
          <w:rStyle w:val="CommentReference"/>
        </w:rPr>
        <w:annotationRef/>
      </w:r>
      <w:r>
        <w:t xml:space="preserve">It is unclear to me what you mean. Are you talking about data sets that are aggregated or about observations of individuals that have periods on non-observations? Reformulate or give example. </w:t>
      </w:r>
    </w:p>
  </w:comment>
  <w:comment w:id="59" w:author="Liran Samuni" w:date="2020-03-16T18:32:00Z" w:initials="LS">
    <w:p w14:paraId="63D95676" w14:textId="77777777" w:rsidR="00A311FE" w:rsidRDefault="00A311FE">
      <w:pPr>
        <w:pStyle w:val="CommentText"/>
        <w:ind w:left="0" w:hanging="2"/>
      </w:pPr>
      <w:r>
        <w:rPr>
          <w:rStyle w:val="CommentReference"/>
        </w:rPr>
        <w:annotationRef/>
      </w:r>
      <w:r>
        <w:t xml:space="preserve">In other words we assume that interactions are consistent </w:t>
      </w:r>
    </w:p>
    <w:p w14:paraId="36F7D7CA" w14:textId="76612BE1" w:rsidR="00A311FE" w:rsidRDefault="00A311FE" w:rsidP="0084023C">
      <w:pPr>
        <w:pStyle w:val="CommentText"/>
        <w:ind w:left="0" w:hanging="2"/>
      </w:pPr>
      <w:r>
        <w:t>I think you can link the second and third paragraphs better at the moment the connection between them is vague</w:t>
      </w:r>
    </w:p>
  </w:comment>
  <w:comment w:id="60" w:author="Gogarten, Jan" w:date="2020-03-16T11:52:00Z" w:initials="GJ">
    <w:p w14:paraId="1F738BD3" w14:textId="7C552386" w:rsidR="0090207F" w:rsidRDefault="0090207F" w:rsidP="003032E0">
      <w:pPr>
        <w:pStyle w:val="CommentText"/>
        <w:ind w:left="0" w:hanging="2"/>
        <w:rPr>
          <w:rFonts w:asciiTheme="minorHAnsi" w:eastAsia="Calibri" w:hAnsiTheme="minorHAnsi"/>
          <w:i/>
        </w:rPr>
      </w:pPr>
      <w:r>
        <w:rPr>
          <w:rStyle w:val="CommentReference"/>
        </w:rPr>
        <w:annotationRef/>
      </w:r>
      <w:r>
        <w:rPr>
          <w:rFonts w:asciiTheme="minorHAnsi" w:eastAsia="Calibri" w:hAnsiTheme="minorHAnsi"/>
          <w:i/>
        </w:rPr>
        <w:t xml:space="preserve">Consistent? Might make sense to shift towards one terminology early on? </w:t>
      </w:r>
    </w:p>
    <w:p w14:paraId="718E7463" w14:textId="77777777" w:rsidR="0090207F" w:rsidRDefault="0090207F" w:rsidP="003032E0">
      <w:pPr>
        <w:pStyle w:val="CommentText"/>
        <w:ind w:left="0" w:hanging="2"/>
        <w:rPr>
          <w:rFonts w:asciiTheme="minorHAnsi" w:eastAsia="Calibri" w:hAnsiTheme="minorHAnsi"/>
          <w:i/>
        </w:rPr>
      </w:pPr>
    </w:p>
    <w:p w14:paraId="58648CF4" w14:textId="2EC7EC8E" w:rsidR="0090207F" w:rsidRDefault="0090207F" w:rsidP="003032E0">
      <w:pPr>
        <w:pStyle w:val="CommentText"/>
        <w:ind w:left="0" w:hanging="2"/>
      </w:pPr>
    </w:p>
  </w:comment>
  <w:comment w:id="61" w:author="Roman Wittig" w:date="2020-05-23T09:06:00Z" w:initials="RW">
    <w:p w14:paraId="639F36FC" w14:textId="74C1AA56" w:rsidR="006C3820" w:rsidRDefault="006C3820">
      <w:pPr>
        <w:pStyle w:val="CommentText"/>
        <w:ind w:left="0" w:hanging="2"/>
      </w:pPr>
      <w:r>
        <w:rPr>
          <w:rStyle w:val="CommentReference"/>
        </w:rPr>
        <w:annotationRef/>
      </w:r>
      <w:r>
        <w:t>I understand that we have looked only within one interaction type, but would you not think that the same accounts for the exchange of interactions? Like I share food with the one that I groom with – should this not become part of the framework – or at least we could discuss it (or have you done so?)</w:t>
      </w:r>
    </w:p>
  </w:comment>
  <w:comment w:id="62" w:author="Gogarten, Jan" w:date="2020-03-16T11:55:00Z" w:initials="GJ">
    <w:p w14:paraId="06DA1D66" w14:textId="156B73AD" w:rsidR="0090207F" w:rsidRDefault="0090207F" w:rsidP="00CB3679">
      <w:pPr>
        <w:pStyle w:val="CommentText"/>
        <w:ind w:left="0" w:hanging="2"/>
      </w:pPr>
      <w:r>
        <w:rPr>
          <w:rStyle w:val="CommentReference"/>
        </w:rPr>
        <w:annotationRef/>
      </w:r>
      <w:r>
        <w:t xml:space="preserve">I might mention the simulations here a bit more explicitly before moving to </w:t>
      </w:r>
    </w:p>
  </w:comment>
  <w:comment w:id="75" w:author="Gogarten, Jan" w:date="2020-03-16T12:05:00Z" w:initials="GJ">
    <w:p w14:paraId="104A6681" w14:textId="5BE5F76D" w:rsidR="0090207F" w:rsidRDefault="0090207F" w:rsidP="00CB3679">
      <w:pPr>
        <w:pStyle w:val="CommentText"/>
        <w:ind w:left="0" w:hanging="2"/>
      </w:pPr>
      <w:r>
        <w:rPr>
          <w:rStyle w:val="CommentReference"/>
        </w:rPr>
        <w:annotationRef/>
      </w:r>
      <w:r>
        <w:t xml:space="preserve">Here you are talking about interaction types; in the chimps below you talk about relationships – I wonder if really focusing the terminology will make it easier to think about what you are getting at. Or a paragraph setting out the logic – consistent relationships should lead to consistency in many types of behaviors, and then give some examples of the behaviors you are interested in? We measure behaviour, because measuring a relationship itself is difficult – this is some aggregation of many behaviors right? </w:t>
      </w:r>
    </w:p>
    <w:p w14:paraId="421BBE40" w14:textId="77777777" w:rsidR="0090207F" w:rsidRDefault="0090207F" w:rsidP="00CB3679">
      <w:pPr>
        <w:pStyle w:val="CommentText"/>
        <w:ind w:left="0" w:hanging="2"/>
      </w:pPr>
    </w:p>
    <w:p w14:paraId="7FFE0415" w14:textId="71227408" w:rsidR="0090207F" w:rsidRDefault="0090207F" w:rsidP="00CB3679">
      <w:pPr>
        <w:pStyle w:val="CommentText"/>
        <w:ind w:left="0" w:hanging="2"/>
      </w:pPr>
      <w:r>
        <w:t>Somehow, it seems like the concept of a relationship could be described, defined and brought into the intro more clearly as a concept?</w:t>
      </w:r>
    </w:p>
    <w:p w14:paraId="30204888" w14:textId="77777777" w:rsidR="0090207F" w:rsidRDefault="0090207F" w:rsidP="00CB3679">
      <w:pPr>
        <w:pStyle w:val="CommentText"/>
        <w:ind w:left="0" w:hanging="2"/>
      </w:pPr>
    </w:p>
    <w:p w14:paraId="08F8DBAF" w14:textId="1FA58629" w:rsidR="0090207F" w:rsidRDefault="0090207F" w:rsidP="00CB3679">
      <w:pPr>
        <w:pStyle w:val="CommentText"/>
        <w:ind w:left="0" w:hanging="2"/>
      </w:pPr>
      <w:r>
        <w:t xml:space="preserve">Might be that I am out of this literature for too long and these terms are clear for anyone who would read this, in which case feel free to ignore </w:t>
      </w:r>
      <w:r>
        <w:sym w:font="Wingdings" w:char="F04A"/>
      </w:r>
      <w:r>
        <w:t xml:space="preserve"> </w:t>
      </w:r>
    </w:p>
    <w:p w14:paraId="1D545A95" w14:textId="77777777" w:rsidR="0090207F" w:rsidRDefault="0090207F" w:rsidP="00CB3679">
      <w:pPr>
        <w:pStyle w:val="CommentText"/>
        <w:ind w:left="0" w:hanging="2"/>
      </w:pPr>
    </w:p>
  </w:comment>
  <w:comment w:id="91" w:author="Liran Samuni" w:date="2020-03-16T18:42:00Z" w:initials="LS">
    <w:p w14:paraId="2506C61A" w14:textId="5E0E0CD9" w:rsidR="00A311FE" w:rsidRDefault="00A311FE">
      <w:pPr>
        <w:pStyle w:val="CommentText"/>
        <w:ind w:left="0" w:hanging="2"/>
      </w:pPr>
      <w:r>
        <w:rPr>
          <w:rStyle w:val="CommentReference"/>
        </w:rPr>
        <w:annotationRef/>
      </w:r>
      <w:r>
        <w:t>I am not sure what this adds?</w:t>
      </w:r>
    </w:p>
  </w:comment>
  <w:comment w:id="102" w:author="Gogarten, Jan" w:date="2020-03-16T12:00:00Z" w:initials="GJ">
    <w:p w14:paraId="7DF18A51" w14:textId="16A114B7" w:rsidR="0090207F" w:rsidRDefault="0090207F" w:rsidP="00CB3679">
      <w:pPr>
        <w:pStyle w:val="CommentText"/>
        <w:ind w:left="0" w:hanging="2"/>
      </w:pPr>
      <w:r>
        <w:rPr>
          <w:rStyle w:val="CommentReference"/>
        </w:rPr>
        <w:annotationRef/>
      </w:r>
      <w:r>
        <w:t xml:space="preserve">Could focus on the Tai data here? </w:t>
      </w:r>
    </w:p>
  </w:comment>
  <w:comment w:id="110" w:author="Gogarten, Jan" w:date="2020-03-16T12:06:00Z" w:initials="GJ">
    <w:p w14:paraId="30DC3BDB" w14:textId="2A0D1E46" w:rsidR="0090207F" w:rsidRDefault="0090207F" w:rsidP="0090207F">
      <w:pPr>
        <w:pStyle w:val="CommentText"/>
        <w:ind w:left="0" w:hanging="2"/>
      </w:pPr>
      <w:r>
        <w:rPr>
          <w:rStyle w:val="CommentReference"/>
        </w:rPr>
        <w:annotationRef/>
      </w:r>
      <w:r>
        <w:t xml:space="preserve">e.g., what are relationship types?  </w:t>
      </w:r>
    </w:p>
  </w:comment>
  <w:comment w:id="108" w:author="Roman Wittig" w:date="2020-05-23T09:12:00Z" w:initials="RW">
    <w:p w14:paraId="760A3ADD" w14:textId="77777777" w:rsidR="006C3820" w:rsidRDefault="006C3820">
      <w:pPr>
        <w:pStyle w:val="CommentText"/>
        <w:ind w:left="0" w:hanging="2"/>
      </w:pPr>
      <w:r>
        <w:rPr>
          <w:rStyle w:val="CommentReference"/>
        </w:rPr>
        <w:annotationRef/>
      </w:r>
      <w:r>
        <w:t>Wouldn’t that even mean we should not only look at constancy within one interaction type, since social bonds have layers of different behaviours?</w:t>
      </w:r>
    </w:p>
  </w:comment>
  <w:comment w:id="113" w:author="Gogarten, Jan" w:date="2020-03-16T12:06:00Z" w:initials="GJ">
    <w:p w14:paraId="21CBF1BA" w14:textId="45D6B8D8" w:rsidR="0090207F" w:rsidRDefault="0090207F" w:rsidP="0090207F">
      <w:pPr>
        <w:pStyle w:val="CommentText"/>
        <w:ind w:left="0" w:hanging="2"/>
      </w:pPr>
      <w:r>
        <w:rPr>
          <w:rStyle w:val="CommentReference"/>
        </w:rPr>
        <w:annotationRef/>
      </w:r>
      <w:r>
        <w:t xml:space="preserve">And then hear you are only talking about interaction types and relationships aren’t mentioned. </w:t>
      </w:r>
    </w:p>
  </w:comment>
  <w:comment w:id="118" w:author="Gogarten, Jan" w:date="2020-03-16T12:13:00Z" w:initials="GJ">
    <w:p w14:paraId="6B55CA14" w14:textId="730B06C9" w:rsidR="0090207F" w:rsidRDefault="0090207F" w:rsidP="0090207F">
      <w:pPr>
        <w:pStyle w:val="CommentText"/>
        <w:ind w:left="0" w:hanging="2"/>
      </w:pPr>
      <w:r>
        <w:rPr>
          <w:rStyle w:val="CommentReference"/>
        </w:rPr>
        <w:annotationRef/>
      </w:r>
      <w:r>
        <w:t xml:space="preserve">A visual comic of what you are doing here might be really helpful so that people follow your logic. From observing primates to how data are broken up by day etc.  </w:t>
      </w:r>
    </w:p>
  </w:comment>
  <w:comment w:id="120" w:author="Gogarten, Jan" w:date="2020-03-16T12:15:00Z" w:initials="GJ">
    <w:p w14:paraId="6DE796E1" w14:textId="512C4DA9" w:rsidR="00105174" w:rsidRDefault="00105174" w:rsidP="00105174">
      <w:pPr>
        <w:pStyle w:val="CommentText"/>
        <w:ind w:left="0" w:hanging="2"/>
      </w:pPr>
      <w:r>
        <w:rPr>
          <w:rStyle w:val="CommentReference"/>
        </w:rPr>
        <w:annotationRef/>
      </w:r>
      <w:r>
        <w:t xml:space="preserve">What do you mean by structured? </w:t>
      </w:r>
    </w:p>
  </w:comment>
  <w:comment w:id="137" w:author="Gogarten, Jan" w:date="2020-03-16T12:10:00Z" w:initials="GJ">
    <w:p w14:paraId="464A1DD7" w14:textId="6066141B" w:rsidR="0090207F" w:rsidRDefault="0090207F" w:rsidP="0090207F">
      <w:pPr>
        <w:pStyle w:val="CommentText"/>
        <w:ind w:left="0" w:hanging="2"/>
      </w:pPr>
      <w:r>
        <w:rPr>
          <w:rStyle w:val="CommentReference"/>
        </w:rPr>
        <w:annotationRef/>
      </w:r>
      <w:r>
        <w:t xml:space="preserve">Might be worth adding a brief rational for why this was chosen for comparing the two datasets, as this seems to be central to your metric. Shared absences are weighted equally </w:t>
      </w:r>
    </w:p>
  </w:comment>
  <w:comment w:id="153" w:author="Liran Samuni" w:date="2020-03-16T18:48:00Z" w:initials="LS">
    <w:p w14:paraId="250BB982" w14:textId="347BFA13" w:rsidR="00A311FE" w:rsidRDefault="00A311FE">
      <w:pPr>
        <w:pStyle w:val="CommentText"/>
        <w:ind w:left="0" w:hanging="2"/>
      </w:pPr>
      <w:r>
        <w:rPr>
          <w:rStyle w:val="CommentReference"/>
        </w:rPr>
        <w:annotationRef/>
      </w:r>
      <w:r>
        <w:t xml:space="preserve">Why usually? </w:t>
      </w:r>
    </w:p>
  </w:comment>
  <w:comment w:id="155" w:author="Liran Samuni" w:date="2020-03-16T18:49:00Z" w:initials="LS">
    <w:p w14:paraId="3E8B4011" w14:textId="58D1E282" w:rsidR="00A311FE" w:rsidRDefault="00A311FE">
      <w:pPr>
        <w:pStyle w:val="CommentText"/>
        <w:ind w:left="0" w:hanging="2"/>
      </w:pPr>
      <w:r>
        <w:rPr>
          <w:rStyle w:val="CommentReference"/>
        </w:rPr>
        <w:annotationRef/>
      </w:r>
      <w:r>
        <w:t xml:space="preserve">By saying “are inconsistent” you imply that the interactions indeed change all the time, while I assume that what you want to say is that if one finds inconsistency in interactions. No? </w:t>
      </w:r>
    </w:p>
  </w:comment>
  <w:comment w:id="151" w:author="Gogarten, Jan" w:date="2020-03-16T12:19:00Z" w:initials="GJ">
    <w:p w14:paraId="0A8F25F5" w14:textId="4742B5E5" w:rsidR="00105174" w:rsidRDefault="00105174" w:rsidP="00105174">
      <w:pPr>
        <w:pStyle w:val="CommentText"/>
        <w:ind w:left="0" w:hanging="2"/>
      </w:pPr>
      <w:r>
        <w:rPr>
          <w:rStyle w:val="CommentReference"/>
        </w:rPr>
        <w:annotationRef/>
      </w:r>
      <w:r>
        <w:t xml:space="preserve">Does this need to be here? Consider moving to the simulation section? </w:t>
      </w:r>
    </w:p>
  </w:comment>
  <w:comment w:id="196" w:author="Gogarten, Jan" w:date="2020-03-16T12:25:00Z" w:initials="GJ">
    <w:p w14:paraId="07233A6F" w14:textId="7F4F77A9" w:rsidR="00A563ED" w:rsidRDefault="00A563ED" w:rsidP="00A563ED">
      <w:pPr>
        <w:pStyle w:val="CommentText"/>
        <w:ind w:left="0" w:hanging="2"/>
      </w:pPr>
      <w:r>
        <w:rPr>
          <w:rStyle w:val="CommentReference"/>
        </w:rPr>
        <w:annotationRef/>
      </w:r>
      <w:r>
        <w:t xml:space="preserve">Why 0.5? Again, seems to be a critical decision for your metric that might warrant a bit of discussion? </w:t>
      </w:r>
    </w:p>
  </w:comment>
  <w:comment w:id="242" w:author="Liran Samuni" w:date="2020-03-16T18:58:00Z" w:initials="LS">
    <w:p w14:paraId="6BC53718" w14:textId="0DFEF91C" w:rsidR="008F29C0" w:rsidRDefault="008F29C0">
      <w:pPr>
        <w:pStyle w:val="CommentText"/>
        <w:ind w:left="0" w:hanging="2"/>
      </w:pPr>
      <w:r>
        <w:rPr>
          <w:rStyle w:val="CommentReference"/>
        </w:rPr>
        <w:annotationRef/>
      </w:r>
      <w:r>
        <w:t>To make it more general</w:t>
      </w:r>
    </w:p>
  </w:comment>
  <w:comment w:id="249" w:author="Gogarten, Jan" w:date="2020-03-16T12:36:00Z" w:initials="GJ">
    <w:p w14:paraId="54A9F2CE" w14:textId="182FDDDF" w:rsidR="000C73FF" w:rsidRDefault="000C73FF" w:rsidP="000C73FF">
      <w:pPr>
        <w:pStyle w:val="CommentText"/>
        <w:ind w:left="0" w:hanging="2"/>
      </w:pPr>
      <w:r>
        <w:rPr>
          <w:rStyle w:val="CommentReference"/>
        </w:rPr>
        <w:annotationRef/>
      </w:r>
      <w:r>
        <w:t xml:space="preserve">Consider explaining the logic for adding this.  </w:t>
      </w:r>
    </w:p>
  </w:comment>
  <w:comment w:id="250" w:author="Liran Samuni" w:date="2020-03-16T18:59:00Z" w:initials="LS">
    <w:p w14:paraId="01812E2B" w14:textId="77777777" w:rsidR="008F29C0" w:rsidRDefault="008F29C0">
      <w:pPr>
        <w:pStyle w:val="CommentText"/>
        <w:ind w:left="0" w:hanging="2"/>
      </w:pPr>
      <w:r>
        <w:rPr>
          <w:rStyle w:val="CommentReference"/>
        </w:rPr>
        <w:annotationRef/>
      </w:r>
      <w:r>
        <w:t>So you simulated a fission-fusion society</w:t>
      </w:r>
    </w:p>
  </w:comment>
  <w:comment w:id="245" w:author="Gogarten, Jan" w:date="2020-03-16T14:43:00Z" w:initials="GJ">
    <w:p w14:paraId="41C0BEB8" w14:textId="377BD35A" w:rsidR="00A563ED" w:rsidRDefault="00A563ED" w:rsidP="00A563ED">
      <w:pPr>
        <w:pStyle w:val="CommentText"/>
        <w:ind w:left="0" w:hanging="2"/>
      </w:pPr>
      <w:r>
        <w:rPr>
          <w:rStyle w:val="CommentReference"/>
        </w:rPr>
        <w:annotationRef/>
      </w:r>
      <w:r>
        <w:t xml:space="preserve">This seems pretty chimp specific </w:t>
      </w:r>
      <w:r w:rsidR="004E1F87">
        <w:t xml:space="preserve">in its set up </w:t>
      </w:r>
      <w:r>
        <w:t xml:space="preserve">– do you have a similar </w:t>
      </w:r>
      <w:r w:rsidR="004E1F87">
        <w:t>set of simulations for mangabey groups of different sizes, where there aren’t partys</w:t>
      </w:r>
      <w:r>
        <w:t xml:space="preserve">? </w:t>
      </w:r>
    </w:p>
  </w:comment>
  <w:comment w:id="251" w:author="Gogarten, Jan" w:date="2020-03-16T12:37:00Z" w:initials="GJ">
    <w:p w14:paraId="64F84FC9" w14:textId="7756DEC9" w:rsidR="000C73FF" w:rsidRDefault="000C73FF" w:rsidP="000C73FF">
      <w:pPr>
        <w:pStyle w:val="CommentText"/>
        <w:ind w:left="0" w:hanging="2"/>
      </w:pPr>
      <w:r>
        <w:rPr>
          <w:rStyle w:val="CommentReference"/>
        </w:rPr>
        <w:annotationRef/>
      </w:r>
      <w:r>
        <w:t xml:space="preserve">Again, perhaps explain the logic for why you are doing this? </w:t>
      </w:r>
    </w:p>
  </w:comment>
  <w:comment w:id="254" w:author="Gogarten, Jan" w:date="2020-03-16T14:47:00Z" w:initials="GJ">
    <w:p w14:paraId="3664272D" w14:textId="6044AA20" w:rsidR="004E1F87" w:rsidRDefault="004E1F87" w:rsidP="004E1F87">
      <w:pPr>
        <w:pStyle w:val="CommentText"/>
        <w:ind w:left="0" w:hanging="2"/>
      </w:pPr>
      <w:r>
        <w:rPr>
          <w:rStyle w:val="CommentReference"/>
        </w:rPr>
        <w:annotationRef/>
      </w:r>
      <w:r>
        <w:t xml:space="preserve">For all dyads? Like complete social upheaval scenario? Not entirely sure how biologically meaningful that would be? </w:t>
      </w:r>
    </w:p>
  </w:comment>
  <w:comment w:id="256" w:author="Liran Samuni" w:date="2020-03-16T19:01:00Z" w:initials="LS">
    <w:p w14:paraId="528FBD7F" w14:textId="17B22728" w:rsidR="008F29C0" w:rsidRDefault="008F29C0">
      <w:pPr>
        <w:pStyle w:val="CommentText"/>
        <w:ind w:left="0" w:hanging="2"/>
      </w:pPr>
      <w:r>
        <w:rPr>
          <w:rStyle w:val="CommentReference"/>
        </w:rPr>
        <w:annotationRef/>
      </w:r>
      <w:r>
        <w:t>Again, think expanding this beyond primates. This is applicable to many non-primate species</w:t>
      </w:r>
    </w:p>
  </w:comment>
  <w:comment w:id="257" w:author="Liran Samuni" w:date="2020-03-16T19:02:00Z" w:initials="LS">
    <w:p w14:paraId="4D4B636C" w14:textId="2B29C86F" w:rsidR="001154BA" w:rsidRDefault="008F29C0">
      <w:pPr>
        <w:pStyle w:val="CommentText"/>
        <w:ind w:left="0" w:hanging="2"/>
      </w:pPr>
      <w:r>
        <w:rPr>
          <w:rStyle w:val="CommentReference"/>
        </w:rPr>
        <w:annotationRef/>
      </w:r>
      <w:r w:rsidR="001154BA">
        <w:t>Does this mean that every individual was sampled every third day or that the community was samples every third day</w:t>
      </w:r>
      <w:r w:rsidR="00BF7169">
        <w:t>?</w:t>
      </w:r>
    </w:p>
    <w:p w14:paraId="11C61186" w14:textId="0E2E8ED2" w:rsidR="008F29C0" w:rsidRDefault="00BF7169">
      <w:pPr>
        <w:pStyle w:val="CommentText"/>
        <w:ind w:left="0" w:hanging="2"/>
      </w:pPr>
      <w:r>
        <w:t>If it’s for every individual then e</w:t>
      </w:r>
      <w:r w:rsidR="008F29C0">
        <w:t>very third day is good compare to what most people have. Why not have a condition that is more realistic (1 every 20-30 days)</w:t>
      </w:r>
    </w:p>
  </w:comment>
  <w:comment w:id="255" w:author="Gogarten, Jan" w:date="2020-03-16T15:13:00Z" w:initials="GJ">
    <w:p w14:paraId="4496886B" w14:textId="004E3449" w:rsidR="004E1F87" w:rsidRDefault="004E1F87" w:rsidP="004E1F87">
      <w:pPr>
        <w:pStyle w:val="CommentText"/>
        <w:ind w:left="0" w:hanging="2"/>
      </w:pPr>
      <w:r>
        <w:rPr>
          <w:rStyle w:val="CommentReference"/>
        </w:rPr>
        <w:annotationRef/>
      </w:r>
      <w:r>
        <w:t>It might be nice to have a flowchart here to show what parameters you explored</w:t>
      </w:r>
      <w:r w:rsidR="00F33EC8">
        <w:t xml:space="preserve"> in your simulations; perhaps even with a summary of the results for each fork? </w:t>
      </w:r>
      <w:r w:rsidR="00810804">
        <w:t xml:space="preserve"> </w:t>
      </w:r>
    </w:p>
  </w:comment>
  <w:comment w:id="258" w:author="Roman Wittig" w:date="2020-05-23T09:25:00Z" w:initials="RW">
    <w:p w14:paraId="2B8B06D8" w14:textId="274E7047" w:rsidR="006C3820" w:rsidRDefault="006C3820">
      <w:pPr>
        <w:pStyle w:val="CommentText"/>
        <w:ind w:left="0" w:hanging="2"/>
      </w:pPr>
      <w:r>
        <w:rPr>
          <w:rStyle w:val="CommentReference"/>
        </w:rPr>
        <w:annotationRef/>
      </w:r>
      <w:r>
        <w:t>This book is a bit outdated as a reference for the Tai Chimpanzee Project. Either use the Wittig 2018 reference or the new book – in the new book chapter 3 long-term data collection</w:t>
      </w:r>
    </w:p>
  </w:comment>
  <w:comment w:id="259" w:author="Liran Samuni" w:date="2020-03-16T19:11:00Z" w:initials="LS">
    <w:p w14:paraId="140DE310" w14:textId="5AB36849" w:rsidR="00BF7169" w:rsidRDefault="00BF7169">
      <w:pPr>
        <w:pStyle w:val="CommentText"/>
        <w:ind w:left="0" w:hanging="2"/>
      </w:pPr>
      <w:r>
        <w:rPr>
          <w:rStyle w:val="CommentReference"/>
        </w:rPr>
        <w:annotationRef/>
      </w:r>
      <w:r>
        <w:t>So you also included long term data? Should mention it when you specify the observers initials</w:t>
      </w:r>
    </w:p>
  </w:comment>
  <w:comment w:id="260" w:author="Liran Samuni" w:date="2020-03-16T19:12:00Z" w:initials="LS">
    <w:p w14:paraId="3F36C21D" w14:textId="7C2A9F78" w:rsidR="00BF7169" w:rsidRDefault="00BF7169">
      <w:pPr>
        <w:pStyle w:val="CommentText"/>
        <w:ind w:left="0" w:hanging="2"/>
      </w:pPr>
      <w:r>
        <w:rPr>
          <w:rStyle w:val="CommentReference"/>
        </w:rPr>
        <w:annotationRef/>
      </w:r>
      <w:r>
        <w:t>Why not just say that you focused on adult individuals. Especially since some juveniles (Eolos for instance) had more observation hours than most adults</w:t>
      </w:r>
    </w:p>
  </w:comment>
  <w:comment w:id="261" w:author="Liran Samuni" w:date="2020-03-16T19:14:00Z" w:initials="LS">
    <w:p w14:paraId="1937BA41" w14:textId="4262B841" w:rsidR="00BF7169" w:rsidRDefault="00BF7169">
      <w:pPr>
        <w:pStyle w:val="CommentText"/>
        <w:ind w:left="0" w:hanging="2"/>
      </w:pPr>
      <w:r>
        <w:rPr>
          <w:rStyle w:val="CommentReference"/>
        </w:rPr>
        <w:annotationRef/>
      </w:r>
      <w:r>
        <w:t>Did I give you my food sharing data that also includes information from videos?</w:t>
      </w:r>
      <w:r w:rsidR="00F05569">
        <w:t xml:space="preserve"> Because the data from the CT is limited. I forgot by now if I gave it to you or not</w:t>
      </w:r>
    </w:p>
  </w:comment>
  <w:comment w:id="262" w:author="Liran Samuni" w:date="2020-03-16T19:15:00Z" w:initials="LS">
    <w:p w14:paraId="2824C7AB" w14:textId="34F7D18B" w:rsidR="00BF7169" w:rsidRDefault="00BF7169">
      <w:pPr>
        <w:pStyle w:val="CommentText"/>
        <w:ind w:left="0" w:hanging="2"/>
      </w:pPr>
      <w:r>
        <w:rPr>
          <w:rStyle w:val="CommentReference"/>
        </w:rPr>
        <w:annotationRef/>
      </w:r>
      <w:r>
        <w:t>Something is missing in the sentence</w:t>
      </w:r>
    </w:p>
  </w:comment>
  <w:comment w:id="274" w:author="Liran Samuni" w:date="2020-03-16T19:15:00Z" w:initials="LS">
    <w:p w14:paraId="47DE10F9" w14:textId="509B23E1" w:rsidR="00BF7169" w:rsidRDefault="00BF7169">
      <w:pPr>
        <w:pStyle w:val="CommentText"/>
        <w:ind w:left="0" w:hanging="2"/>
      </w:pPr>
      <w:r>
        <w:rPr>
          <w:rStyle w:val="CommentReference"/>
        </w:rPr>
        <w:annotationRef/>
      </w:r>
      <w:r>
        <w:t xml:space="preserve">But you can say the same for grooming… it is not different so why does grooming gets direction. I understand </w:t>
      </w:r>
      <w:r w:rsidR="00E0489F">
        <w:t xml:space="preserve">that its </w:t>
      </w:r>
      <w:r>
        <w:t>because it provides further information on interaction exchange but the reasoning you provided for the proximity measures applies for grooming as well</w:t>
      </w:r>
    </w:p>
  </w:comment>
  <w:comment w:id="275" w:author="Roman Wittig" w:date="2020-05-23T09:34:00Z" w:initials="RW">
    <w:p w14:paraId="76A7A36E" w14:textId="2C9FBB2C" w:rsidR="006C3820" w:rsidRDefault="006C3820">
      <w:pPr>
        <w:pStyle w:val="CommentText"/>
        <w:ind w:left="0" w:hanging="2"/>
      </w:pPr>
      <w:r>
        <w:rPr>
          <w:rStyle w:val="CommentReference"/>
        </w:rPr>
        <w:annotationRef/>
      </w:r>
      <w:r>
        <w:t>What is unclear to me is what you are doinf with the behavioural data. Probably have a final sentence which of the data went into the simulation and what else you have done with them?</w:t>
      </w:r>
    </w:p>
  </w:comment>
  <w:comment w:id="276" w:author="Gogarten, Jan" w:date="2020-03-16T16:08:00Z" w:initials="GJ">
    <w:p w14:paraId="0A00E89C" w14:textId="51B9DD18" w:rsidR="003E616A" w:rsidRDefault="003E616A" w:rsidP="003E616A">
      <w:pPr>
        <w:pStyle w:val="CommentText"/>
        <w:ind w:left="0" w:hanging="2"/>
      </w:pPr>
      <w:r>
        <w:rPr>
          <w:rStyle w:val="CommentReference"/>
        </w:rPr>
        <w:annotationRef/>
      </w:r>
      <w:r>
        <w:t xml:space="preserve">Maybe up into the methods? </w:t>
      </w:r>
    </w:p>
  </w:comment>
  <w:comment w:id="277" w:author="Roman Wittig" w:date="2020-05-23T09:40:00Z" w:initials="RW">
    <w:p w14:paraId="53D4E117" w14:textId="77777777" w:rsidR="006C3820" w:rsidRDefault="006C3820">
      <w:pPr>
        <w:pStyle w:val="CommentText"/>
        <w:ind w:left="0" w:hanging="2"/>
      </w:pPr>
      <w:r>
        <w:rPr>
          <w:rStyle w:val="CommentReference"/>
        </w:rPr>
        <w:annotationRef/>
      </w:r>
      <w:r>
        <w:t>Isn’t this figure 1?</w:t>
      </w:r>
    </w:p>
  </w:comment>
  <w:comment w:id="288" w:author="Liran Samuni" w:date="2020-03-16T19:22:00Z" w:initials="LS">
    <w:p w14:paraId="26A4416B" w14:textId="28E3CC21" w:rsidR="0072475E" w:rsidRDefault="0072475E">
      <w:pPr>
        <w:pStyle w:val="CommentText"/>
        <w:ind w:left="0" w:hanging="2"/>
      </w:pPr>
      <w:r>
        <w:rPr>
          <w:rStyle w:val="CommentReference"/>
        </w:rPr>
        <w:annotationRef/>
      </w:r>
      <w:r>
        <w:t xml:space="preserve">Here and elsewhere. What does it mean performed/behaved the same? </w:t>
      </w:r>
      <w:r w:rsidR="00E0489F">
        <w:t>You mean above 0.5?</w:t>
      </w:r>
    </w:p>
  </w:comment>
  <w:comment w:id="293" w:author="Gogarten, Jan" w:date="2020-03-16T16:09:00Z" w:initials="GJ">
    <w:p w14:paraId="67F5E7E2" w14:textId="174E9AF0" w:rsidR="003E616A" w:rsidRDefault="003E616A" w:rsidP="003E616A">
      <w:pPr>
        <w:pStyle w:val="CommentText"/>
        <w:ind w:left="0" w:hanging="2"/>
      </w:pPr>
      <w:r>
        <w:rPr>
          <w:rStyle w:val="CommentReference"/>
        </w:rPr>
        <w:annotationRef/>
      </w:r>
      <w:r>
        <w:t>What is the second conclusion?</w:t>
      </w:r>
    </w:p>
  </w:comment>
  <w:comment w:id="297" w:author="Gogarten, Jan" w:date="2020-03-16T16:35:00Z" w:initials="GJ">
    <w:p w14:paraId="356A0295" w14:textId="05176709" w:rsidR="00B22CAB" w:rsidRDefault="003E616A" w:rsidP="00B22CAB">
      <w:pPr>
        <w:pStyle w:val="CommentText"/>
        <w:ind w:left="0" w:hanging="2"/>
      </w:pPr>
      <w:r>
        <w:rPr>
          <w:rStyle w:val="CommentReference"/>
        </w:rPr>
        <w:annotationRef/>
      </w:r>
      <w:r>
        <w:t xml:space="preserve">Consider making these A and B; and explain them in a bit more detail. Also explain the the horizontal line. And perhaps a bit more detail about the parameters being explored here and what is kept the same.  </w:t>
      </w:r>
    </w:p>
  </w:comment>
  <w:comment w:id="296" w:author="Roman Wittig" w:date="2020-05-23T09:38:00Z" w:initials="RW">
    <w:p w14:paraId="0FCBC4D9" w14:textId="77777777" w:rsidR="006C3820" w:rsidRDefault="006C3820">
      <w:pPr>
        <w:pStyle w:val="CommentText"/>
        <w:ind w:left="0" w:hanging="2"/>
      </w:pPr>
      <w:r>
        <w:rPr>
          <w:rStyle w:val="CommentReference"/>
        </w:rPr>
        <w:annotationRef/>
      </w:r>
      <w:r>
        <w:t>What is an observation time of 0.33? 1/3 of the data?</w:t>
      </w:r>
    </w:p>
    <w:p w14:paraId="34953129" w14:textId="32276BA5" w:rsidR="006C3820" w:rsidRDefault="006C3820">
      <w:pPr>
        <w:pStyle w:val="CommentText"/>
        <w:ind w:left="0" w:hanging="2"/>
      </w:pPr>
      <w:r>
        <w:t>Each third day of observation, each third interaction?</w:t>
      </w:r>
    </w:p>
  </w:comment>
  <w:comment w:id="301" w:author="Roman Wittig" w:date="2020-05-23T09:42:00Z" w:initials="RW">
    <w:p w14:paraId="779D227B" w14:textId="37D415A3" w:rsidR="006C3820" w:rsidRDefault="006C3820" w:rsidP="00C4616A">
      <w:pPr>
        <w:pStyle w:val="CommentText"/>
        <w:ind w:left="0" w:hanging="2"/>
      </w:pPr>
      <w:r>
        <w:rPr>
          <w:rStyle w:val="CommentReference"/>
        </w:rPr>
        <w:annotationRef/>
      </w:r>
      <w:r>
        <w:t>correct?</w:t>
      </w:r>
    </w:p>
  </w:comment>
  <w:comment w:id="303" w:author="Roman Wittig" w:date="2020-05-23T09:43:00Z" w:initials="RW">
    <w:p w14:paraId="7C74973B" w14:textId="6FCE1087" w:rsidR="006C3820" w:rsidRDefault="006C3820">
      <w:pPr>
        <w:pStyle w:val="CommentText"/>
        <w:ind w:left="0" w:hanging="2"/>
      </w:pPr>
      <w:r>
        <w:rPr>
          <w:rStyle w:val="CommentReference"/>
        </w:rPr>
        <w:annotationRef/>
      </w:r>
      <w:r>
        <w:t>Shouldn’t the order of certainty in the legend be high, medium, low?</w:t>
      </w:r>
    </w:p>
  </w:comment>
  <w:comment w:id="305" w:author="Liran Samuni" w:date="2020-03-16T19:25:00Z" w:initials="LS">
    <w:p w14:paraId="7A08A44C" w14:textId="19C0CDD3" w:rsidR="0072475E" w:rsidRDefault="0072475E">
      <w:pPr>
        <w:pStyle w:val="CommentText"/>
        <w:ind w:left="0" w:hanging="2"/>
      </w:pPr>
      <w:r>
        <w:rPr>
          <w:rStyle w:val="CommentReference"/>
        </w:rPr>
        <w:annotationRef/>
      </w:r>
      <w:r>
        <w:t>Can you make the legend show the conditions in their order</w:t>
      </w:r>
    </w:p>
  </w:comment>
  <w:comment w:id="304" w:author="cathy" w:date="2020-05-28T11:24:00Z" w:initials="c">
    <w:p w14:paraId="654E6D21" w14:textId="3E0CBABC" w:rsidR="009028BC" w:rsidRDefault="009028BC">
      <w:pPr>
        <w:pStyle w:val="CommentText"/>
        <w:ind w:left="0" w:hanging="2"/>
      </w:pPr>
      <w:r>
        <w:rPr>
          <w:rStyle w:val="CommentReference"/>
        </w:rPr>
        <w:annotationRef/>
      </w:r>
      <w:r>
        <w:t>I would try to shorten your fig and table titles so its immediately clear what each is about.</w:t>
      </w:r>
    </w:p>
  </w:comment>
  <w:comment w:id="312" w:author="Gogarten, Jan" w:date="2020-03-16T16:20:00Z" w:initials="GJ">
    <w:p w14:paraId="0E77655D" w14:textId="77777777" w:rsidR="00386EB8" w:rsidRDefault="00386EB8" w:rsidP="00386EB8">
      <w:pPr>
        <w:pStyle w:val="CommentText"/>
        <w:ind w:left="0" w:hanging="2"/>
      </w:pPr>
      <w:r>
        <w:rPr>
          <w:rStyle w:val="CommentReference"/>
        </w:rPr>
        <w:annotationRef/>
      </w:r>
      <w:r>
        <w:t xml:space="preserve">Why do these curves end at different interactions per dyad? </w:t>
      </w:r>
    </w:p>
    <w:p w14:paraId="4F6ED87C" w14:textId="77777777" w:rsidR="00386EB8" w:rsidRDefault="00386EB8" w:rsidP="00386EB8">
      <w:pPr>
        <w:pStyle w:val="CommentText"/>
        <w:ind w:left="0" w:hanging="2"/>
      </w:pPr>
    </w:p>
    <w:p w14:paraId="1A18B4DF" w14:textId="14DD75C7" w:rsidR="00386EB8" w:rsidRDefault="00386EB8" w:rsidP="00386EB8">
      <w:pPr>
        <w:pStyle w:val="CommentText"/>
        <w:ind w:left="0" w:hanging="2"/>
      </w:pPr>
      <w:r>
        <w:t>kjm</w:t>
      </w:r>
    </w:p>
  </w:comment>
  <w:comment w:id="313" w:author="Roman Wittig" w:date="2020-05-23T09:47:00Z" w:initials="RW">
    <w:p w14:paraId="20023BC1" w14:textId="7A1AD177" w:rsidR="006C3820" w:rsidRDefault="006C3820">
      <w:pPr>
        <w:pStyle w:val="CommentText"/>
        <w:ind w:left="0" w:hanging="2"/>
      </w:pPr>
      <w:r>
        <w:rPr>
          <w:rStyle w:val="CommentReference"/>
        </w:rPr>
        <w:annotationRef/>
      </w:r>
      <w:r>
        <w:t xml:space="preserve">What is high stereotypy? Is that whenever the partner is in the party, the interaction will be with this partner and with the same outcome? Why does it take than 2.5 interactions before </w:t>
      </w:r>
    </w:p>
  </w:comment>
  <w:comment w:id="314" w:author="Gogarten, Jan" w:date="2020-03-16T16:41:00Z" w:initials="GJ">
    <w:p w14:paraId="122C5E4D" w14:textId="61F534D1" w:rsidR="00B22CAB" w:rsidRDefault="00B22CAB" w:rsidP="00B22CAB">
      <w:pPr>
        <w:pStyle w:val="CommentText"/>
        <w:ind w:left="0" w:hanging="2"/>
      </w:pPr>
      <w:r>
        <w:rPr>
          <w:rStyle w:val="CommentReference"/>
        </w:rPr>
        <w:annotationRef/>
      </w:r>
      <w:r>
        <w:t>perhaps this concept, and how it is varied, could be introduced in the methods section</w:t>
      </w:r>
    </w:p>
  </w:comment>
  <w:comment w:id="315" w:author="Roman Wittig" w:date="2020-05-23T09:53:00Z" w:initials="RW">
    <w:p w14:paraId="5CA725ED" w14:textId="571541B4" w:rsidR="006C3820" w:rsidRDefault="006C3820">
      <w:pPr>
        <w:pStyle w:val="CommentText"/>
        <w:ind w:left="0" w:hanging="2"/>
      </w:pPr>
      <w:r>
        <w:rPr>
          <w:rStyle w:val="CommentReference"/>
        </w:rPr>
        <w:annotationRef/>
      </w:r>
      <w:r>
        <w:t xml:space="preserve">e.g. a rank change? </w:t>
      </w:r>
    </w:p>
  </w:comment>
  <w:comment w:id="320" w:author="Roman Wittig" w:date="2020-05-23T09:51:00Z" w:initials="RW">
    <w:p w14:paraId="6A2739F2" w14:textId="066EB2C2" w:rsidR="006C3820" w:rsidRDefault="006C3820">
      <w:pPr>
        <w:pStyle w:val="CommentText"/>
        <w:ind w:left="0" w:hanging="2"/>
      </w:pPr>
      <w:r>
        <w:rPr>
          <w:rStyle w:val="CommentReference"/>
        </w:rPr>
        <w:annotationRef/>
      </w:r>
      <w:r>
        <w:t>The definitions for the condition need to go in  the methods for the simulations …</w:t>
      </w:r>
    </w:p>
  </w:comment>
  <w:comment w:id="329" w:author="Gogarten, Jan" w:date="2020-03-16T16:42:00Z" w:initials="GJ">
    <w:p w14:paraId="7BDF0DFF" w14:textId="2FBFEBC8" w:rsidR="00B22CAB" w:rsidRDefault="00B22CAB" w:rsidP="00B22CAB">
      <w:pPr>
        <w:pStyle w:val="CommentText"/>
        <w:ind w:left="0" w:hanging="2"/>
      </w:pPr>
      <w:r>
        <w:rPr>
          <w:rStyle w:val="CommentReference"/>
        </w:rPr>
        <w:annotationRef/>
      </w:r>
      <w:r>
        <w:t xml:space="preserve">were all relationships in inverted for this? </w:t>
      </w:r>
    </w:p>
  </w:comment>
  <w:comment w:id="332" w:author="Gogarten, Jan" w:date="2020-03-16T16:46:00Z" w:initials="GJ">
    <w:p w14:paraId="4976A963" w14:textId="1A46ECD5" w:rsidR="002C36C0" w:rsidRDefault="002C36C0" w:rsidP="002C36C0">
      <w:pPr>
        <w:pStyle w:val="CommentText"/>
        <w:ind w:left="0" w:hanging="2"/>
      </w:pPr>
      <w:r>
        <w:rPr>
          <w:rStyle w:val="CommentReference"/>
        </w:rPr>
        <w:annotationRef/>
      </w:r>
      <w:r>
        <w:t xml:space="preserve">Again this threshold seems arbitrary or? </w:t>
      </w:r>
    </w:p>
  </w:comment>
  <w:comment w:id="333" w:author="Liran Samuni" w:date="2020-03-16T19:29:00Z" w:initials="LS">
    <w:p w14:paraId="6AC387DA" w14:textId="77777777" w:rsidR="00742043" w:rsidRDefault="00742043">
      <w:pPr>
        <w:pStyle w:val="CommentText"/>
        <w:ind w:left="0" w:hanging="2"/>
      </w:pPr>
      <w:r>
        <w:rPr>
          <w:rStyle w:val="CommentReference"/>
        </w:rPr>
        <w:annotationRef/>
      </w:r>
      <w:r>
        <w:t>I think it is still not clear from what people need to remove it.</w:t>
      </w:r>
    </w:p>
    <w:p w14:paraId="3706533E" w14:textId="77777777" w:rsidR="00742043" w:rsidRDefault="00742043">
      <w:pPr>
        <w:pStyle w:val="CommentText"/>
        <w:ind w:left="0" w:hanging="2"/>
      </w:pPr>
      <w:r>
        <w:t>You mentioned social networks and relationship indices but you should make it more explicit.</w:t>
      </w:r>
      <w:r w:rsidR="00F05569">
        <w:t xml:space="preserve"> Does this apply for the two only?</w:t>
      </w:r>
      <w:r>
        <w:t xml:space="preserve"> Is event based </w:t>
      </w:r>
      <w:r w:rsidR="00F05569">
        <w:t>analysis</w:t>
      </w:r>
      <w:r>
        <w:t xml:space="preserve"> </w:t>
      </w:r>
      <w:r w:rsidR="00F05569">
        <w:t xml:space="preserve">or other types of analyses </w:t>
      </w:r>
      <w:r>
        <w:t xml:space="preserve">also </w:t>
      </w:r>
      <w:r w:rsidR="00F05569">
        <w:t>problematic?</w:t>
      </w:r>
    </w:p>
    <w:p w14:paraId="0440E88D" w14:textId="77777777" w:rsidR="00E0489F" w:rsidRDefault="00E0489F">
      <w:pPr>
        <w:pStyle w:val="CommentText"/>
        <w:ind w:left="0" w:hanging="2"/>
      </w:pPr>
    </w:p>
    <w:p w14:paraId="53CFBDCD" w14:textId="2682939B" w:rsidR="00E0489F" w:rsidRDefault="00E0489F">
      <w:pPr>
        <w:pStyle w:val="CommentText"/>
        <w:ind w:left="0" w:hanging="2"/>
      </w:pPr>
      <w:r>
        <w:t>I saw you mention it briefly in the discussion. Nonetheless you should make it more clear in the intro/methods</w:t>
      </w:r>
    </w:p>
  </w:comment>
  <w:comment w:id="334" w:author="Gogarten, Jan" w:date="2020-03-16T16:47:00Z" w:initials="GJ">
    <w:p w14:paraId="22902AEF" w14:textId="13328154" w:rsidR="002C36C0" w:rsidRDefault="002C36C0" w:rsidP="002C36C0">
      <w:pPr>
        <w:pStyle w:val="CommentText"/>
        <w:ind w:left="0" w:hanging="2"/>
      </w:pPr>
      <w:r>
        <w:rPr>
          <w:rStyle w:val="CommentReference"/>
        </w:rPr>
        <w:annotationRef/>
      </w:r>
      <w:r>
        <w:t xml:space="preserve">Here, it depends on what you are trying to do with the data right? The noise for some individuals might be exactly what is interesting?  </w:t>
      </w:r>
    </w:p>
  </w:comment>
  <w:comment w:id="338" w:author="Gogarten, Jan" w:date="2020-03-16T16:55:00Z" w:initials="GJ">
    <w:p w14:paraId="699D45E4" w14:textId="6A9DD980" w:rsidR="00793430" w:rsidRDefault="00793430" w:rsidP="00793430">
      <w:pPr>
        <w:pStyle w:val="CommentText"/>
        <w:ind w:left="0" w:hanging="2"/>
      </w:pPr>
      <w:r>
        <w:rPr>
          <w:rStyle w:val="CommentReference"/>
        </w:rPr>
        <w:annotationRef/>
      </w:r>
      <w:r>
        <w:t xml:space="preserve">Is this across all the behaviors looked at? </w:t>
      </w:r>
    </w:p>
  </w:comment>
  <w:comment w:id="330" w:author="Roman Wittig" w:date="2020-05-23T09:57:00Z" w:initials="RW">
    <w:p w14:paraId="18984FE2" w14:textId="74064A2A" w:rsidR="006C3820" w:rsidRDefault="006C3820">
      <w:pPr>
        <w:pStyle w:val="CommentText"/>
        <w:ind w:left="0" w:hanging="2"/>
      </w:pPr>
      <w:r>
        <w:rPr>
          <w:rStyle w:val="CommentReference"/>
        </w:rPr>
        <w:annotationRef/>
      </w:r>
      <w:r>
        <w:t>This sounds very much like a discussion in the result part. You could of course have two discussions since this seems to produce some important ideas for the next result section of the field data. But you should mark it accordingly. You could start: In conclusion of the simulations …. Or In sum we think ….</w:t>
      </w:r>
    </w:p>
  </w:comment>
  <w:comment w:id="340" w:author="Gogarten, Jan" w:date="2020-03-16T17:02:00Z" w:initials="GJ">
    <w:p w14:paraId="31D19CA1" w14:textId="27E8F30A" w:rsidR="00793430" w:rsidRDefault="00793430" w:rsidP="00793430">
      <w:pPr>
        <w:pStyle w:val="CommentText"/>
        <w:ind w:left="0" w:hanging="2"/>
      </w:pPr>
      <w:r>
        <w:rPr>
          <w:rStyle w:val="CommentReference"/>
        </w:rPr>
        <w:annotationRef/>
      </w:r>
      <w:r>
        <w:t xml:space="preserve">Or when there really was no consistency in the data right? Like when you randomized things or inverted things? Hard to know the cause I guess? </w:t>
      </w:r>
    </w:p>
  </w:comment>
  <w:comment w:id="339" w:author="Roman Wittig" w:date="2020-05-23T10:31:00Z" w:initials="RW">
    <w:p w14:paraId="28CC1569" w14:textId="77777777" w:rsidR="006C3820" w:rsidRDefault="006C3820">
      <w:pPr>
        <w:pStyle w:val="CommentText"/>
        <w:ind w:left="0" w:hanging="2"/>
      </w:pPr>
      <w:r>
        <w:rPr>
          <w:rStyle w:val="CommentReference"/>
        </w:rPr>
        <w:annotationRef/>
      </w:r>
      <w:r>
        <w:t xml:space="preserve">This as well seems like an interpretation of the results (discussion?), but I guess you do this to say that there is no need for further investigation of these varaibles. However the alternative explanation is that physical aggression and food sharing are not consistent in partner choice, something that might be very well. One reson could be that food sharing is exchanged for other behaviours or that food sharing / physical aggression are used to befriend somebody new / resolve a conflict of interest (which can appear randomly) </w:t>
      </w:r>
    </w:p>
  </w:comment>
  <w:comment w:id="369" w:author="Roman Wittig" w:date="2020-05-23T10:39:00Z" w:initials="RW">
    <w:p w14:paraId="6CB1B408" w14:textId="41643AAC" w:rsidR="006C3820" w:rsidRDefault="006C3820">
      <w:pPr>
        <w:pStyle w:val="CommentText"/>
        <w:ind w:left="0" w:hanging="2"/>
      </w:pPr>
      <w:r>
        <w:rPr>
          <w:rStyle w:val="CommentReference"/>
        </w:rPr>
        <w:annotationRef/>
      </w:r>
      <w:r>
        <w:t>If I look at the consistency measure here and compare it with the constancy measures of the two chimp groups is it fair to conclude that (1) either the partner choice in chimpanzees is more predictable or more stable than in mangabeys (2) or are there more dyads in mangabeys than in chimpanzees that groom (3) or is the difference in consistency based on the difference in possible partners?</w:t>
      </w:r>
    </w:p>
  </w:comment>
  <w:comment w:id="505" w:author="Roman Wittig" w:date="2020-05-23T10:46:00Z" w:initials="RW">
    <w:p w14:paraId="208AFA01" w14:textId="2067C95E" w:rsidR="006C3820" w:rsidRDefault="006C3820">
      <w:pPr>
        <w:pStyle w:val="CommentText"/>
        <w:ind w:left="0" w:hanging="2"/>
      </w:pPr>
      <w:r>
        <w:rPr>
          <w:rStyle w:val="CommentReference"/>
        </w:rPr>
        <w:annotationRef/>
      </w:r>
      <w:r>
        <w:t xml:space="preserve">Is here proximity body contact and proximity 3m just proximity? Make sure you are not changing the </w:t>
      </w:r>
    </w:p>
  </w:comment>
  <w:comment w:id="506" w:author="Roman Wittig" w:date="2020-05-23T11:28:00Z" w:initials="RW">
    <w:p w14:paraId="78CE2870" w14:textId="3B872C6E" w:rsidR="00336CA6" w:rsidRDefault="00336CA6">
      <w:pPr>
        <w:pStyle w:val="CommentText"/>
        <w:ind w:left="0" w:hanging="2"/>
      </w:pPr>
      <w:r>
        <w:rPr>
          <w:rStyle w:val="CommentReference"/>
        </w:rPr>
        <w:annotationRef/>
      </w:r>
      <w:r>
        <w:t xml:space="preserve">This sentence is incomplete – either We have established …  or </w:t>
      </w:r>
      <w:r w:rsidR="00A71945">
        <w:t>We wanted to establish …</w:t>
      </w:r>
    </w:p>
  </w:comment>
  <w:comment w:id="507" w:author="cathy" w:date="2020-05-28T11:09:00Z" w:initials="c">
    <w:p w14:paraId="7DEC5A7B" w14:textId="6D7A1F04" w:rsidR="001613D6" w:rsidRDefault="001613D6">
      <w:pPr>
        <w:pStyle w:val="CommentText"/>
        <w:ind w:left="0" w:hanging="2"/>
      </w:pPr>
      <w:r>
        <w:rPr>
          <w:rStyle w:val="CommentReference"/>
        </w:rPr>
        <w:annotationRef/>
      </w:r>
      <w:r>
        <w:t>From my English perspective, this seems fine.</w:t>
      </w:r>
    </w:p>
  </w:comment>
  <w:comment w:id="511" w:author="Gogarten, Jan" w:date="2020-03-16T17:06:00Z" w:initials="GJ">
    <w:p w14:paraId="141CB96B" w14:textId="116F7E1E" w:rsidR="00BE2B5D" w:rsidRDefault="00BE2B5D" w:rsidP="00BE2B5D">
      <w:pPr>
        <w:pStyle w:val="CommentText"/>
        <w:ind w:left="0" w:hanging="2"/>
      </w:pPr>
      <w:r>
        <w:rPr>
          <w:rStyle w:val="CommentReference"/>
        </w:rPr>
        <w:annotationRef/>
      </w:r>
      <w:r>
        <w:t xml:space="preserve">Again I struggle with this: what if you have collected a lot of data and things are just biologically non-consistent? </w:t>
      </w:r>
    </w:p>
  </w:comment>
  <w:comment w:id="512" w:author="Roman Wittig" w:date="2020-05-23T12:05:00Z" w:initials="RW">
    <w:p w14:paraId="5CF9ABA6" w14:textId="2E8AD0B9" w:rsidR="001744B0" w:rsidRDefault="001744B0">
      <w:pPr>
        <w:pStyle w:val="CommentText"/>
        <w:ind w:left="0" w:hanging="2"/>
      </w:pPr>
      <w:r>
        <w:rPr>
          <w:rStyle w:val="CommentReference"/>
        </w:rPr>
        <w:annotationRef/>
      </w:r>
      <w:r>
        <w:t>Is that true? Do we have only few demographic changes in the mangabeys, although we have lost quite a number of individuals?</w:t>
      </w:r>
    </w:p>
  </w:comment>
  <w:comment w:id="513" w:author="Roman Wittig" w:date="2020-05-23T11:58:00Z" w:initials="RW">
    <w:p w14:paraId="10C8DB83" w14:textId="7B3854BC" w:rsidR="00853241" w:rsidRDefault="00853241">
      <w:pPr>
        <w:pStyle w:val="CommentText"/>
        <w:ind w:left="0" w:hanging="2"/>
      </w:pPr>
      <w:r>
        <w:rPr>
          <w:rStyle w:val="CommentReference"/>
        </w:rPr>
        <w:annotationRef/>
      </w:r>
      <w:r>
        <w:t xml:space="preserve">However the pant grunts are the most consistent interaction pattern there is! How can that be? </w:t>
      </w:r>
    </w:p>
  </w:comment>
  <w:comment w:id="514" w:author="Liran Samuni" w:date="2020-03-16T19:43:00Z" w:initials="LS">
    <w:p w14:paraId="26AEAA8F" w14:textId="601F6586" w:rsidR="00E0489F" w:rsidRDefault="00E0489F">
      <w:pPr>
        <w:pStyle w:val="CommentText"/>
        <w:ind w:left="0" w:hanging="2"/>
      </w:pPr>
      <w:r>
        <w:rPr>
          <w:rStyle w:val="CommentReference"/>
        </w:rPr>
        <w:annotationRef/>
      </w:r>
      <w:r>
        <w:t>You’re missing this reference</w:t>
      </w:r>
    </w:p>
  </w:comment>
  <w:comment w:id="515" w:author="Roman Wittig" w:date="2020-05-23T12:08:00Z" w:initials="RW">
    <w:p w14:paraId="7D4351A1" w14:textId="77777777" w:rsidR="001744B0" w:rsidRDefault="001744B0">
      <w:pPr>
        <w:pStyle w:val="CommentText"/>
        <w:ind w:left="0" w:hanging="2"/>
      </w:pPr>
      <w:r>
        <w:rPr>
          <w:rStyle w:val="CommentReference"/>
        </w:rPr>
        <w:annotationRef/>
      </w:r>
      <w:r>
        <w:t xml:space="preserve">The paper starts with the relationship between social cognition due to social complexity due to more or less predictability of interactions. You need to come back to this in the discussion and show what we can learn (at least) about the complexity of the social structure of the two species from the results of the consistency. </w:t>
      </w:r>
    </w:p>
    <w:p w14:paraId="3C134139" w14:textId="10418DB7" w:rsidR="00285B18" w:rsidRDefault="001744B0">
      <w:pPr>
        <w:pStyle w:val="CommentText"/>
        <w:ind w:left="0" w:hanging="2"/>
      </w:pPr>
      <w:r>
        <w:t xml:space="preserve">One might want to point out that both pant-grunts and supplants are very consistent </w:t>
      </w:r>
      <w:r w:rsidR="00285B18">
        <w:t>indicating that they are</w:t>
      </w:r>
      <w:r>
        <w:t xml:space="preserve"> good measures for dominanc</w:t>
      </w:r>
      <w:r w:rsidR="00285B18">
        <w:t xml:space="preserve">e hierarchies. And that non-physical aggression might follow similar rules </w:t>
      </w:r>
    </w:p>
    <w:p w14:paraId="680F3CF9" w14:textId="77777777" w:rsidR="00285B18" w:rsidRDefault="00285B18">
      <w:pPr>
        <w:pStyle w:val="CommentText"/>
        <w:ind w:left="0" w:hanging="2"/>
      </w:pPr>
      <w:r>
        <w:t>You mentioned already that chimpanzee affiliation is less consistent than mangabey affiliation, which would indicate more complexity in the chimps than the mangabey social relationships – as predicted</w:t>
      </w:r>
    </w:p>
    <w:p w14:paraId="001FDE62" w14:textId="40759CEB" w:rsidR="001744B0" w:rsidRDefault="00285B18">
      <w:pPr>
        <w:pStyle w:val="CommentText"/>
        <w:ind w:left="0" w:hanging="2"/>
      </w:pPr>
      <w:r>
        <w:t>Food sharing and physical aggression does either not happen often enough or is not predictable, indicating some different decision process due to additional interest than just interacting again with the same individual (conflict of interests in aggression over resssources – which are independent from social relationships) adding new level of complexity.</w:t>
      </w:r>
      <w:r w:rsidR="001744B0">
        <w:t xml:space="preserve">  </w:t>
      </w:r>
    </w:p>
  </w:comment>
  <w:comment w:id="518" w:author="cathy" w:date="2020-05-28T11:12:00Z" w:initials="c">
    <w:p w14:paraId="3029B9A1" w14:textId="03F96731" w:rsidR="001613D6" w:rsidRDefault="001613D6">
      <w:pPr>
        <w:pStyle w:val="CommentText"/>
        <w:ind w:left="0" w:hanging="2"/>
      </w:pPr>
      <w:r>
        <w:rPr>
          <w:rStyle w:val="CommentReference"/>
        </w:rPr>
        <w:annotationRef/>
      </w:r>
      <w:r>
        <w:t>Worth expanding what is similar here in a few extra words, unless this is already clear above somewhere.</w:t>
      </w:r>
    </w:p>
  </w:comment>
  <w:comment w:id="519" w:author="Roman Wittig" w:date="2020-05-23T12:18:00Z" w:initials="RW">
    <w:p w14:paraId="59AF6163" w14:textId="19B1403B" w:rsidR="00285B18" w:rsidRDefault="00285B18">
      <w:pPr>
        <w:pStyle w:val="CommentText"/>
        <w:ind w:left="0" w:hanging="2"/>
      </w:pPr>
      <w:r>
        <w:rPr>
          <w:rStyle w:val="CommentReference"/>
        </w:rPr>
        <w:annotationRef/>
      </w:r>
      <w:r>
        <w:t>Please as usual anonymized!!!!</w:t>
      </w:r>
    </w:p>
  </w:comment>
  <w:comment w:id="520" w:author="Liran Samuni" w:date="2020-03-16T19:46:00Z" w:initials="LS">
    <w:p w14:paraId="650C7639" w14:textId="4C2C0EF5" w:rsidR="00E0489F" w:rsidRDefault="00E0489F">
      <w:pPr>
        <w:pStyle w:val="CommentText"/>
        <w:ind w:left="0" w:hanging="2"/>
      </w:pPr>
      <w:r>
        <w:rPr>
          <w:rStyle w:val="CommentReference"/>
        </w:rPr>
        <w:annotationRef/>
      </w:r>
      <w:r>
        <w:t>Appo and Freddy should also be included probably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231EB0" w15:done="0"/>
  <w15:commentEx w15:paraId="2871463C" w15:done="0"/>
  <w15:commentEx w15:paraId="0C3CAA1D" w15:done="0"/>
  <w15:commentEx w15:paraId="7AFDE58F" w15:done="0"/>
  <w15:commentEx w15:paraId="313EFACA" w15:done="0"/>
  <w15:commentEx w15:paraId="36F7D7CA" w15:done="0"/>
  <w15:commentEx w15:paraId="58648CF4" w15:done="0"/>
  <w15:commentEx w15:paraId="639F36FC" w15:done="0"/>
  <w15:commentEx w15:paraId="06DA1D66" w15:done="0"/>
  <w15:commentEx w15:paraId="1D545A95" w15:done="0"/>
  <w15:commentEx w15:paraId="2506C61A" w15:done="0"/>
  <w15:commentEx w15:paraId="7DF18A51" w15:done="0"/>
  <w15:commentEx w15:paraId="30DC3BDB" w15:done="0"/>
  <w15:commentEx w15:paraId="760A3ADD" w15:done="0"/>
  <w15:commentEx w15:paraId="21CBF1BA" w15:done="0"/>
  <w15:commentEx w15:paraId="6B55CA14" w15:done="0"/>
  <w15:commentEx w15:paraId="6DE796E1" w15:done="0"/>
  <w15:commentEx w15:paraId="464A1DD7" w15:done="0"/>
  <w15:commentEx w15:paraId="250BB982" w15:done="0"/>
  <w15:commentEx w15:paraId="3E8B4011" w15:done="0"/>
  <w15:commentEx w15:paraId="0A8F25F5" w15:done="0"/>
  <w15:commentEx w15:paraId="07233A6F" w15:done="0"/>
  <w15:commentEx w15:paraId="6BC53718" w15:done="0"/>
  <w15:commentEx w15:paraId="54A9F2CE" w15:done="0"/>
  <w15:commentEx w15:paraId="01812E2B" w15:done="0"/>
  <w15:commentEx w15:paraId="41C0BEB8" w15:done="0"/>
  <w15:commentEx w15:paraId="64F84FC9" w15:done="0"/>
  <w15:commentEx w15:paraId="3664272D" w15:done="0"/>
  <w15:commentEx w15:paraId="528FBD7F" w15:done="0"/>
  <w15:commentEx w15:paraId="11C61186" w15:done="0"/>
  <w15:commentEx w15:paraId="4496886B" w15:done="0"/>
  <w15:commentEx w15:paraId="2B8B06D8" w15:done="0"/>
  <w15:commentEx w15:paraId="140DE310" w15:done="0"/>
  <w15:commentEx w15:paraId="3F36C21D" w15:done="0"/>
  <w15:commentEx w15:paraId="1937BA41" w15:done="0"/>
  <w15:commentEx w15:paraId="2824C7AB" w15:done="0"/>
  <w15:commentEx w15:paraId="47DE10F9" w15:done="0"/>
  <w15:commentEx w15:paraId="76A7A36E" w15:done="0"/>
  <w15:commentEx w15:paraId="0A00E89C" w15:done="0"/>
  <w15:commentEx w15:paraId="53D4E117" w15:done="0"/>
  <w15:commentEx w15:paraId="26A4416B" w15:done="0"/>
  <w15:commentEx w15:paraId="67F5E7E2" w15:done="0"/>
  <w15:commentEx w15:paraId="356A0295" w15:done="0"/>
  <w15:commentEx w15:paraId="34953129" w15:done="0"/>
  <w15:commentEx w15:paraId="779D227B" w15:done="0"/>
  <w15:commentEx w15:paraId="7C74973B" w15:done="0"/>
  <w15:commentEx w15:paraId="7A08A44C" w15:done="0"/>
  <w15:commentEx w15:paraId="654E6D21" w15:done="0"/>
  <w15:commentEx w15:paraId="1A18B4DF" w15:done="0"/>
  <w15:commentEx w15:paraId="20023BC1" w15:done="0"/>
  <w15:commentEx w15:paraId="122C5E4D" w15:done="0"/>
  <w15:commentEx w15:paraId="5CA725ED" w15:done="0"/>
  <w15:commentEx w15:paraId="6A2739F2" w15:done="0"/>
  <w15:commentEx w15:paraId="7BDF0DFF" w15:done="0"/>
  <w15:commentEx w15:paraId="4976A963" w15:done="0"/>
  <w15:commentEx w15:paraId="53CFBDCD" w15:done="0"/>
  <w15:commentEx w15:paraId="22902AEF" w15:done="0"/>
  <w15:commentEx w15:paraId="699D45E4" w15:done="0"/>
  <w15:commentEx w15:paraId="18984FE2" w15:done="0"/>
  <w15:commentEx w15:paraId="31D19CA1" w15:done="0"/>
  <w15:commentEx w15:paraId="28CC1569" w15:done="0"/>
  <w15:commentEx w15:paraId="6CB1B408" w15:done="0"/>
  <w15:commentEx w15:paraId="208AFA01" w15:done="0"/>
  <w15:commentEx w15:paraId="78CE2870" w15:done="0"/>
  <w15:commentEx w15:paraId="7DEC5A7B" w15:paraIdParent="78CE2870" w15:done="0"/>
  <w15:commentEx w15:paraId="141CB96B" w15:done="0"/>
  <w15:commentEx w15:paraId="5CF9ABA6" w15:done="0"/>
  <w15:commentEx w15:paraId="10C8DB83" w15:done="0"/>
  <w15:commentEx w15:paraId="26AEAA8F" w15:done="0"/>
  <w15:commentEx w15:paraId="001FDE62" w15:done="0"/>
  <w15:commentEx w15:paraId="3029B9A1" w15:done="0"/>
  <w15:commentEx w15:paraId="59AF6163" w15:done="0"/>
  <w15:commentEx w15:paraId="650C76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231EB0" w16cid:durableId="227A6886"/>
  <w16cid:commentId w16cid:paraId="2871463C" w16cid:durableId="227A6887"/>
  <w16cid:commentId w16cid:paraId="0C3CAA1D" w16cid:durableId="227A68F1"/>
  <w16cid:commentId w16cid:paraId="7AFDE58F" w16cid:durableId="221A446F"/>
  <w16cid:commentId w16cid:paraId="313EFACA" w16cid:durableId="227A6888"/>
  <w16cid:commentId w16cid:paraId="36F7D7CA" w16cid:durableId="221A44BD"/>
  <w16cid:commentId w16cid:paraId="58648CF4" w16cid:durableId="227A68F2"/>
  <w16cid:commentId w16cid:paraId="639F36FC" w16cid:durableId="227A6889"/>
  <w16cid:commentId w16cid:paraId="06DA1D66" w16cid:durableId="227A68F3"/>
  <w16cid:commentId w16cid:paraId="1D545A95" w16cid:durableId="227A68F4"/>
  <w16cid:commentId w16cid:paraId="2506C61A" w16cid:durableId="221A46F9"/>
  <w16cid:commentId w16cid:paraId="7DF18A51" w16cid:durableId="227A68F5"/>
  <w16cid:commentId w16cid:paraId="30DC3BDB" w16cid:durableId="227A68F6"/>
  <w16cid:commentId w16cid:paraId="760A3ADD" w16cid:durableId="227A690D"/>
  <w16cid:commentId w16cid:paraId="21CBF1BA" w16cid:durableId="227A68F7"/>
  <w16cid:commentId w16cid:paraId="6B55CA14" w16cid:durableId="227A68F8"/>
  <w16cid:commentId w16cid:paraId="6DE796E1" w16cid:durableId="227A68F9"/>
  <w16cid:commentId w16cid:paraId="464A1DD7" w16cid:durableId="227A68FA"/>
  <w16cid:commentId w16cid:paraId="250BB982" w16cid:durableId="221A4871"/>
  <w16cid:commentId w16cid:paraId="3E8B4011" w16cid:durableId="221A48C0"/>
  <w16cid:commentId w16cid:paraId="0A8F25F5" w16cid:durableId="227A68FB"/>
  <w16cid:commentId w16cid:paraId="07233A6F" w16cid:durableId="227A68FC"/>
  <w16cid:commentId w16cid:paraId="6BC53718" w16cid:durableId="221A4ACF"/>
  <w16cid:commentId w16cid:paraId="54A9F2CE" w16cid:durableId="227A68FD"/>
  <w16cid:commentId w16cid:paraId="01812E2B" w16cid:durableId="227A690E"/>
  <w16cid:commentId w16cid:paraId="41C0BEB8" w16cid:durableId="227A68FE"/>
  <w16cid:commentId w16cid:paraId="64F84FC9" w16cid:durableId="227A68FF"/>
  <w16cid:commentId w16cid:paraId="3664272D" w16cid:durableId="227A6900"/>
  <w16cid:commentId w16cid:paraId="528FBD7F" w16cid:durableId="221A4B80"/>
  <w16cid:commentId w16cid:paraId="11C61186" w16cid:durableId="221A4BD5"/>
  <w16cid:commentId w16cid:paraId="4496886B" w16cid:durableId="227A6901"/>
  <w16cid:commentId w16cid:paraId="2B8B06D8" w16cid:durableId="227A688B"/>
  <w16cid:commentId w16cid:paraId="140DE310" w16cid:durableId="221A4DE9"/>
  <w16cid:commentId w16cid:paraId="3F36C21D" w16cid:durableId="221A4E31"/>
  <w16cid:commentId w16cid:paraId="1937BA41" w16cid:durableId="221A4E86"/>
  <w16cid:commentId w16cid:paraId="2824C7AB" w16cid:durableId="221A4EB5"/>
  <w16cid:commentId w16cid:paraId="47DE10F9" w16cid:durableId="221A4EDF"/>
  <w16cid:commentId w16cid:paraId="76A7A36E" w16cid:durableId="227A688C"/>
  <w16cid:commentId w16cid:paraId="0A00E89C" w16cid:durableId="227A6902"/>
  <w16cid:commentId w16cid:paraId="53D4E117" w16cid:durableId="227A690F"/>
  <w16cid:commentId w16cid:paraId="26A4416B" w16cid:durableId="221A508D"/>
  <w16cid:commentId w16cid:paraId="67F5E7E2" w16cid:durableId="227A6903"/>
  <w16cid:commentId w16cid:paraId="356A0295" w16cid:durableId="227A6904"/>
  <w16cid:commentId w16cid:paraId="34953129" w16cid:durableId="227A688E"/>
  <w16cid:commentId w16cid:paraId="779D227B" w16cid:durableId="227A688F"/>
  <w16cid:commentId w16cid:paraId="7C74973B" w16cid:durableId="227A6890"/>
  <w16cid:commentId w16cid:paraId="7A08A44C" w16cid:durableId="221A5127"/>
  <w16cid:commentId w16cid:paraId="654E6D21" w16cid:durableId="227A6891"/>
  <w16cid:commentId w16cid:paraId="1A18B4DF" w16cid:durableId="227A6905"/>
  <w16cid:commentId w16cid:paraId="20023BC1" w16cid:durableId="227A6892"/>
  <w16cid:commentId w16cid:paraId="122C5E4D" w16cid:durableId="227A6906"/>
  <w16cid:commentId w16cid:paraId="5CA725ED" w16cid:durableId="227A6893"/>
  <w16cid:commentId w16cid:paraId="6A2739F2" w16cid:durableId="227A6894"/>
  <w16cid:commentId w16cid:paraId="7BDF0DFF" w16cid:durableId="227A6907"/>
  <w16cid:commentId w16cid:paraId="4976A963" w16cid:durableId="227A6908"/>
  <w16cid:commentId w16cid:paraId="53CFBDCD" w16cid:durableId="221A5207"/>
  <w16cid:commentId w16cid:paraId="22902AEF" w16cid:durableId="227A6909"/>
  <w16cid:commentId w16cid:paraId="699D45E4" w16cid:durableId="227A690A"/>
  <w16cid:commentId w16cid:paraId="18984FE2" w16cid:durableId="227A6895"/>
  <w16cid:commentId w16cid:paraId="31D19CA1" w16cid:durableId="227A690B"/>
  <w16cid:commentId w16cid:paraId="28CC1569" w16cid:durableId="227A6910"/>
  <w16cid:commentId w16cid:paraId="6CB1B408" w16cid:durableId="227A6897"/>
  <w16cid:commentId w16cid:paraId="208AFA01" w16cid:durableId="227A6898"/>
  <w16cid:commentId w16cid:paraId="78CE2870" w16cid:durableId="227A6899"/>
  <w16cid:commentId w16cid:paraId="7DEC5A7B" w16cid:durableId="227A689A"/>
  <w16cid:commentId w16cid:paraId="141CB96B" w16cid:durableId="227A690C"/>
  <w16cid:commentId w16cid:paraId="5CF9ABA6" w16cid:durableId="227A689B"/>
  <w16cid:commentId w16cid:paraId="10C8DB83" w16cid:durableId="227A689C"/>
  <w16cid:commentId w16cid:paraId="26AEAA8F" w16cid:durableId="221A557F"/>
  <w16cid:commentId w16cid:paraId="001FDE62" w16cid:durableId="227A689D"/>
  <w16cid:commentId w16cid:paraId="3029B9A1" w16cid:durableId="227A689E"/>
  <w16cid:commentId w16cid:paraId="59AF6163" w16cid:durableId="227A689F"/>
  <w16cid:commentId w16cid:paraId="650C7639" w16cid:durableId="221A55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B531E8" w14:textId="77777777" w:rsidR="00340702" w:rsidRDefault="00340702">
      <w:pPr>
        <w:spacing w:line="240" w:lineRule="auto"/>
        <w:ind w:left="0" w:hanging="2"/>
      </w:pPr>
      <w:r>
        <w:separator/>
      </w:r>
    </w:p>
  </w:endnote>
  <w:endnote w:type="continuationSeparator" w:id="0">
    <w:p w14:paraId="30A5421C" w14:textId="77777777" w:rsidR="00340702" w:rsidRDefault="00340702">
      <w:pPr>
        <w:spacing w:line="240" w:lineRule="auto"/>
        <w:ind w:left="0" w:hanging="2"/>
      </w:pPr>
      <w:r>
        <w:continuationSeparator/>
      </w:r>
    </w:p>
  </w:endnote>
  <w:endnote w:type="continuationNotice" w:id="1">
    <w:p w14:paraId="654003C6" w14:textId="77777777" w:rsidR="00340702" w:rsidRDefault="00340702">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83C29" w14:textId="77777777" w:rsidR="006C3820" w:rsidRDefault="006C3820">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904660"/>
    </w:sdtPr>
    <w:sdtEndPr/>
    <w:sdtContent>
      <w:p w14:paraId="3A85FE8C" w14:textId="15F75A42" w:rsidR="006C3820" w:rsidRDefault="006C3820">
        <w:pPr>
          <w:pStyle w:val="Footer"/>
          <w:ind w:left="0" w:hanging="2"/>
          <w:jc w:val="right"/>
        </w:pPr>
        <w:r>
          <w:fldChar w:fldCharType="begin"/>
        </w:r>
        <w:r>
          <w:instrText xml:space="preserve"> PAGE   \* MERGEFORMAT </w:instrText>
        </w:r>
        <w:r>
          <w:fldChar w:fldCharType="separate"/>
        </w:r>
        <w:r w:rsidR="004249CC">
          <w:rPr>
            <w:noProof/>
          </w:rPr>
          <w:t>27</w:t>
        </w:r>
        <w:r>
          <w:fldChar w:fldCharType="end"/>
        </w:r>
      </w:p>
    </w:sdtContent>
  </w:sdt>
  <w:p w14:paraId="41831348" w14:textId="77777777" w:rsidR="006C3820" w:rsidRDefault="006C3820">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7D64E" w14:textId="77777777" w:rsidR="006C3820" w:rsidRDefault="006C3820">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E7C65" w14:textId="77777777" w:rsidR="00340702" w:rsidRDefault="00340702">
      <w:pPr>
        <w:spacing w:line="240" w:lineRule="auto"/>
        <w:ind w:left="0" w:hanging="2"/>
      </w:pPr>
      <w:r>
        <w:separator/>
      </w:r>
    </w:p>
  </w:footnote>
  <w:footnote w:type="continuationSeparator" w:id="0">
    <w:p w14:paraId="4641A414" w14:textId="77777777" w:rsidR="00340702" w:rsidRDefault="00340702">
      <w:pPr>
        <w:spacing w:line="240" w:lineRule="auto"/>
        <w:ind w:left="0" w:hanging="2"/>
      </w:pPr>
      <w:r>
        <w:continuationSeparator/>
      </w:r>
    </w:p>
  </w:footnote>
  <w:footnote w:type="continuationNotice" w:id="1">
    <w:p w14:paraId="465B8E55" w14:textId="77777777" w:rsidR="00340702" w:rsidRDefault="00340702">
      <w:pPr>
        <w:spacing w:line="240" w:lineRule="auto"/>
        <w:ind w:left="0"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80EAB" w14:textId="77777777" w:rsidR="006C3820" w:rsidRDefault="006C3820">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CE02D" w14:textId="77777777" w:rsidR="006C3820" w:rsidRDefault="006C3820">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CB73D" w14:textId="77777777" w:rsidR="006C3820" w:rsidRDefault="006C3820">
    <w:pPr>
      <w:pStyle w:val="Header"/>
      <w:ind w:left="0" w:hanging="2"/>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thy">
    <w15:presenceInfo w15:providerId="None" w15:userId="cathy"/>
  </w15:person>
  <w15:person w15:author="Roman Wittig">
    <w15:presenceInfo w15:providerId="None" w15:userId="Roman Witti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trackRevisions/>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71E"/>
    <w:rsid w:val="000039A5"/>
    <w:rsid w:val="00005455"/>
    <w:rsid w:val="000066CF"/>
    <w:rsid w:val="00013D27"/>
    <w:rsid w:val="000243AB"/>
    <w:rsid w:val="00026B41"/>
    <w:rsid w:val="00032198"/>
    <w:rsid w:val="00033260"/>
    <w:rsid w:val="000333FF"/>
    <w:rsid w:val="00041773"/>
    <w:rsid w:val="000427A0"/>
    <w:rsid w:val="00044853"/>
    <w:rsid w:val="000448E7"/>
    <w:rsid w:val="00045990"/>
    <w:rsid w:val="00050D2F"/>
    <w:rsid w:val="00052022"/>
    <w:rsid w:val="00052B90"/>
    <w:rsid w:val="00054C43"/>
    <w:rsid w:val="0005685B"/>
    <w:rsid w:val="00057319"/>
    <w:rsid w:val="00057677"/>
    <w:rsid w:val="00067E87"/>
    <w:rsid w:val="00071466"/>
    <w:rsid w:val="000757E3"/>
    <w:rsid w:val="000819A3"/>
    <w:rsid w:val="00087F82"/>
    <w:rsid w:val="0009252D"/>
    <w:rsid w:val="00095E3B"/>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C73FF"/>
    <w:rsid w:val="000D354E"/>
    <w:rsid w:val="000D4745"/>
    <w:rsid w:val="000D7B96"/>
    <w:rsid w:val="000E0263"/>
    <w:rsid w:val="000E1F38"/>
    <w:rsid w:val="000F09FF"/>
    <w:rsid w:val="000F2A2D"/>
    <w:rsid w:val="000F336B"/>
    <w:rsid w:val="000F4377"/>
    <w:rsid w:val="000F5B63"/>
    <w:rsid w:val="000F5ED3"/>
    <w:rsid w:val="000F6C40"/>
    <w:rsid w:val="000F7598"/>
    <w:rsid w:val="00103654"/>
    <w:rsid w:val="00105174"/>
    <w:rsid w:val="00112A6C"/>
    <w:rsid w:val="00113609"/>
    <w:rsid w:val="001154BA"/>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93F"/>
    <w:rsid w:val="00156590"/>
    <w:rsid w:val="0015775D"/>
    <w:rsid w:val="001578F3"/>
    <w:rsid w:val="00160F81"/>
    <w:rsid w:val="001613D6"/>
    <w:rsid w:val="001618B0"/>
    <w:rsid w:val="00163CF3"/>
    <w:rsid w:val="00172413"/>
    <w:rsid w:val="001744B0"/>
    <w:rsid w:val="00174713"/>
    <w:rsid w:val="00177C28"/>
    <w:rsid w:val="00182D01"/>
    <w:rsid w:val="0018319A"/>
    <w:rsid w:val="00185B63"/>
    <w:rsid w:val="0018729D"/>
    <w:rsid w:val="00192031"/>
    <w:rsid w:val="00195D7E"/>
    <w:rsid w:val="00197E1D"/>
    <w:rsid w:val="001B1DBF"/>
    <w:rsid w:val="001B44D9"/>
    <w:rsid w:val="001B54F0"/>
    <w:rsid w:val="001B57A4"/>
    <w:rsid w:val="001B598F"/>
    <w:rsid w:val="001B5B34"/>
    <w:rsid w:val="001B620C"/>
    <w:rsid w:val="001C126C"/>
    <w:rsid w:val="001C22EB"/>
    <w:rsid w:val="001C3E0D"/>
    <w:rsid w:val="001C430C"/>
    <w:rsid w:val="001C5CBC"/>
    <w:rsid w:val="001C5FBD"/>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5C7"/>
    <w:rsid w:val="002259F3"/>
    <w:rsid w:val="00226D13"/>
    <w:rsid w:val="00227B1C"/>
    <w:rsid w:val="0023249F"/>
    <w:rsid w:val="00234A0C"/>
    <w:rsid w:val="00237815"/>
    <w:rsid w:val="00237B4A"/>
    <w:rsid w:val="002452F1"/>
    <w:rsid w:val="00246B88"/>
    <w:rsid w:val="00246E97"/>
    <w:rsid w:val="00247F05"/>
    <w:rsid w:val="00257A07"/>
    <w:rsid w:val="002613C6"/>
    <w:rsid w:val="00261620"/>
    <w:rsid w:val="00262A87"/>
    <w:rsid w:val="00263501"/>
    <w:rsid w:val="00263884"/>
    <w:rsid w:val="00264637"/>
    <w:rsid w:val="002647A3"/>
    <w:rsid w:val="0026739D"/>
    <w:rsid w:val="00267E5B"/>
    <w:rsid w:val="00275808"/>
    <w:rsid w:val="002768E3"/>
    <w:rsid w:val="00280D6D"/>
    <w:rsid w:val="00283AF2"/>
    <w:rsid w:val="00283D46"/>
    <w:rsid w:val="00284A71"/>
    <w:rsid w:val="00284F98"/>
    <w:rsid w:val="00285B18"/>
    <w:rsid w:val="00287341"/>
    <w:rsid w:val="00287D92"/>
    <w:rsid w:val="00290764"/>
    <w:rsid w:val="002911B4"/>
    <w:rsid w:val="002911C4"/>
    <w:rsid w:val="00291E35"/>
    <w:rsid w:val="0029559F"/>
    <w:rsid w:val="00295D36"/>
    <w:rsid w:val="0029789F"/>
    <w:rsid w:val="00297D84"/>
    <w:rsid w:val="002A0AB7"/>
    <w:rsid w:val="002A165E"/>
    <w:rsid w:val="002A1FBB"/>
    <w:rsid w:val="002A3C3C"/>
    <w:rsid w:val="002A3FA9"/>
    <w:rsid w:val="002A5088"/>
    <w:rsid w:val="002A630D"/>
    <w:rsid w:val="002B3B1F"/>
    <w:rsid w:val="002C21CD"/>
    <w:rsid w:val="002C242A"/>
    <w:rsid w:val="002C3404"/>
    <w:rsid w:val="002C36C0"/>
    <w:rsid w:val="002C73FA"/>
    <w:rsid w:val="002D1271"/>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64F2"/>
    <w:rsid w:val="00301429"/>
    <w:rsid w:val="00302EC0"/>
    <w:rsid w:val="003032E0"/>
    <w:rsid w:val="00303904"/>
    <w:rsid w:val="0030490F"/>
    <w:rsid w:val="00304EE3"/>
    <w:rsid w:val="003053B2"/>
    <w:rsid w:val="00311387"/>
    <w:rsid w:val="003126F4"/>
    <w:rsid w:val="00312E47"/>
    <w:rsid w:val="00320BA2"/>
    <w:rsid w:val="00322398"/>
    <w:rsid w:val="00322DB3"/>
    <w:rsid w:val="0032596C"/>
    <w:rsid w:val="003278A8"/>
    <w:rsid w:val="003279C4"/>
    <w:rsid w:val="00334A46"/>
    <w:rsid w:val="00334D3D"/>
    <w:rsid w:val="00335B56"/>
    <w:rsid w:val="00335F60"/>
    <w:rsid w:val="00336CA6"/>
    <w:rsid w:val="00340702"/>
    <w:rsid w:val="0034179C"/>
    <w:rsid w:val="003421C8"/>
    <w:rsid w:val="00345316"/>
    <w:rsid w:val="00346875"/>
    <w:rsid w:val="00346D49"/>
    <w:rsid w:val="00347EFA"/>
    <w:rsid w:val="00350571"/>
    <w:rsid w:val="00351A82"/>
    <w:rsid w:val="00352D3B"/>
    <w:rsid w:val="00354444"/>
    <w:rsid w:val="00363219"/>
    <w:rsid w:val="00364458"/>
    <w:rsid w:val="00364B9E"/>
    <w:rsid w:val="0036699B"/>
    <w:rsid w:val="00376C1B"/>
    <w:rsid w:val="0037766C"/>
    <w:rsid w:val="00377F85"/>
    <w:rsid w:val="0038060C"/>
    <w:rsid w:val="003810EC"/>
    <w:rsid w:val="00381820"/>
    <w:rsid w:val="00383737"/>
    <w:rsid w:val="00386458"/>
    <w:rsid w:val="00386EB8"/>
    <w:rsid w:val="00387C31"/>
    <w:rsid w:val="00393B90"/>
    <w:rsid w:val="003A0168"/>
    <w:rsid w:val="003A1F1C"/>
    <w:rsid w:val="003A70E7"/>
    <w:rsid w:val="003B3718"/>
    <w:rsid w:val="003B46A2"/>
    <w:rsid w:val="003B6946"/>
    <w:rsid w:val="003C24C4"/>
    <w:rsid w:val="003C24E5"/>
    <w:rsid w:val="003C26B5"/>
    <w:rsid w:val="003C7217"/>
    <w:rsid w:val="003D5FCF"/>
    <w:rsid w:val="003D61D3"/>
    <w:rsid w:val="003E0A16"/>
    <w:rsid w:val="003E2354"/>
    <w:rsid w:val="003E2652"/>
    <w:rsid w:val="003E33CC"/>
    <w:rsid w:val="003E4101"/>
    <w:rsid w:val="003E433C"/>
    <w:rsid w:val="003E50E4"/>
    <w:rsid w:val="003E616A"/>
    <w:rsid w:val="003E7676"/>
    <w:rsid w:val="003F59B7"/>
    <w:rsid w:val="003F65AF"/>
    <w:rsid w:val="003F7882"/>
    <w:rsid w:val="00400E6B"/>
    <w:rsid w:val="00410839"/>
    <w:rsid w:val="004117AA"/>
    <w:rsid w:val="004117B4"/>
    <w:rsid w:val="00411A15"/>
    <w:rsid w:val="00412407"/>
    <w:rsid w:val="004249CC"/>
    <w:rsid w:val="00425EED"/>
    <w:rsid w:val="004272A6"/>
    <w:rsid w:val="00431565"/>
    <w:rsid w:val="004319C8"/>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85C"/>
    <w:rsid w:val="004845C7"/>
    <w:rsid w:val="00484B91"/>
    <w:rsid w:val="0048554C"/>
    <w:rsid w:val="00491880"/>
    <w:rsid w:val="004A1236"/>
    <w:rsid w:val="004A57E7"/>
    <w:rsid w:val="004A5DD6"/>
    <w:rsid w:val="004A60A5"/>
    <w:rsid w:val="004A625A"/>
    <w:rsid w:val="004A6787"/>
    <w:rsid w:val="004A6AE0"/>
    <w:rsid w:val="004A75EA"/>
    <w:rsid w:val="004B0068"/>
    <w:rsid w:val="004B2AA2"/>
    <w:rsid w:val="004B5235"/>
    <w:rsid w:val="004C6F03"/>
    <w:rsid w:val="004C7367"/>
    <w:rsid w:val="004C7E1C"/>
    <w:rsid w:val="004D5B95"/>
    <w:rsid w:val="004E0953"/>
    <w:rsid w:val="004E0A69"/>
    <w:rsid w:val="004E1F87"/>
    <w:rsid w:val="004E1FB2"/>
    <w:rsid w:val="004E4F51"/>
    <w:rsid w:val="004E682E"/>
    <w:rsid w:val="004E7328"/>
    <w:rsid w:val="004E7CBD"/>
    <w:rsid w:val="004F286F"/>
    <w:rsid w:val="004F6F29"/>
    <w:rsid w:val="00506A45"/>
    <w:rsid w:val="005102A2"/>
    <w:rsid w:val="005124F6"/>
    <w:rsid w:val="00512B19"/>
    <w:rsid w:val="00514936"/>
    <w:rsid w:val="00521168"/>
    <w:rsid w:val="005213F1"/>
    <w:rsid w:val="00526C3F"/>
    <w:rsid w:val="00531CD8"/>
    <w:rsid w:val="00532867"/>
    <w:rsid w:val="005337F9"/>
    <w:rsid w:val="00534431"/>
    <w:rsid w:val="00537A99"/>
    <w:rsid w:val="00540289"/>
    <w:rsid w:val="00542310"/>
    <w:rsid w:val="00542CAC"/>
    <w:rsid w:val="00542EE0"/>
    <w:rsid w:val="0054598D"/>
    <w:rsid w:val="00547D2A"/>
    <w:rsid w:val="00551760"/>
    <w:rsid w:val="005552F8"/>
    <w:rsid w:val="00557A07"/>
    <w:rsid w:val="0056079C"/>
    <w:rsid w:val="00560BD5"/>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B316C"/>
    <w:rsid w:val="005B68DE"/>
    <w:rsid w:val="005C0503"/>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6E2"/>
    <w:rsid w:val="00612BA2"/>
    <w:rsid w:val="00614981"/>
    <w:rsid w:val="006169FF"/>
    <w:rsid w:val="00617133"/>
    <w:rsid w:val="0061789F"/>
    <w:rsid w:val="00620C0F"/>
    <w:rsid w:val="006242E2"/>
    <w:rsid w:val="00624F5F"/>
    <w:rsid w:val="00626266"/>
    <w:rsid w:val="00633304"/>
    <w:rsid w:val="00634B56"/>
    <w:rsid w:val="006441E9"/>
    <w:rsid w:val="00644A43"/>
    <w:rsid w:val="00650B0B"/>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DB7"/>
    <w:rsid w:val="006A1717"/>
    <w:rsid w:val="006A2CE8"/>
    <w:rsid w:val="006A3FEB"/>
    <w:rsid w:val="006A4C7D"/>
    <w:rsid w:val="006A5DB7"/>
    <w:rsid w:val="006B0AFE"/>
    <w:rsid w:val="006B3E36"/>
    <w:rsid w:val="006C3820"/>
    <w:rsid w:val="006C5763"/>
    <w:rsid w:val="006C6A91"/>
    <w:rsid w:val="006D0760"/>
    <w:rsid w:val="006D1113"/>
    <w:rsid w:val="006D2106"/>
    <w:rsid w:val="006D608A"/>
    <w:rsid w:val="006D6BCE"/>
    <w:rsid w:val="006D6E6E"/>
    <w:rsid w:val="006D74FE"/>
    <w:rsid w:val="006E656B"/>
    <w:rsid w:val="006F029E"/>
    <w:rsid w:val="006F1941"/>
    <w:rsid w:val="006F42AB"/>
    <w:rsid w:val="00701433"/>
    <w:rsid w:val="007031AD"/>
    <w:rsid w:val="00703C07"/>
    <w:rsid w:val="007042DD"/>
    <w:rsid w:val="00710134"/>
    <w:rsid w:val="00713A4F"/>
    <w:rsid w:val="0071472A"/>
    <w:rsid w:val="007151E6"/>
    <w:rsid w:val="0071591B"/>
    <w:rsid w:val="0071642C"/>
    <w:rsid w:val="00722641"/>
    <w:rsid w:val="0072475E"/>
    <w:rsid w:val="007247B8"/>
    <w:rsid w:val="00727DC2"/>
    <w:rsid w:val="00735186"/>
    <w:rsid w:val="007351A6"/>
    <w:rsid w:val="0073675B"/>
    <w:rsid w:val="0073734E"/>
    <w:rsid w:val="007405BC"/>
    <w:rsid w:val="00742043"/>
    <w:rsid w:val="00743BBB"/>
    <w:rsid w:val="0074518B"/>
    <w:rsid w:val="00745615"/>
    <w:rsid w:val="00747B81"/>
    <w:rsid w:val="00754188"/>
    <w:rsid w:val="007549E2"/>
    <w:rsid w:val="00754F79"/>
    <w:rsid w:val="007561A6"/>
    <w:rsid w:val="00756658"/>
    <w:rsid w:val="0076005E"/>
    <w:rsid w:val="00762352"/>
    <w:rsid w:val="00762B77"/>
    <w:rsid w:val="00762DC7"/>
    <w:rsid w:val="0077339B"/>
    <w:rsid w:val="007810F6"/>
    <w:rsid w:val="00782B11"/>
    <w:rsid w:val="007844AD"/>
    <w:rsid w:val="00784E66"/>
    <w:rsid w:val="007853DC"/>
    <w:rsid w:val="00792622"/>
    <w:rsid w:val="00793430"/>
    <w:rsid w:val="007940D7"/>
    <w:rsid w:val="007953E1"/>
    <w:rsid w:val="00795AB4"/>
    <w:rsid w:val="0079667B"/>
    <w:rsid w:val="00796873"/>
    <w:rsid w:val="00796B1E"/>
    <w:rsid w:val="007A1593"/>
    <w:rsid w:val="007A5217"/>
    <w:rsid w:val="007B071A"/>
    <w:rsid w:val="007B46DE"/>
    <w:rsid w:val="007B7538"/>
    <w:rsid w:val="007C1118"/>
    <w:rsid w:val="007C40D6"/>
    <w:rsid w:val="007C543E"/>
    <w:rsid w:val="007C5734"/>
    <w:rsid w:val="007C7571"/>
    <w:rsid w:val="007D050F"/>
    <w:rsid w:val="007D34CB"/>
    <w:rsid w:val="007D3DD1"/>
    <w:rsid w:val="007D582D"/>
    <w:rsid w:val="007D6D8A"/>
    <w:rsid w:val="007D705D"/>
    <w:rsid w:val="007E2237"/>
    <w:rsid w:val="007E2F8C"/>
    <w:rsid w:val="007E4627"/>
    <w:rsid w:val="007E5A39"/>
    <w:rsid w:val="007E62D1"/>
    <w:rsid w:val="007E62F3"/>
    <w:rsid w:val="007F255C"/>
    <w:rsid w:val="007F2E04"/>
    <w:rsid w:val="007F604A"/>
    <w:rsid w:val="007F7374"/>
    <w:rsid w:val="007F7BD9"/>
    <w:rsid w:val="00800E0C"/>
    <w:rsid w:val="00802B43"/>
    <w:rsid w:val="0080385F"/>
    <w:rsid w:val="008055C0"/>
    <w:rsid w:val="00806460"/>
    <w:rsid w:val="00806F6D"/>
    <w:rsid w:val="00810804"/>
    <w:rsid w:val="00813A80"/>
    <w:rsid w:val="00813B0E"/>
    <w:rsid w:val="0081621D"/>
    <w:rsid w:val="00817329"/>
    <w:rsid w:val="008204AB"/>
    <w:rsid w:val="00824DA2"/>
    <w:rsid w:val="00825F98"/>
    <w:rsid w:val="008267CC"/>
    <w:rsid w:val="00826E7E"/>
    <w:rsid w:val="00827A9D"/>
    <w:rsid w:val="008311D9"/>
    <w:rsid w:val="008314D4"/>
    <w:rsid w:val="00832CDE"/>
    <w:rsid w:val="008351B5"/>
    <w:rsid w:val="00836E1B"/>
    <w:rsid w:val="0084023C"/>
    <w:rsid w:val="00841413"/>
    <w:rsid w:val="00842CC5"/>
    <w:rsid w:val="0084407E"/>
    <w:rsid w:val="008465F3"/>
    <w:rsid w:val="00853241"/>
    <w:rsid w:val="00853D34"/>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64CB"/>
    <w:rsid w:val="008D7F98"/>
    <w:rsid w:val="008E22B0"/>
    <w:rsid w:val="008E2E67"/>
    <w:rsid w:val="008E3EDC"/>
    <w:rsid w:val="008E400E"/>
    <w:rsid w:val="008E6ED8"/>
    <w:rsid w:val="008F1CA8"/>
    <w:rsid w:val="008F243A"/>
    <w:rsid w:val="008F29C0"/>
    <w:rsid w:val="008F3122"/>
    <w:rsid w:val="008F3733"/>
    <w:rsid w:val="008F41A3"/>
    <w:rsid w:val="008F6A8A"/>
    <w:rsid w:val="008F7088"/>
    <w:rsid w:val="0090207F"/>
    <w:rsid w:val="0090269B"/>
    <w:rsid w:val="009028BC"/>
    <w:rsid w:val="00903D1C"/>
    <w:rsid w:val="00904B90"/>
    <w:rsid w:val="009051A7"/>
    <w:rsid w:val="00907639"/>
    <w:rsid w:val="0091217C"/>
    <w:rsid w:val="009130FE"/>
    <w:rsid w:val="009156E7"/>
    <w:rsid w:val="00921F4E"/>
    <w:rsid w:val="0092656E"/>
    <w:rsid w:val="009300DD"/>
    <w:rsid w:val="00934ACC"/>
    <w:rsid w:val="00934B00"/>
    <w:rsid w:val="0093740D"/>
    <w:rsid w:val="0094076C"/>
    <w:rsid w:val="00942011"/>
    <w:rsid w:val="009437B8"/>
    <w:rsid w:val="00947746"/>
    <w:rsid w:val="009511E5"/>
    <w:rsid w:val="00953034"/>
    <w:rsid w:val="00953918"/>
    <w:rsid w:val="009565C4"/>
    <w:rsid w:val="009610EB"/>
    <w:rsid w:val="009630C5"/>
    <w:rsid w:val="00963FC2"/>
    <w:rsid w:val="00964D5E"/>
    <w:rsid w:val="009735C4"/>
    <w:rsid w:val="00974C64"/>
    <w:rsid w:val="00975CD3"/>
    <w:rsid w:val="00980821"/>
    <w:rsid w:val="00981752"/>
    <w:rsid w:val="00981920"/>
    <w:rsid w:val="009836FF"/>
    <w:rsid w:val="009839A6"/>
    <w:rsid w:val="00983F21"/>
    <w:rsid w:val="009909AE"/>
    <w:rsid w:val="00990B14"/>
    <w:rsid w:val="00992399"/>
    <w:rsid w:val="00993BF8"/>
    <w:rsid w:val="00995A22"/>
    <w:rsid w:val="009A14E4"/>
    <w:rsid w:val="009A6929"/>
    <w:rsid w:val="009B14E2"/>
    <w:rsid w:val="009B20C0"/>
    <w:rsid w:val="009B28A8"/>
    <w:rsid w:val="009B32D1"/>
    <w:rsid w:val="009B5F59"/>
    <w:rsid w:val="009C0446"/>
    <w:rsid w:val="009C1BD0"/>
    <w:rsid w:val="009C2277"/>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6E0"/>
    <w:rsid w:val="00A20005"/>
    <w:rsid w:val="00A214EC"/>
    <w:rsid w:val="00A21BD0"/>
    <w:rsid w:val="00A23B2E"/>
    <w:rsid w:val="00A25959"/>
    <w:rsid w:val="00A25E3E"/>
    <w:rsid w:val="00A270A7"/>
    <w:rsid w:val="00A27419"/>
    <w:rsid w:val="00A30E42"/>
    <w:rsid w:val="00A311FE"/>
    <w:rsid w:val="00A36752"/>
    <w:rsid w:val="00A37E08"/>
    <w:rsid w:val="00A402D7"/>
    <w:rsid w:val="00A405AD"/>
    <w:rsid w:val="00A43653"/>
    <w:rsid w:val="00A534D3"/>
    <w:rsid w:val="00A535CE"/>
    <w:rsid w:val="00A53C45"/>
    <w:rsid w:val="00A54CD6"/>
    <w:rsid w:val="00A563ED"/>
    <w:rsid w:val="00A575A3"/>
    <w:rsid w:val="00A65560"/>
    <w:rsid w:val="00A70E60"/>
    <w:rsid w:val="00A71945"/>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6BB3"/>
    <w:rsid w:val="00B004F8"/>
    <w:rsid w:val="00B00AA7"/>
    <w:rsid w:val="00B0502A"/>
    <w:rsid w:val="00B0527A"/>
    <w:rsid w:val="00B06E45"/>
    <w:rsid w:val="00B07AB2"/>
    <w:rsid w:val="00B07F1D"/>
    <w:rsid w:val="00B10F17"/>
    <w:rsid w:val="00B1339B"/>
    <w:rsid w:val="00B15C12"/>
    <w:rsid w:val="00B22CAB"/>
    <w:rsid w:val="00B23EC0"/>
    <w:rsid w:val="00B244F2"/>
    <w:rsid w:val="00B25184"/>
    <w:rsid w:val="00B27001"/>
    <w:rsid w:val="00B3082F"/>
    <w:rsid w:val="00B30D6A"/>
    <w:rsid w:val="00B31432"/>
    <w:rsid w:val="00B324CD"/>
    <w:rsid w:val="00B401D0"/>
    <w:rsid w:val="00B43E89"/>
    <w:rsid w:val="00B4481E"/>
    <w:rsid w:val="00B44C92"/>
    <w:rsid w:val="00B4563D"/>
    <w:rsid w:val="00B46162"/>
    <w:rsid w:val="00B47E65"/>
    <w:rsid w:val="00B564DF"/>
    <w:rsid w:val="00B57EC5"/>
    <w:rsid w:val="00B61C08"/>
    <w:rsid w:val="00B62980"/>
    <w:rsid w:val="00B66AB5"/>
    <w:rsid w:val="00B71FC3"/>
    <w:rsid w:val="00B727F8"/>
    <w:rsid w:val="00B747A5"/>
    <w:rsid w:val="00B75899"/>
    <w:rsid w:val="00B808D1"/>
    <w:rsid w:val="00B809DC"/>
    <w:rsid w:val="00B82CD1"/>
    <w:rsid w:val="00B83870"/>
    <w:rsid w:val="00B847AE"/>
    <w:rsid w:val="00B9463D"/>
    <w:rsid w:val="00B95255"/>
    <w:rsid w:val="00BA0B43"/>
    <w:rsid w:val="00BA18DC"/>
    <w:rsid w:val="00BA37C1"/>
    <w:rsid w:val="00BA59B8"/>
    <w:rsid w:val="00BA6655"/>
    <w:rsid w:val="00BB0D3E"/>
    <w:rsid w:val="00BB14FF"/>
    <w:rsid w:val="00BB169F"/>
    <w:rsid w:val="00BB3E27"/>
    <w:rsid w:val="00BB7D73"/>
    <w:rsid w:val="00BC4236"/>
    <w:rsid w:val="00BC6FDC"/>
    <w:rsid w:val="00BC7900"/>
    <w:rsid w:val="00BD073D"/>
    <w:rsid w:val="00BD4335"/>
    <w:rsid w:val="00BD62F1"/>
    <w:rsid w:val="00BE0F04"/>
    <w:rsid w:val="00BE1143"/>
    <w:rsid w:val="00BE2B5D"/>
    <w:rsid w:val="00BE3621"/>
    <w:rsid w:val="00BE3E4F"/>
    <w:rsid w:val="00BE5D0A"/>
    <w:rsid w:val="00BF5CFD"/>
    <w:rsid w:val="00BF7169"/>
    <w:rsid w:val="00C01317"/>
    <w:rsid w:val="00C016E0"/>
    <w:rsid w:val="00C04030"/>
    <w:rsid w:val="00C04F19"/>
    <w:rsid w:val="00C05230"/>
    <w:rsid w:val="00C057D5"/>
    <w:rsid w:val="00C07C81"/>
    <w:rsid w:val="00C10260"/>
    <w:rsid w:val="00C11201"/>
    <w:rsid w:val="00C153DD"/>
    <w:rsid w:val="00C16B80"/>
    <w:rsid w:val="00C248BC"/>
    <w:rsid w:val="00C2585E"/>
    <w:rsid w:val="00C2592D"/>
    <w:rsid w:val="00C25E34"/>
    <w:rsid w:val="00C30557"/>
    <w:rsid w:val="00C373C8"/>
    <w:rsid w:val="00C42433"/>
    <w:rsid w:val="00C4296B"/>
    <w:rsid w:val="00C45B14"/>
    <w:rsid w:val="00C4616A"/>
    <w:rsid w:val="00C512A3"/>
    <w:rsid w:val="00C56659"/>
    <w:rsid w:val="00C60AF1"/>
    <w:rsid w:val="00C60E05"/>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3679"/>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76C4"/>
    <w:rsid w:val="00D42EE6"/>
    <w:rsid w:val="00D479D9"/>
    <w:rsid w:val="00D543BF"/>
    <w:rsid w:val="00D6293C"/>
    <w:rsid w:val="00D632B9"/>
    <w:rsid w:val="00D63D70"/>
    <w:rsid w:val="00D653F4"/>
    <w:rsid w:val="00D677F2"/>
    <w:rsid w:val="00D708DA"/>
    <w:rsid w:val="00D76297"/>
    <w:rsid w:val="00D77DA7"/>
    <w:rsid w:val="00D80DF7"/>
    <w:rsid w:val="00D846DD"/>
    <w:rsid w:val="00D8790D"/>
    <w:rsid w:val="00D9383C"/>
    <w:rsid w:val="00D93951"/>
    <w:rsid w:val="00DA36AC"/>
    <w:rsid w:val="00DA40BC"/>
    <w:rsid w:val="00DA4B10"/>
    <w:rsid w:val="00DA6EE8"/>
    <w:rsid w:val="00DB0F70"/>
    <w:rsid w:val="00DB1508"/>
    <w:rsid w:val="00DB32B4"/>
    <w:rsid w:val="00DB4C94"/>
    <w:rsid w:val="00DB5B8F"/>
    <w:rsid w:val="00DB65B7"/>
    <w:rsid w:val="00DC1D53"/>
    <w:rsid w:val="00DC4052"/>
    <w:rsid w:val="00DE1E8E"/>
    <w:rsid w:val="00DE443B"/>
    <w:rsid w:val="00DE600A"/>
    <w:rsid w:val="00DF37DA"/>
    <w:rsid w:val="00E01658"/>
    <w:rsid w:val="00E02361"/>
    <w:rsid w:val="00E03C53"/>
    <w:rsid w:val="00E0489F"/>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1840"/>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1C67"/>
    <w:rsid w:val="00E829EA"/>
    <w:rsid w:val="00E84094"/>
    <w:rsid w:val="00E87C82"/>
    <w:rsid w:val="00E9369F"/>
    <w:rsid w:val="00E95253"/>
    <w:rsid w:val="00E970C8"/>
    <w:rsid w:val="00EA0F7B"/>
    <w:rsid w:val="00EA72A4"/>
    <w:rsid w:val="00EB03EB"/>
    <w:rsid w:val="00EB48BB"/>
    <w:rsid w:val="00EB6EA3"/>
    <w:rsid w:val="00EB785F"/>
    <w:rsid w:val="00EB78E3"/>
    <w:rsid w:val="00EC449E"/>
    <w:rsid w:val="00EC5389"/>
    <w:rsid w:val="00EC679F"/>
    <w:rsid w:val="00EC6DBD"/>
    <w:rsid w:val="00ED4A4E"/>
    <w:rsid w:val="00EE1BD4"/>
    <w:rsid w:val="00EE34B3"/>
    <w:rsid w:val="00EE6145"/>
    <w:rsid w:val="00EE6158"/>
    <w:rsid w:val="00EE664C"/>
    <w:rsid w:val="00EE774B"/>
    <w:rsid w:val="00EF0FAA"/>
    <w:rsid w:val="00EF216E"/>
    <w:rsid w:val="00EF2ED3"/>
    <w:rsid w:val="00EF2EE7"/>
    <w:rsid w:val="00EF31DF"/>
    <w:rsid w:val="00EF55AF"/>
    <w:rsid w:val="00EF6E49"/>
    <w:rsid w:val="00EF6F97"/>
    <w:rsid w:val="00F03982"/>
    <w:rsid w:val="00F05569"/>
    <w:rsid w:val="00F06A6B"/>
    <w:rsid w:val="00F103EA"/>
    <w:rsid w:val="00F11CB4"/>
    <w:rsid w:val="00F13CA5"/>
    <w:rsid w:val="00F14954"/>
    <w:rsid w:val="00F1609C"/>
    <w:rsid w:val="00F173A4"/>
    <w:rsid w:val="00F2111F"/>
    <w:rsid w:val="00F279FF"/>
    <w:rsid w:val="00F33EC8"/>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AF1"/>
    <w:rsid w:val="00F70FBD"/>
    <w:rsid w:val="00F71D5C"/>
    <w:rsid w:val="00F754E4"/>
    <w:rsid w:val="00F80D9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7653"/>
    <w:rsid w:val="00FE015F"/>
    <w:rsid w:val="00FE4070"/>
    <w:rsid w:val="00FE41F1"/>
    <w:rsid w:val="00FE639B"/>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15:docId w15:val="{998D55FD-486E-4F54-8F44-E781F12A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 w:type="paragraph" w:styleId="Revision">
    <w:name w:val="Revision"/>
    <w:hidden/>
    <w:uiPriority w:val="99"/>
    <w:semiHidden/>
    <w:rsid w:val="00E41840"/>
    <w:pPr>
      <w:spacing w:after="0" w:line="240" w:lineRule="auto"/>
    </w:pPr>
    <w:rPr>
      <w:rFonts w:eastAsia="Times New Roman" w:cs="Mangal"/>
      <w:color w:val="000000"/>
      <w:kern w:val="1"/>
      <w:positio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tiff"/><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9E63C5-0E80-4AE2-942C-3408AAB75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Pages>
  <Words>29688</Words>
  <Characters>169228</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198519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Mielke</dc:creator>
  <cp:lastModifiedBy>Alexander Mielke</cp:lastModifiedBy>
  <cp:revision>1</cp:revision>
  <cp:lastPrinted>2019-01-11T12:43:00Z</cp:lastPrinted>
  <dcterms:created xsi:type="dcterms:W3CDTF">2020-05-26T09:35:00Z</dcterms:created>
  <dcterms:modified xsi:type="dcterms:W3CDTF">2020-05-28T15:45:00Z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
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F867156" w14:textId="0BB974B4"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 and their ability to make the correct choice has potential fitness implications. It has long been hypothesised that the evolution of cognitive skills </w:t>
      </w:r>
      <w:ins w:id="0" w:author="Liran Samuni" w:date="2020-03-16T18:29:00Z">
        <w:r w:rsidR="0084023C">
          <w:rPr>
            <w:rFonts w:asciiTheme="minorHAnsi" w:eastAsia="Calibri" w:hAnsiTheme="minorHAnsi"/>
          </w:rPr>
          <w:t xml:space="preserve">of a species? </w:t>
        </w:r>
      </w:ins>
      <w:r>
        <w:rPr>
          <w:rFonts w:asciiTheme="minorHAnsi" w:eastAsia="Calibri" w:hAnsiTheme="minorHAnsi"/>
        </w:rPr>
        <w:t>is a response to the selection pressure imposed by the complexity of the</w:t>
      </w:r>
      <w:ins w:id="1" w:author="Liran Samuni" w:date="2020-03-16T18:29:00Z">
        <w:r w:rsidR="0084023C">
          <w:rPr>
            <w:rFonts w:asciiTheme="minorHAnsi" w:eastAsia="Calibri" w:hAnsiTheme="minorHAnsi"/>
          </w:rPr>
          <w:t>ir</w:t>
        </w:r>
      </w:ins>
      <w:r>
        <w:rPr>
          <w:rFonts w:asciiTheme="minorHAnsi" w:eastAsia="Calibri" w:hAnsiTheme="minorHAnsi"/>
        </w:rPr>
        <w:t xml:space="preserv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Social complexity </w:t>
      </w:r>
      <w:r w:rsidR="00B4481E">
        <w:rPr>
          <w:rFonts w:asciiTheme="minorHAnsi" w:eastAsia="Calibri" w:hAnsiTheme="minorHAnsi"/>
        </w:rPr>
        <w:t>can be defined by</w:t>
      </w:r>
      <w:r>
        <w:rPr>
          <w:rFonts w:asciiTheme="minorHAnsi" w:eastAsia="Calibri" w:hAnsiTheme="minorHAnsi"/>
        </w:rPr>
        <w:t xml:space="preserve"> the </w:t>
      </w:r>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of 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r w:rsidR="00B4481E">
        <w:rPr>
          <w:rFonts w:asciiTheme="minorHAnsi" w:eastAsia="Calibri" w:hAnsiTheme="minorHAnsi"/>
        </w:rPr>
        <w:t>, assuming that this reflects the efforts from the perspective of the individual</w:t>
      </w:r>
      <w:r>
        <w:rPr>
          <w:rFonts w:asciiTheme="minorHAnsi" w:eastAsia="Calibri" w:hAnsiTheme="minorHAnsi"/>
        </w:rPr>
        <w:t xml:space="preserve">. </w:t>
      </w:r>
    </w:p>
    <w:p w14:paraId="13B6D2B3" w14:textId="77777777" w:rsidR="00CC4A8D" w:rsidRDefault="00B244F2" w:rsidP="00792622">
      <w:pPr>
        <w:spacing w:before="120" w:line="480" w:lineRule="auto"/>
        <w:ind w:left="0" w:hanging="2"/>
        <w:jc w:val="both"/>
        <w:rPr>
          <w:rFonts w:asciiTheme="minorHAnsi" w:eastAsia="Calibri" w:hAnsiTheme="minorHAnsi"/>
        </w:rPr>
      </w:pPr>
      <w:r>
        <w:rPr>
          <w:rFonts w:asciiTheme="minorHAnsi" w:eastAsia="Calibri" w:hAnsiTheme="minorHAnsi"/>
        </w:rPr>
        <w:t xml:space="preserve">Comparable measures of how predictable interactions are from the perspective of individuals living in a community could allow us to link aspects of an individual’s social life to the evolution of complex decision-making </w:t>
      </w:r>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(Guillermo Paz-Y-Miño et al., 2004; Oliveira et al., 1998; Sánchez-Tójar et al., 2018)</w:t>
      </w:r>
      <w:r>
        <w:rPr>
          <w:rFonts w:asciiTheme="minorHAnsi" w:eastAsia="Calibri" w:hAnsiTheme="minorHAnsi"/>
        </w:rPr>
        <w:fldChar w:fldCharType="end"/>
      </w:r>
      <w:r>
        <w:rPr>
          <w:rFonts w:asciiTheme="minorHAnsi" w:eastAsia="Calibri" w:hAnsiTheme="minorHAnsi"/>
        </w:rPr>
        <w:t xml:space="preserve">. Low consistency can be the result of an unpredictable distribution of social interactions or of frequent changes in relationships over time, both indicating 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1E035CA4" w:rsidR="00C624CE" w:rsidRDefault="007F255C" w:rsidP="007F255C">
      <w:pPr>
        <w:spacing w:line="480" w:lineRule="auto"/>
        <w:ind w:leftChars="0" w:left="0" w:firstLineChars="0" w:firstLine="0"/>
        <w:jc w:val="both"/>
        <w:rPr>
          <w:rFonts w:asciiTheme="minorHAnsi" w:eastAsia="Calibri" w:hAnsiTheme="minorHAnsi"/>
        </w:rPr>
      </w:pPr>
      <w:commentRangeStart w:id="2"/>
      <w:r>
        <w:rPr>
          <w:rFonts w:asciiTheme="minorHAnsi" w:eastAsia="Calibri" w:hAnsiTheme="minorHAnsi"/>
        </w:rPr>
        <w:lastRenderedPageBreak/>
        <w:t xml:space="preserve">Many behavioural studies </w:t>
      </w:r>
      <w:commentRangeEnd w:id="2"/>
      <w:r w:rsidR="0084023C">
        <w:rPr>
          <w:rStyle w:val="CommentReference"/>
        </w:rPr>
        <w:commentReference w:id="2"/>
      </w:r>
      <w:r>
        <w:rPr>
          <w:rFonts w:asciiTheme="minorHAnsi" w:eastAsia="Calibri" w:hAnsiTheme="minorHAnsi"/>
        </w:rPr>
        <w:t>depend on aggregated distributions of interaction type</w:t>
      </w:r>
      <w:r w:rsidR="00E20312">
        <w:rPr>
          <w:rFonts w:asciiTheme="minorHAnsi" w:eastAsia="Calibri" w:hAnsiTheme="minorHAnsi"/>
        </w:rPr>
        <w:t>s</w:t>
      </w:r>
      <w:r>
        <w:rPr>
          <w:rFonts w:asciiTheme="minorHAnsi" w:eastAsia="Calibri" w:hAnsiTheme="minorHAnsi"/>
        </w:rPr>
        <w:t xml:space="preserve"> over time</w:t>
      </w:r>
      <w:r w:rsidR="00E20312">
        <w:rPr>
          <w:rFonts w:asciiTheme="minorHAnsi" w:eastAsia="Calibri" w:hAnsiTheme="minorHAnsi"/>
        </w:rPr>
        <w:t>, as dependent or independent variable or to create networks or relationship indices</w:t>
      </w:r>
      <w:r>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w:t>
      </w:r>
      <w:del w:id="3" w:author="Liran Samuni" w:date="2020-03-16T18:32:00Z">
        <w:r w:rsidR="00C25E34" w:rsidDel="0084023C">
          <w:rPr>
            <w:rFonts w:asciiTheme="minorHAnsi" w:eastAsia="Calibri" w:hAnsiTheme="minorHAnsi"/>
          </w:rPr>
          <w:delText xml:space="preserve">in </w:delText>
        </w:r>
      </w:del>
      <w:ins w:id="4" w:author="Liran Samuni" w:date="2020-03-16T18:32:00Z">
        <w:r w:rsidR="0084023C">
          <w:rPr>
            <w:rFonts w:asciiTheme="minorHAnsi" w:eastAsia="Calibri" w:hAnsiTheme="minorHAnsi"/>
          </w:rPr>
          <w:t xml:space="preserve">during </w:t>
        </w:r>
      </w:ins>
      <w:r w:rsidR="00C25E34">
        <w:rPr>
          <w:rFonts w:asciiTheme="minorHAnsi" w:eastAsia="Calibri" w:hAnsiTheme="minorHAnsi"/>
        </w:rPr>
        <w:t xml:space="preserve">the study period. </w:t>
      </w:r>
      <w:r>
        <w:rPr>
          <w:rFonts w:asciiTheme="minorHAnsi" w:eastAsia="Calibri" w:hAnsiTheme="minorHAnsi"/>
        </w:rPr>
        <w:t>Researchers can only observe a subset of</w:t>
      </w:r>
      <w:r w:rsidR="008B486F">
        <w:rPr>
          <w:rFonts w:asciiTheme="minorHAnsi" w:eastAsia="Calibri" w:hAnsiTheme="minorHAnsi"/>
        </w:rPr>
        <w:t xml:space="preserve"> individuals’</w:t>
      </w:r>
      <w:r>
        <w:rPr>
          <w:rFonts w:asciiTheme="minorHAnsi" w:eastAsia="Calibri" w:hAnsiTheme="minorHAnsi"/>
        </w:rPr>
        <w:t xml:space="preserve"> interactions, meaning that the “real” distribution of interactions is unknown and we have to </w:t>
      </w:r>
      <w:commentRangeStart w:id="5"/>
      <w:r>
        <w:rPr>
          <w:rFonts w:asciiTheme="minorHAnsi" w:eastAsia="Calibri" w:hAnsiTheme="minorHAnsi"/>
        </w:rPr>
        <w:t>assume that the collected data reflect it accurately</w:t>
      </w:r>
      <w:commentRangeEnd w:id="5"/>
      <w:r w:rsidR="0084023C">
        <w:rPr>
          <w:rStyle w:val="CommentReference"/>
        </w:rPr>
        <w:commentReference w:id="5"/>
      </w:r>
      <w:r>
        <w:rPr>
          <w:rFonts w:asciiTheme="minorHAnsi" w:eastAsia="Calibri" w:hAnsiTheme="minorHAnsi"/>
        </w:rPr>
        <w:t xml:space="preserve"> </w:t>
      </w:r>
      <w:r>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Pr>
          <w:rFonts w:asciiTheme="minorHAnsi" w:eastAsia="Calibri" w:hAnsiTheme="minorHAnsi"/>
        </w:rPr>
        <w:fldChar w:fldCharType="end"/>
      </w:r>
      <w:r>
        <w:rPr>
          <w:rFonts w:asciiTheme="minorHAnsi" w:eastAsia="Calibri" w:hAnsiTheme="minorHAnsi"/>
        </w:rPr>
        <w:t>. However, if data are sparse, estimate error</w:t>
      </w:r>
      <w:r w:rsidR="00E20312">
        <w:rPr>
          <w:rFonts w:asciiTheme="minorHAnsi" w:eastAsia="Calibri" w:hAnsiTheme="minorHAnsi"/>
        </w:rPr>
        <w:t xml:space="preserve">s are increased </w:t>
      </w:r>
      <w:r>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(Lusseau et al., 2008; Shizuka &amp; Farine, 2016)</w:t>
      </w:r>
      <w:r>
        <w:rPr>
          <w:rFonts w:asciiTheme="minorHAnsi" w:eastAsia="Calibri" w:hAnsiTheme="minorHAnsi"/>
        </w:rPr>
        <w:fldChar w:fldCharType="end"/>
      </w:r>
      <w:r>
        <w:rPr>
          <w:rFonts w:asciiTheme="minorHAnsi" w:eastAsia="Calibri" w:hAnsiTheme="minorHAnsi"/>
        </w:rPr>
        <w:t xml:space="preserve">. Working with distributions which are not accurate representations of the underlying distribution can lead to misleading results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(Davis et al., 2018)</w:t>
      </w:r>
      <w:r>
        <w:rPr>
          <w:rFonts w:asciiTheme="minorHAnsi" w:eastAsia="Calibri" w:hAnsiTheme="minorHAnsi"/>
        </w:rPr>
        <w:fldChar w:fldCharType="end"/>
      </w:r>
      <w:r>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Pr>
          <w:rFonts w:asciiTheme="minorHAnsi" w:eastAsia="Calibri" w:hAnsiTheme="minorHAnsi"/>
        </w:rPr>
        <w:t xml:space="preserve"> blocks)</w:t>
      </w:r>
      <w:r w:rsidR="008B486F">
        <w:rPr>
          <w:rFonts w:asciiTheme="minorHAnsi" w:eastAsia="Calibri" w:hAnsiTheme="minorHAnsi"/>
        </w:rPr>
        <w:t>, a common practice in animal behaviour studies</w:t>
      </w:r>
      <w:r>
        <w:rPr>
          <w:rFonts w:asciiTheme="minorHAnsi" w:eastAsia="Calibri" w:hAnsiTheme="minorHAnsi"/>
        </w:rPr>
        <w:t xml:space="preserve">. What constitutes enough data can vary depending on how repeatable partner choice is </w:t>
      </w:r>
      <w:r>
        <w:rPr>
          <w:rFonts w:asciiTheme="minorHAnsi" w:eastAsia="Calibri" w:hAnsiTheme="minorHAnsi"/>
        </w:rPr>
        <w:fldChar w:fldCharType="begin" w:fldLock="1"/>
      </w:r>
      <w:r>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(Sánchez-Tójar et al., 2018)</w:t>
      </w:r>
      <w:r>
        <w:rPr>
          <w:rFonts w:asciiTheme="minorHAnsi" w:eastAsia="Calibri" w:hAnsiTheme="minorHAnsi"/>
        </w:rPr>
        <w:fldChar w:fldCharType="end"/>
      </w:r>
      <w:r>
        <w:rPr>
          <w:rFonts w:asciiTheme="minorHAnsi" w:eastAsia="Calibri" w:hAnsiTheme="minorHAnsi"/>
        </w:rPr>
        <w:t xml:space="preserve">. </w:t>
      </w:r>
    </w:p>
    <w:p w14:paraId="7BDD0987" w14:textId="77777777"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r w:rsidR="007F255C">
        <w:rPr>
          <w:rFonts w:asciiTheme="minorHAnsi" w:eastAsia="Calibri" w:hAnsiTheme="minorHAnsi"/>
        </w:rPr>
        <w:t>Consistency should be high if individuals regularly choose the same partners for the same interaction type and observing the individual at one point in time allows for accurate predictions of their behaviour later. Low consistency can arise if individuals show weak partner preference or preference changes over time</w:t>
      </w:r>
      <w:r w:rsidR="00C60AF1">
        <w:rPr>
          <w:rFonts w:asciiTheme="minorHAnsi" w:eastAsia="Calibri" w:hAnsiTheme="minorHAnsi"/>
        </w:rPr>
        <w:t>, or if insufficient data are available</w:t>
      </w:r>
      <w:r w:rsidR="007F255C">
        <w:rPr>
          <w:rFonts w:asciiTheme="minorHAnsi" w:eastAsia="Calibri" w:hAnsiTheme="minorHAnsi"/>
        </w:rPr>
        <w:t>.</w:t>
      </w:r>
    </w:p>
    <w:p w14:paraId="69C3711C" w14:textId="77777777"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lastRenderedPageBreak/>
        <w:t>To show how consistency can be used to compare social groups with different structure and organisation, we apply the measure to data from two Western chimpanzee (</w:t>
      </w:r>
      <w:r>
        <w:rPr>
          <w:rFonts w:asciiTheme="minorHAnsi" w:eastAsia="Calibri" w:hAnsiTheme="minorHAnsi"/>
          <w:i/>
        </w:rPr>
        <w:t xml:space="preserve">Pan troglodytes </w:t>
      </w:r>
      <w:proofErr w:type="spellStart"/>
      <w:r>
        <w:rPr>
          <w:rFonts w:asciiTheme="minorHAnsi" w:eastAsia="Calibri" w:hAnsiTheme="minorHAnsi"/>
          <w:i/>
        </w:rPr>
        <w:t>verus</w:t>
      </w:r>
      <w:proofErr w:type="spellEnd"/>
      <w:r>
        <w:rPr>
          <w:rFonts w:asciiTheme="minorHAnsi" w:eastAsia="Calibri" w:hAnsiTheme="minorHAnsi"/>
        </w:rPr>
        <w:t xml:space="preserve">) communities and one sooty </w:t>
      </w:r>
      <w:proofErr w:type="spellStart"/>
      <w:r>
        <w:rPr>
          <w:rFonts w:asciiTheme="minorHAnsi" w:eastAsia="Calibri" w:hAnsiTheme="minorHAnsi"/>
        </w:rPr>
        <w:t>mangabey</w:t>
      </w:r>
      <w:proofErr w:type="spellEnd"/>
      <w:r>
        <w:rPr>
          <w:rFonts w:asciiTheme="minorHAnsi" w:eastAsia="Calibri" w:hAnsiTheme="minorHAnsi"/>
        </w:rPr>
        <w:t xml:space="preserve"> (</w:t>
      </w:r>
      <w:proofErr w:type="spellStart"/>
      <w:r>
        <w:rPr>
          <w:rFonts w:asciiTheme="minorHAnsi" w:eastAsia="Calibri" w:hAnsiTheme="minorHAnsi"/>
          <w:i/>
        </w:rPr>
        <w:t>Cercocebus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rPr>
        <w:t xml:space="preserve">) community living </w:t>
      </w:r>
      <w:proofErr w:type="spellStart"/>
      <w:r>
        <w:rPr>
          <w:rFonts w:asciiTheme="minorHAnsi" w:eastAsia="Calibri" w:hAnsiTheme="minorHAnsi"/>
        </w:rPr>
        <w:t>sympatrically</w:t>
      </w:r>
      <w:proofErr w:type="spellEnd"/>
      <w:r>
        <w:rPr>
          <w:rFonts w:asciiTheme="minorHAnsi" w:eastAsia="Calibri" w:hAnsiTheme="minorHAnsi"/>
        </w:rPr>
        <w:t xml:space="preserve"> in the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two species as they represent two well-studied primate social systems: </w:t>
      </w:r>
      <w:r w:rsidR="0073734E">
        <w:rPr>
          <w:rFonts w:asciiTheme="minorHAnsi" w:eastAsia="Calibri" w:hAnsiTheme="minorHAnsi"/>
        </w:rPr>
        <w:t xml:space="preserve">Sooty </w:t>
      </w:r>
      <w:proofErr w:type="spellStart"/>
      <w:r w:rsidR="0073734E">
        <w:rPr>
          <w:rFonts w:asciiTheme="minorHAnsi" w:eastAsia="Calibri" w:hAnsiTheme="minorHAnsi"/>
        </w:rPr>
        <w:t>mangabeys</w:t>
      </w:r>
      <w:proofErr w:type="spellEnd"/>
      <w:r w:rsidR="0073734E">
        <w:rPr>
          <w:rFonts w:asciiTheme="minorHAnsi" w:eastAsia="Calibri" w:hAnsiTheme="minorHAnsi"/>
        </w:rPr>
        <w:t xml:space="preserve"> have philopatric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All interaction types are predicted to show high consistency, as they should be influenced strongly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Chimpanzees form male philopatric societies with stable linear hierarchies, </w:t>
      </w:r>
      <w:commentRangeStart w:id="6"/>
      <w:r w:rsidR="0073734E">
        <w:rPr>
          <w:rFonts w:asciiTheme="minorHAnsi" w:eastAsia="Calibri" w:hAnsiTheme="minorHAnsi"/>
        </w:rPr>
        <w:t xml:space="preserve">but aggression in </w:t>
      </w:r>
      <w:proofErr w:type="spellStart"/>
      <w:r w:rsidR="0073734E">
        <w:rPr>
          <w:rFonts w:asciiTheme="minorHAnsi" w:eastAsia="Calibri" w:hAnsiTheme="minorHAnsi"/>
        </w:rPr>
        <w:t>Taï</w:t>
      </w:r>
      <w:proofErr w:type="spellEnd"/>
      <w:r w:rsidR="0073734E">
        <w:rPr>
          <w:rFonts w:asciiTheme="minorHAnsi" w:eastAsia="Calibri" w:hAnsiTheme="minorHAnsi"/>
        </w:rPr>
        <w:t xml:space="preserve">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We observed 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r w:rsidR="0073734E">
        <w:rPr>
          <w:rFonts w:asciiTheme="minorHAnsi" w:eastAsia="Calibri" w:hAnsiTheme="minorHAnsi"/>
        </w:rPr>
        <w:t xml:space="preserve">. </w:t>
      </w:r>
      <w:commentRangeEnd w:id="6"/>
      <w:r w:rsidR="00410839">
        <w:rPr>
          <w:rStyle w:val="CommentReference"/>
        </w:rPr>
        <w:commentReference w:id="6"/>
      </w:r>
      <w:r w:rsidR="0073734E">
        <w:rPr>
          <w:rFonts w:asciiTheme="minorHAnsi" w:eastAsia="Calibri" w:hAnsiTheme="minorHAnsi"/>
        </w:rPr>
        <w:t xml:space="preserve">However, enduring social bonds have been described for both sexes in chimpanzees </w:t>
      </w:r>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r w:rsidR="0073734E">
        <w:rPr>
          <w:rFonts w:asciiTheme="minorHAnsi" w:eastAsia="Calibri" w:hAnsiTheme="minorHAnsi"/>
        </w:rPr>
        <w:t>, so at least some of the relationships of each individual are predicted to fall into clear relationship types.</w:t>
      </w:r>
      <w:r>
        <w:rPr>
          <w:rFonts w:asciiTheme="minorHAnsi" w:eastAsia="Calibri" w:hAnsiTheme="minorHAnsi"/>
        </w:rPr>
        <w:t xml:space="preserve"> </w:t>
      </w:r>
      <w:r w:rsidR="0073734E">
        <w:rPr>
          <w:rFonts w:asciiTheme="minorHAnsi" w:eastAsia="Calibri" w:hAnsiTheme="minorHAnsi"/>
        </w:rPr>
        <w:t xml:space="preserve">We develop the consistency measures with two aims: a) to identify interaction types were data distributions are likely unreliable due to insufficient data; and b) to compare chimpanzees and </w:t>
      </w:r>
      <w:proofErr w:type="spellStart"/>
      <w:r w:rsidR="0073734E">
        <w:rPr>
          <w:rFonts w:asciiTheme="minorHAnsi" w:eastAsia="Calibri" w:hAnsiTheme="minorHAnsi"/>
        </w:rPr>
        <w:t>mangabeys</w:t>
      </w:r>
      <w:proofErr w:type="spellEnd"/>
      <w:r w:rsidR="0073734E">
        <w:rPr>
          <w:rFonts w:asciiTheme="minorHAnsi" w:eastAsia="Calibri" w:hAnsiTheme="minorHAnsi"/>
        </w:rPr>
        <w:t>, and different interaction types within species, regarding their consistency, as an indicator of predictability.</w:t>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Consistency measure</w:t>
      </w:r>
    </w:p>
    <w:p w14:paraId="794BBACB" w14:textId="764AF89A" w:rsidR="001F641A" w:rsidRDefault="001F641A" w:rsidP="001F641A">
      <w:pPr>
        <w:spacing w:line="480" w:lineRule="auto"/>
        <w:ind w:leftChars="0" w:left="0" w:firstLineChars="0" w:firstLine="0"/>
        <w:jc w:val="both"/>
        <w:rPr>
          <w:rFonts w:asciiTheme="minorHAnsi" w:eastAsia="Calibri" w:hAnsiTheme="minorHAnsi"/>
          <w:color w:val="auto"/>
        </w:rPr>
      </w:pPr>
      <w:r>
        <w:rPr>
          <w:rFonts w:asciiTheme="minorHAnsi" w:eastAsia="Calibri" w:hAnsiTheme="minorHAnsi"/>
          <w:color w:val="auto"/>
        </w:rPr>
        <w:lastRenderedPageBreak/>
        <w:t>To quantify consistency in an interaction type, we structure</w:t>
      </w:r>
      <w:ins w:id="7" w:author="Liran Samuni" w:date="2020-03-16T18:43:00Z">
        <w:r w:rsidR="00410839">
          <w:rPr>
            <w:rFonts w:asciiTheme="minorHAnsi" w:eastAsia="Calibri" w:hAnsiTheme="minorHAnsi"/>
            <w:color w:val="auto"/>
          </w:rPr>
          <w:t xml:space="preserve"> the</w:t>
        </w:r>
      </w:ins>
      <w:r>
        <w:rPr>
          <w:rFonts w:asciiTheme="minorHAnsi" w:eastAsia="Calibri" w:hAnsiTheme="minorHAnsi"/>
          <w:color w:val="auto"/>
        </w:rPr>
        <w:t xml:space="preserve"> 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We then </w:t>
      </w:r>
      <w:r w:rsidR="00C25E34">
        <w:rPr>
          <w:rFonts w:asciiTheme="minorHAnsi" w:eastAsia="Calibri" w:hAnsiTheme="minorHAnsi"/>
          <w:color w:val="auto"/>
        </w:rPr>
        <w:t>aggregate</w:t>
      </w:r>
      <w:r>
        <w:rPr>
          <w:rFonts w:asciiTheme="minorHAnsi" w:eastAsia="Calibri" w:hAnsiTheme="minorHAnsi"/>
          <w:color w:val="auto"/>
        </w:rPr>
        <w:t xml:space="preserve"> the interaction distribution of dyadic interactions per observation hour in each of the halves and calculate the non-parametric Spearman correlation between distributions. This allow</w:t>
      </w:r>
      <w:r w:rsidR="00C25E34">
        <w:rPr>
          <w:rFonts w:asciiTheme="minorHAnsi" w:eastAsia="Calibri" w:hAnsiTheme="minorHAnsi"/>
          <w:color w:val="auto"/>
        </w:rPr>
        <w:t>s</w:t>
      </w:r>
      <w:r>
        <w:rPr>
          <w:rFonts w:asciiTheme="minorHAnsi" w:eastAsia="Calibri" w:hAnsiTheme="minorHAnsi"/>
          <w:color w:val="auto"/>
        </w:rPr>
        <w:t xml:space="preserve"> us to estimate how well variation in one half predicts variation in the other. We repeat this procedure 100 times, with the median correlation coefficient constituting our measure of consistency for the full dataset. As we show through data simulations (below), very inconsistent results (median correlation values between two halves of the dataset below 0.5) </w:t>
      </w:r>
      <w:ins w:id="8" w:author="Liran Samuni" w:date="2020-03-16T18:48:00Z">
        <w:r w:rsidR="00A311FE">
          <w:rPr>
            <w:rFonts w:asciiTheme="minorHAnsi" w:eastAsia="Calibri" w:hAnsiTheme="minorHAnsi"/>
            <w:color w:val="auto"/>
          </w:rPr>
          <w:t xml:space="preserve">arise from </w:t>
        </w:r>
      </w:ins>
      <w:commentRangeStart w:id="9"/>
      <w:del w:id="10" w:author="Liran Samuni" w:date="2020-03-16T18:48:00Z">
        <w:r w:rsidDel="00A311FE">
          <w:rPr>
            <w:rFonts w:asciiTheme="minorHAnsi" w:eastAsia="Calibri" w:hAnsiTheme="minorHAnsi"/>
            <w:color w:val="auto"/>
          </w:rPr>
          <w:delText xml:space="preserve">are usually </w:delText>
        </w:r>
        <w:commentRangeEnd w:id="9"/>
        <w:r w:rsidR="00A311FE" w:rsidDel="00A311FE">
          <w:rPr>
            <w:rStyle w:val="CommentReference"/>
          </w:rPr>
          <w:commentReference w:id="9"/>
        </w:r>
        <w:r w:rsidDel="00A311FE">
          <w:rPr>
            <w:rFonts w:asciiTheme="minorHAnsi" w:eastAsia="Calibri" w:hAnsiTheme="minorHAnsi"/>
            <w:color w:val="auto"/>
          </w:rPr>
          <w:delText xml:space="preserve">the result of </w:delText>
        </w:r>
      </w:del>
      <w:r>
        <w:rPr>
          <w:rFonts w:asciiTheme="minorHAnsi" w:eastAsia="Calibri" w:hAnsiTheme="minorHAnsi"/>
          <w:color w:val="auto"/>
        </w:rPr>
        <w:t>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w:t>
      </w:r>
      <w:commentRangeStart w:id="11"/>
      <w:r>
        <w:rPr>
          <w:rFonts w:asciiTheme="minorHAnsi" w:eastAsia="Calibri" w:hAnsiTheme="minorHAnsi"/>
          <w:color w:val="auto"/>
        </w:rPr>
        <w:t xml:space="preserve">interaction types </w:t>
      </w:r>
      <w:del w:id="12" w:author="Liran Samuni" w:date="2020-03-16T18:49:00Z">
        <w:r w:rsidDel="00A311FE">
          <w:rPr>
            <w:rFonts w:asciiTheme="minorHAnsi" w:eastAsia="Calibri" w:hAnsiTheme="minorHAnsi"/>
            <w:color w:val="auto"/>
          </w:rPr>
          <w:delText>are highly</w:delText>
        </w:r>
      </w:del>
      <w:ins w:id="13" w:author="Liran Samuni" w:date="2020-03-16T18:49:00Z">
        <w:r w:rsidR="00A311FE">
          <w:rPr>
            <w:rFonts w:asciiTheme="minorHAnsi" w:eastAsia="Calibri" w:hAnsiTheme="minorHAnsi"/>
            <w:color w:val="auto"/>
          </w:rPr>
          <w:t>show</w:t>
        </w:r>
      </w:ins>
      <w:r>
        <w:rPr>
          <w:rFonts w:asciiTheme="minorHAnsi" w:eastAsia="Calibri" w:hAnsiTheme="minorHAnsi"/>
          <w:color w:val="auto"/>
        </w:rPr>
        <w:t xml:space="preserve"> inconsisten</w:t>
      </w:r>
      <w:ins w:id="14" w:author="Liran Samuni" w:date="2020-03-16T18:49:00Z">
        <w:r w:rsidR="00A311FE">
          <w:rPr>
            <w:rFonts w:asciiTheme="minorHAnsi" w:eastAsia="Calibri" w:hAnsiTheme="minorHAnsi"/>
            <w:color w:val="auto"/>
          </w:rPr>
          <w:t>c</w:t>
        </w:r>
        <w:commentRangeEnd w:id="11"/>
        <w:r w:rsidR="00A311FE">
          <w:rPr>
            <w:rStyle w:val="CommentReference"/>
          </w:rPr>
          <w:commentReference w:id="11"/>
        </w:r>
      </w:ins>
      <w:ins w:id="15" w:author="Liran Samuni" w:date="2020-03-16T18:51:00Z">
        <w:r w:rsidR="00A311FE">
          <w:rPr>
            <w:rFonts w:asciiTheme="minorHAnsi" w:eastAsia="Calibri" w:hAnsiTheme="minorHAnsi"/>
            <w:color w:val="auto"/>
          </w:rPr>
          <w:t>ies</w:t>
        </w:r>
      </w:ins>
      <w:del w:id="16" w:author="Liran Samuni" w:date="2020-03-16T18:49:00Z">
        <w:r w:rsidDel="00A311FE">
          <w:rPr>
            <w:rFonts w:asciiTheme="minorHAnsi" w:eastAsia="Calibri" w:hAnsiTheme="minorHAnsi"/>
            <w:color w:val="auto"/>
          </w:rPr>
          <w:delText>t</w:delText>
        </w:r>
      </w:del>
      <w:r>
        <w:rPr>
          <w:rFonts w:asciiTheme="minorHAnsi" w:eastAsia="Calibri" w:hAnsiTheme="minorHAnsi"/>
          <w:color w:val="auto"/>
        </w:rPr>
        <w:t xml:space="preserve">, it is unclear whether the </w:t>
      </w:r>
      <w:ins w:id="17" w:author="Liran Samuni" w:date="2020-03-16T18:51:00Z">
        <w:r w:rsidR="00A311FE">
          <w:rPr>
            <w:rFonts w:asciiTheme="minorHAnsi" w:eastAsia="Calibri" w:hAnsiTheme="minorHAnsi"/>
            <w:color w:val="auto"/>
          </w:rPr>
          <w:t xml:space="preserve">density of the </w:t>
        </w:r>
      </w:ins>
      <w:r>
        <w:rPr>
          <w:rFonts w:asciiTheme="minorHAnsi" w:eastAsia="Calibri" w:hAnsiTheme="minorHAnsi"/>
          <w:color w:val="auto"/>
        </w:rPr>
        <w:t>collected data is representative for the actual distribution in the population, and</w:t>
      </w:r>
      <w:ins w:id="18" w:author="Liran Samuni" w:date="2020-03-16T18:52:00Z">
        <w:r w:rsidR="00A311FE">
          <w:rPr>
            <w:rFonts w:asciiTheme="minorHAnsi" w:eastAsia="Calibri" w:hAnsiTheme="minorHAnsi"/>
            <w:color w:val="auto"/>
          </w:rPr>
          <w:t>/or</w:t>
        </w:r>
      </w:ins>
      <w:r>
        <w:rPr>
          <w:rFonts w:asciiTheme="minorHAnsi" w:eastAsia="Calibri" w:hAnsiTheme="minorHAnsi"/>
          <w:color w:val="auto"/>
        </w:rPr>
        <w:t xml:space="preserve"> whether any of the subsequent results meaningfully describe the behaviour of individuals in a community. </w:t>
      </w:r>
    </w:p>
    <w:p w14:paraId="6949FF98" w14:textId="13A0FC71"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As the overall correlation between halves was dependent on the data density and community size, we report a standardised version here: We repeated the consistency analysis using randomly selected subsets of the data. We 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This way, we can compare frequent and infrequent interaction types, or datasets of different sizes. As a standardised consistency measure, we report the median number of interactions per dyad that were sufficient to reach a cut-off correlation between halves of 0.5 for each interaction type. This measure is largely independent of data density and community size (see Simulations), and </w:t>
      </w:r>
      <w:r>
        <w:rPr>
          <w:rFonts w:asciiTheme="minorHAnsi" w:eastAsia="Calibri" w:hAnsiTheme="minorHAnsi"/>
          <w:color w:val="auto"/>
        </w:rPr>
        <w:lastRenderedPageBreak/>
        <w:t xml:space="preserve">produces an interpretable result: how many interactions between two group members does an individual have to observe to reliably predict future interactions? Fewer interactions per dyads and a smaller standard deviation of values indicate higher consistency </w:t>
      </w:r>
      <w:ins w:id="19" w:author="Liran Samuni" w:date="2020-03-16T18:55:00Z">
        <w:r w:rsidR="00A311FE">
          <w:rPr>
            <w:rFonts w:asciiTheme="minorHAnsi" w:eastAsia="Calibri" w:hAnsiTheme="minorHAnsi"/>
            <w:color w:val="auto"/>
          </w:rPr>
          <w:t xml:space="preserve">in partner choice? </w:t>
        </w:r>
      </w:ins>
      <w:r>
        <w:rPr>
          <w:rFonts w:asciiTheme="minorHAnsi" w:eastAsia="Calibri" w:hAnsiTheme="minorHAnsi"/>
          <w:color w:val="auto"/>
        </w:rPr>
        <w:t>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ins w:id="20" w:author="Liran Samuni" w:date="2020-03-16T18:55:00Z">
        <w:r w:rsidR="00A311FE">
          <w:rPr>
            <w:rFonts w:asciiTheme="minorHAnsi" w:eastAsia="Calibri" w:hAnsiTheme="minorHAnsi"/>
            <w:color w:val="auto"/>
          </w:rPr>
          <w:t xml:space="preserve">is </w:t>
        </w:r>
      </w:ins>
      <w:r w:rsidR="00B31432">
        <w:rPr>
          <w:rFonts w:asciiTheme="minorHAnsi" w:eastAsia="Calibri" w:hAnsiTheme="minorHAnsi"/>
          <w:color w:val="auto"/>
        </w:rPr>
        <w:t>less deterministic</w:t>
      </w:r>
      <w:r>
        <w:rPr>
          <w:rFonts w:asciiTheme="minorHAnsi" w:eastAsia="Calibri" w:hAnsiTheme="minorHAnsi"/>
          <w:color w:val="auto"/>
        </w:rPr>
        <w:t xml:space="preserve"> for th</w:t>
      </w:r>
      <w:ins w:id="21" w:author="Liran Samuni" w:date="2020-03-16T18:55:00Z">
        <w:r w:rsidR="00A311FE">
          <w:rPr>
            <w:rFonts w:asciiTheme="minorHAnsi" w:eastAsia="Calibri" w:hAnsiTheme="minorHAnsi"/>
            <w:color w:val="auto"/>
          </w:rPr>
          <w:t>e</w:t>
        </w:r>
      </w:ins>
      <w:del w:id="22" w:author="Liran Samuni" w:date="2020-03-16T18:55:00Z">
        <w:r w:rsidDel="00A311FE">
          <w:rPr>
            <w:rFonts w:asciiTheme="minorHAnsi" w:eastAsia="Calibri" w:hAnsiTheme="minorHAnsi"/>
            <w:color w:val="auto"/>
          </w:rPr>
          <w:delText>is</w:delText>
        </w:r>
      </w:del>
      <w:r>
        <w:rPr>
          <w:rFonts w:asciiTheme="minorHAnsi" w:eastAsia="Calibri" w:hAnsiTheme="minorHAnsi"/>
          <w:color w:val="auto"/>
        </w:rPr>
        <w:t xml:space="preserve"> interaction type, or if the choice patterns change throughout the study period. </w:t>
      </w:r>
      <w:r>
        <w:rPr>
          <w:rFonts w:asciiTheme="minorHAnsi" w:eastAsia="Calibri" w:hAnsiTheme="minorHAnsi"/>
        </w:rPr>
        <w:t>All described analyses were conducted in R 3.5.1 (R Development Team 2017).</w:t>
      </w:r>
    </w:p>
    <w:p w14:paraId="56DF622E" w14:textId="77777777" w:rsidR="00C25E34" w:rsidRDefault="00C25E34" w:rsidP="001F641A">
      <w:pPr>
        <w:spacing w:before="120" w:line="480" w:lineRule="auto"/>
        <w:ind w:left="0" w:hanging="2"/>
        <w:jc w:val="both"/>
        <w:rPr>
          <w:rFonts w:asciiTheme="minorHAnsi" w:eastAsia="Calibri" w:hAnsiTheme="minorHAnsi"/>
          <w:i/>
          <w:iCs/>
        </w:rPr>
      </w:pPr>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6D5BD36C"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present 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in simulated datasets on our consistency measure and show how it can be used to compare consistency across communities of different sizes. </w:t>
      </w:r>
      <w:r w:rsidRPr="00A54CD6">
        <w:rPr>
          <w:rFonts w:asciiTheme="minorHAnsi" w:eastAsia="Calibri" w:hAnsiTheme="minorHAnsi"/>
          <w:color w:val="auto"/>
        </w:rPr>
        <w:t xml:space="preserve">Consistency should be high if individuals regularly choose the same partners for the same interaction type. Low consistency should arise if individuals show weak partner preference or </w:t>
      </w:r>
      <w:ins w:id="23" w:author="Liran Samuni" w:date="2020-03-16T18:56:00Z">
        <w:r w:rsidR="00A311FE">
          <w:rPr>
            <w:rFonts w:asciiTheme="minorHAnsi" w:eastAsia="Calibri" w:hAnsiTheme="minorHAnsi"/>
            <w:color w:val="auto"/>
          </w:rPr>
          <w:t xml:space="preserve">when </w:t>
        </w:r>
      </w:ins>
      <w:r w:rsidRPr="00A54CD6">
        <w:rPr>
          <w:rFonts w:asciiTheme="minorHAnsi" w:eastAsia="Calibri" w:hAnsiTheme="minorHAnsi"/>
          <w:color w:val="auto"/>
        </w:rPr>
        <w:t xml:space="preserve">preference changes over time. To test how our consistency measure </w:t>
      </w:r>
      <w:del w:id="24" w:author="Liran Samuni" w:date="2020-03-16T18:56:00Z">
        <w:r w:rsidRPr="00A54CD6" w:rsidDel="00A311FE">
          <w:rPr>
            <w:rFonts w:asciiTheme="minorHAnsi" w:eastAsia="Calibri" w:hAnsiTheme="minorHAnsi"/>
            <w:color w:val="auto"/>
          </w:rPr>
          <w:delText>behaved</w:delText>
        </w:r>
      </w:del>
      <w:ins w:id="25" w:author="Liran Samuni" w:date="2020-03-16T18:56:00Z">
        <w:r w:rsidR="00A311FE" w:rsidRPr="00A54CD6">
          <w:rPr>
            <w:rFonts w:asciiTheme="minorHAnsi" w:eastAsia="Calibri" w:hAnsiTheme="minorHAnsi"/>
            <w:color w:val="auto"/>
          </w:rPr>
          <w:t>performed</w:t>
        </w:r>
      </w:ins>
      <w:r w:rsidRPr="00A54CD6">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commentRangeStart w:id="26"/>
      <w:del w:id="27" w:author="Liran Samuni" w:date="2020-03-16T18:58:00Z">
        <w:r w:rsidRPr="00A54CD6" w:rsidDel="008F29C0">
          <w:rPr>
            <w:rFonts w:asciiTheme="minorHAnsi" w:eastAsia="Calibri" w:hAnsiTheme="minorHAnsi"/>
            <w:color w:val="auto"/>
          </w:rPr>
          <w:delText>primate communities</w:delText>
        </w:r>
      </w:del>
      <w:ins w:id="28" w:author="Liran Samuni" w:date="2020-03-16T18:58:00Z">
        <w:r w:rsidR="008F29C0">
          <w:rPr>
            <w:rFonts w:asciiTheme="minorHAnsi" w:eastAsia="Calibri" w:hAnsiTheme="minorHAnsi"/>
            <w:color w:val="auto"/>
          </w:rPr>
          <w:t>social animal</w:t>
        </w:r>
        <w:r w:rsidR="00A311FE">
          <w:rPr>
            <w:rFonts w:asciiTheme="minorHAnsi" w:eastAsia="Calibri" w:hAnsiTheme="minorHAnsi"/>
            <w:color w:val="auto"/>
          </w:rPr>
          <w:t xml:space="preserve"> species</w:t>
        </w:r>
        <w:commentRangeEnd w:id="26"/>
        <w:r w:rsidR="008F29C0">
          <w:rPr>
            <w:rStyle w:val="CommentReference"/>
          </w:rPr>
          <w:commentReference w:id="26"/>
        </w:r>
      </w:ins>
      <w:r w:rsidRPr="00A54CD6">
        <w:rPr>
          <w:rFonts w:asciiTheme="minorHAnsi" w:eastAsia="Calibri" w:hAnsiTheme="minorHAnsi"/>
          <w:color w:val="auto"/>
        </w:rPr>
        <w:t xml:space="preserve">. </w:t>
      </w:r>
    </w:p>
    <w:p w14:paraId="6FE83967" w14:textId="77777777" w:rsidR="001F641A" w:rsidRPr="00A54CD6" w:rsidRDefault="001F641A" w:rsidP="00F2111F">
      <w:pPr>
        <w:spacing w:line="480" w:lineRule="auto"/>
        <w:ind w:leftChars="0" w:firstLineChars="0" w:firstLine="0"/>
        <w:jc w:val="both"/>
        <w:rPr>
          <w:rFonts w:asciiTheme="minorHAnsi" w:eastAsia="Calibri" w:hAnsiTheme="minorHAnsi"/>
          <w:color w:val="auto"/>
        </w:rPr>
      </w:pPr>
      <w:r w:rsidRPr="00A54CD6">
        <w:rPr>
          <w:rFonts w:asciiTheme="minorHAnsi" w:eastAsia="Calibri" w:hAnsiTheme="minorHAnsi"/>
          <w:color w:val="auto"/>
        </w:rPr>
        <w:t xml:space="preserve">We created datasets for 10, 15, and 20 individuals in a community, for one nonspecific interaction type over a simulated time period of one year. We randomly assigned each individual between </w:t>
      </w:r>
      <w:r w:rsidRPr="00A54CD6">
        <w:rPr>
          <w:rFonts w:asciiTheme="minorHAnsi" w:eastAsia="Calibri" w:hAnsiTheme="minorHAnsi"/>
          <w:color w:val="auto"/>
        </w:rPr>
        <w:lastRenderedPageBreak/>
        <w:t xml:space="preserve">one and </w:t>
      </w:r>
      <w:r w:rsidR="00C25E34">
        <w:rPr>
          <w:rFonts w:asciiTheme="minorHAnsi" w:eastAsia="Calibri" w:hAnsiTheme="minorHAnsi"/>
          <w:color w:val="auto"/>
        </w:rPr>
        <w:t>seven</w:t>
      </w:r>
      <w:r w:rsidRPr="00A54CD6">
        <w:rPr>
          <w:rFonts w:asciiTheme="minorHAnsi" w:eastAsia="Calibri" w:hAnsiTheme="minorHAnsi"/>
          <w:color w:val="auto"/>
        </w:rPr>
        <w:t xml:space="preserve"> interactions per day, and each interaction took place in a “party” containing a randomly </w:t>
      </w:r>
      <w:commentRangeStart w:id="29"/>
      <w:r w:rsidRPr="00A54CD6">
        <w:rPr>
          <w:rFonts w:asciiTheme="minorHAnsi" w:eastAsia="Calibri" w:hAnsiTheme="minorHAnsi"/>
          <w:color w:val="auto"/>
        </w:rPr>
        <w:t>chosen number of group members</w:t>
      </w:r>
      <w:commentRangeEnd w:id="29"/>
      <w:r w:rsidR="008F29C0">
        <w:rPr>
          <w:rStyle w:val="CommentReference"/>
        </w:rPr>
        <w:commentReference w:id="29"/>
      </w:r>
      <w:r w:rsidRPr="00A54CD6">
        <w:rPr>
          <w:rFonts w:asciiTheme="minorHAnsi" w:eastAsia="Calibri" w:hAnsiTheme="minorHAnsi"/>
          <w:color w:val="auto"/>
        </w:rPr>
        <w:t xml:space="preserve">. 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Based on these dyadic values, one of the individuals in the “party” was selected as interaction partner. We included </w:t>
      </w:r>
      <w:r w:rsidR="00F2111F">
        <w:rPr>
          <w:rFonts w:asciiTheme="minorHAnsi" w:eastAsia="Calibri" w:hAnsiTheme="minorHAnsi"/>
          <w:color w:val="auto"/>
        </w:rPr>
        <w:t>three</w:t>
      </w:r>
      <w:r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the likelihood to choose a partner was reversed halfway through data collection,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w:t>
      </w:r>
      <w:proofErr w:type="spellStart"/>
      <w:r w:rsidRPr="00A54CD6">
        <w:rPr>
          <w:rFonts w:asciiTheme="minorHAnsi" w:eastAsia="Calibri" w:hAnsiTheme="minorHAnsi"/>
          <w:color w:val="auto"/>
        </w:rPr>
        <w:t>Crofoot</w:t>
      </w:r>
      <w:proofErr w:type="spellEnd"/>
      <w:r w:rsidRPr="00A54CD6">
        <w:rPr>
          <w:rFonts w:asciiTheme="minorHAnsi" w:eastAsia="Calibri" w:hAnsiTheme="minorHAnsi"/>
          <w:color w:val="auto"/>
        </w:rPr>
        <w:t xml:space="preserve">, &amp; </w:t>
      </w:r>
      <w:proofErr w:type="spellStart"/>
      <w:r w:rsidRPr="00A54CD6">
        <w:rPr>
          <w:rFonts w:asciiTheme="minorHAnsi" w:eastAsia="Calibri" w:hAnsiTheme="minorHAnsi"/>
          <w:color w:val="auto"/>
        </w:rPr>
        <w:t>Farine</w:t>
      </w:r>
      <w:proofErr w:type="spellEnd"/>
      <w:r w:rsidRPr="00A54CD6">
        <w:rPr>
          <w:rFonts w:asciiTheme="minorHAnsi" w:eastAsia="Calibri" w:hAnsiTheme="minorHAnsi"/>
          <w:color w:val="auto"/>
        </w:rPr>
        <w:t xml:space="preserve">, 2018): for each day of the sampling period, one individual was chosen as the “focal” individual whose data was retained, as would be the case in most </w:t>
      </w:r>
      <w:commentRangeStart w:id="30"/>
      <w:r w:rsidRPr="00A54CD6">
        <w:rPr>
          <w:rFonts w:asciiTheme="minorHAnsi" w:eastAsia="Calibri" w:hAnsiTheme="minorHAnsi"/>
          <w:color w:val="auto"/>
        </w:rPr>
        <w:t xml:space="preserve">primate </w:t>
      </w:r>
      <w:commentRangeEnd w:id="30"/>
      <w:r w:rsidR="008F29C0">
        <w:rPr>
          <w:rStyle w:val="CommentReference"/>
        </w:rPr>
        <w:commentReference w:id="30"/>
      </w:r>
      <w:r w:rsidRPr="00A54CD6">
        <w:rPr>
          <w:rFonts w:asciiTheme="minorHAnsi" w:eastAsia="Calibri" w:hAnsiTheme="minorHAnsi"/>
          <w:color w:val="auto"/>
        </w:rPr>
        <w:t xml:space="preserve">datasets. We assumed a twelve-hour observation period per focal day, to calculate interaction rates. Then we simulated that data collection took place every day, 66% of days, </w:t>
      </w:r>
      <w:commentRangeStart w:id="31"/>
      <w:r w:rsidRPr="00A54CD6">
        <w:rPr>
          <w:rFonts w:asciiTheme="minorHAnsi" w:eastAsia="Calibri" w:hAnsiTheme="minorHAnsi"/>
          <w:color w:val="auto"/>
        </w:rPr>
        <w:t xml:space="preserve">or every third day, </w:t>
      </w:r>
      <w:commentRangeEnd w:id="31"/>
      <w:r w:rsidR="008F29C0">
        <w:rPr>
          <w:rStyle w:val="CommentReference"/>
        </w:rPr>
        <w:commentReference w:id="31"/>
      </w:r>
      <w:r w:rsidRPr="00A54CD6">
        <w:rPr>
          <w:rFonts w:asciiTheme="minorHAnsi" w:eastAsia="Calibri" w:hAnsiTheme="minorHAnsi"/>
          <w:color w:val="auto"/>
        </w:rPr>
        <w:t xml:space="preserve">to test which impact low data collection density had on the </w:t>
      </w:r>
      <w:r w:rsidRPr="00A54CD6">
        <w:rPr>
          <w:rFonts w:asciiTheme="minorHAnsi" w:eastAsia="Calibri" w:hAnsiTheme="minorHAnsi"/>
          <w:color w:val="auto"/>
        </w:rPr>
        <w:lastRenderedPageBreak/>
        <w:t xml:space="preserve">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r>
        <w:rPr>
          <w:rFonts w:asciiTheme="minorHAnsi" w:eastAsia="Calibri" w:hAnsiTheme="minorHAnsi"/>
        </w:rPr>
        <w:t xml:space="preserve"> from October 2013 to July 2015 for the chimpanzees and January 2014 to September 2015 for the </w:t>
      </w:r>
      <w:proofErr w:type="spellStart"/>
      <w:r>
        <w:rPr>
          <w:rFonts w:asciiTheme="minorHAnsi" w:eastAsia="Calibri" w:hAnsiTheme="minorHAnsi"/>
        </w:rPr>
        <w:t>mangabeys</w:t>
      </w:r>
      <w:proofErr w:type="spellEnd"/>
      <w:r>
        <w:rPr>
          <w:rFonts w:asciiTheme="minorHAnsi" w:eastAsia="Calibri" w:hAnsiTheme="minorHAnsi"/>
        </w:rPr>
        <w:t xml:space="preserve">,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w:t>
      </w:r>
      <w:proofErr w:type="spellStart"/>
      <w:r>
        <w:rPr>
          <w:rFonts w:asciiTheme="minorHAnsi" w:eastAsia="Calibri" w:hAnsiTheme="minorHAnsi"/>
        </w:rPr>
        <w:t>mangabeys</w:t>
      </w:r>
      <w:proofErr w:type="spellEnd"/>
      <w:r>
        <w:rPr>
          <w:rFonts w:asciiTheme="minorHAnsi" w:eastAsia="Calibri" w:hAnsiTheme="minorHAnsi"/>
        </w:rPr>
        <w:t xml:space="preserve">. Trained observers (AM, JFG, AP, LS) and field assistants recorded all social interactions of adult male and female chimpanzees (above 12 years of age) in the “South” (AM, AP, LS) and “East” (AP, LS) communities and adult (above 5 years) sooty </w:t>
      </w:r>
      <w:proofErr w:type="spellStart"/>
      <w:r>
        <w:rPr>
          <w:rFonts w:asciiTheme="minorHAnsi" w:eastAsia="Calibri" w:hAnsiTheme="minorHAnsi"/>
        </w:rPr>
        <w:t>mangabeys</w:t>
      </w:r>
      <w:proofErr w:type="spellEnd"/>
      <w:r>
        <w:rPr>
          <w:rFonts w:asciiTheme="minorHAnsi" w:eastAsia="Calibri" w:hAnsiTheme="minorHAnsi"/>
        </w:rPr>
        <w:t xml:space="preserve"> (AM, JFG). This resulted in 6441h of focal observations in South community, 5668h for East community, and 2259h for the </w:t>
      </w:r>
      <w:proofErr w:type="spellStart"/>
      <w:r>
        <w:rPr>
          <w:rFonts w:asciiTheme="minorHAnsi" w:eastAsia="Calibri" w:hAnsiTheme="minorHAnsi"/>
        </w:rPr>
        <w:t>mangabey</w:t>
      </w:r>
      <w:proofErr w:type="spellEnd"/>
      <w:r>
        <w:rPr>
          <w:rFonts w:asciiTheme="minorHAnsi" w:eastAsia="Calibri" w:hAnsiTheme="minorHAnsi"/>
        </w:rPr>
        <w:t xml:space="preserve"> community. We included adult individuals of both sexes in all three communities for whom sufficient focal data (at least 50 social interactions observed as focal individual) were available and who were present for at least 80% of the study period (</w:t>
      </w:r>
      <w:commentRangeStart w:id="32"/>
      <w:r>
        <w:rPr>
          <w:rFonts w:asciiTheme="minorHAnsi" w:eastAsia="Calibri" w:hAnsiTheme="minorHAnsi"/>
        </w:rPr>
        <w:t xml:space="preserve">South: 5 males, 7 females; East: 5 males, 7 females; </w:t>
      </w:r>
      <w:proofErr w:type="spellStart"/>
      <w:r>
        <w:rPr>
          <w:rFonts w:asciiTheme="minorHAnsi" w:eastAsia="Calibri" w:hAnsiTheme="minorHAnsi"/>
        </w:rPr>
        <w:t>mangabeys</w:t>
      </w:r>
      <w:proofErr w:type="spellEnd"/>
      <w:r>
        <w:rPr>
          <w:rFonts w:asciiTheme="minorHAnsi" w:eastAsia="Calibri" w:hAnsiTheme="minorHAnsi"/>
        </w:rPr>
        <w:t>: 6 males, 17 females</w:t>
      </w:r>
      <w:commentRangeEnd w:id="32"/>
      <w:r w:rsidR="00BF7169">
        <w:rPr>
          <w:rStyle w:val="CommentReference"/>
        </w:rPr>
        <w:commentReference w:id="32"/>
      </w:r>
      <w:r>
        <w:rPr>
          <w:rFonts w:asciiTheme="minorHAnsi" w:eastAsia="Calibri" w:hAnsiTheme="minorHAnsi"/>
        </w:rPr>
        <w:t xml:space="preserve">). </w:t>
      </w:r>
      <w:commentRangeStart w:id="33"/>
      <w:r>
        <w:rPr>
          <w:rFonts w:asciiTheme="minorHAnsi" w:eastAsia="Calibri" w:hAnsiTheme="minorHAnsi"/>
        </w:rPr>
        <w:t xml:space="preserve">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commentRangeEnd w:id="33"/>
      <w:r w:rsidR="00BF7169">
        <w:rPr>
          <w:rStyle w:val="CommentReference"/>
        </w:rPr>
        <w:commentReference w:id="33"/>
      </w:r>
    </w:p>
    <w:p w14:paraId="31457BCB" w14:textId="18B4A610"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w:t>
      </w:r>
      <w:r>
        <w:rPr>
          <w:rFonts w:asciiTheme="minorHAnsi" w:eastAsia="Calibri" w:hAnsiTheme="minorHAnsi"/>
        </w:rPr>
        <w:lastRenderedPageBreak/>
        <w:t xml:space="preserve">foraging in less than 1m distance from the partner (“body contact”: used as a continuous measure with duration in the chimpanzees and an event variable in the </w:t>
      </w:r>
      <w:proofErr w:type="spellStart"/>
      <w:r>
        <w:rPr>
          <w:rFonts w:asciiTheme="minorHAnsi" w:eastAsia="Calibri" w:hAnsiTheme="minorHAnsi"/>
        </w:rPr>
        <w:t>mangabeys</w:t>
      </w:r>
      <w:proofErr w:type="spellEnd"/>
      <w:r>
        <w:rPr>
          <w:rFonts w:asciiTheme="minorHAnsi" w:eastAsia="Calibri" w:hAnsiTheme="minorHAnsi"/>
        </w:rPr>
        <w:t xml:space="preserve">),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t>
      </w:r>
      <w:commentRangeStart w:id="34"/>
      <w:r>
        <w:rPr>
          <w:rFonts w:asciiTheme="minorHAnsi" w:eastAsia="Calibri" w:hAnsiTheme="minorHAnsi"/>
        </w:rPr>
        <w:t xml:space="preserve">we included food sharing </w:t>
      </w:r>
      <w:commentRangeEnd w:id="34"/>
      <w:r w:rsidR="00BF7169">
        <w:rPr>
          <w:rStyle w:val="CommentReference"/>
        </w:rPr>
        <w:commentReference w:id="34"/>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w:t>
      </w:r>
      <w:proofErr w:type="spellStart"/>
      <w:r>
        <w:rPr>
          <w:rFonts w:asciiTheme="minorHAnsi" w:eastAsia="Calibri" w:hAnsiTheme="minorHAnsi"/>
        </w:rPr>
        <w:t>mangabeys</w:t>
      </w:r>
      <w:proofErr w:type="spellEnd"/>
      <w:r>
        <w:rPr>
          <w:rFonts w:asciiTheme="minorHAnsi" w:eastAsia="Calibri" w:hAnsiTheme="minorHAnsi"/>
        </w:rPr>
        <w:t xml:space="preserve">. </w:t>
      </w:r>
      <w:commentRangeStart w:id="35"/>
      <w:r>
        <w:rPr>
          <w:rFonts w:asciiTheme="minorHAnsi" w:eastAsia="Calibri" w:hAnsiTheme="minorHAnsi"/>
        </w:rPr>
        <w:t>We</w:t>
      </w:r>
      <w:ins w:id="36" w:author="Liran Samuni" w:date="2020-03-16T19:14:00Z">
        <w:r w:rsidR="00BF7169">
          <w:rPr>
            <w:rFonts w:asciiTheme="minorHAnsi" w:eastAsia="Calibri" w:hAnsiTheme="minorHAnsi"/>
          </w:rPr>
          <w:t xml:space="preserve"> </w:t>
        </w:r>
      </w:ins>
      <w:ins w:id="37" w:author="Liran Samuni" w:date="2020-03-16T19:18:00Z">
        <w:r w:rsidR="00BF7169">
          <w:rPr>
            <w:rFonts w:asciiTheme="minorHAnsi" w:eastAsia="Calibri" w:hAnsiTheme="minorHAnsi"/>
          </w:rPr>
          <w:t>also included</w:t>
        </w:r>
      </w:ins>
      <w:r>
        <w:rPr>
          <w:rFonts w:asciiTheme="minorHAnsi" w:eastAsia="Calibri" w:hAnsiTheme="minorHAnsi"/>
        </w:rPr>
        <w:t xml:space="preserve"> pant grunt vocalisations in chimpanzees and </w:t>
      </w:r>
      <w:r w:rsidR="000A152C">
        <w:rPr>
          <w:rFonts w:asciiTheme="minorHAnsi" w:eastAsia="Calibri" w:hAnsiTheme="minorHAnsi"/>
        </w:rPr>
        <w:t xml:space="preserve">feeding </w:t>
      </w:r>
      <w:r>
        <w:rPr>
          <w:rFonts w:asciiTheme="minorHAnsi" w:eastAsia="Calibri" w:hAnsiTheme="minorHAnsi"/>
        </w:rPr>
        <w:t xml:space="preserve">supplants in </w:t>
      </w:r>
      <w:proofErr w:type="spellStart"/>
      <w:r>
        <w:rPr>
          <w:rFonts w:asciiTheme="minorHAnsi" w:eastAsia="Calibri" w:hAnsiTheme="minorHAnsi"/>
        </w:rPr>
        <w:t>mangabeys</w:t>
      </w:r>
      <w:proofErr w:type="spellEnd"/>
      <w:ins w:id="38" w:author="Liran Samuni" w:date="2020-03-16T19:19:00Z">
        <w:r w:rsidR="00BF7169">
          <w:rPr>
            <w:rFonts w:asciiTheme="minorHAnsi" w:eastAsia="Calibri" w:hAnsiTheme="minorHAnsi"/>
          </w:rPr>
          <w:t xml:space="preserve"> as additional interaction types</w:t>
        </w:r>
      </w:ins>
      <w:r>
        <w:rPr>
          <w:rFonts w:asciiTheme="minorHAnsi" w:eastAsia="Calibri" w:hAnsiTheme="minorHAnsi"/>
        </w:rPr>
        <w:t xml:space="preserve">. </w:t>
      </w:r>
      <w:commentRangeEnd w:id="35"/>
      <w:r w:rsidR="00BF7169">
        <w:rPr>
          <w:rStyle w:val="CommentReference"/>
        </w:rPr>
        <w:commentReference w:id="35"/>
      </w:r>
      <w:r>
        <w:rPr>
          <w:rFonts w:asciiTheme="minorHAnsi" w:eastAsia="Calibri" w:hAnsiTheme="minorHAnsi"/>
        </w:rPr>
        <w:t xml:space="preserve">Mutual interactions were coded as interaction given and received. We treated body contact and proximity as interaction types with the assumption that both individuals have to show </w:t>
      </w:r>
      <w:commentRangeStart w:id="39"/>
      <w:r>
        <w:rPr>
          <w:rFonts w:asciiTheme="minorHAnsi" w:eastAsia="Calibri" w:hAnsiTheme="minorHAnsi"/>
        </w:rPr>
        <w:t>sufficient tolerance to allow the other one to remain close</w:t>
      </w:r>
      <w:commentRangeEnd w:id="39"/>
      <w:r w:rsidR="00BF7169">
        <w:rPr>
          <w:rStyle w:val="CommentReference"/>
        </w:rPr>
        <w:commentReference w:id="39"/>
      </w:r>
      <w:r>
        <w:rPr>
          <w:rFonts w:asciiTheme="minorHAnsi" w:eastAsia="Calibri" w:hAnsiTheme="minorHAnsi"/>
        </w:rPr>
        <w:t xml:space="preserv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243F82F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S1. The consistency measure </w:t>
      </w:r>
      <w:del w:id="40" w:author="Liran Samuni" w:date="2020-03-16T19:21:00Z">
        <w:r w:rsidRPr="004C6F03" w:rsidDel="0072475E">
          <w:rPr>
            <w:rFonts w:asciiTheme="minorHAnsi" w:eastAsia="Calibri" w:hAnsiTheme="minorHAnsi"/>
            <w:bCs/>
            <w:iCs/>
          </w:rPr>
          <w:delText xml:space="preserve">behaved </w:delText>
        </w:r>
      </w:del>
      <w:ins w:id="41" w:author="Liran Samuni" w:date="2020-03-16T19:21: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 xml:space="preserve">the same independent of community size, even though larger communities had more dyads and therefore fewer interactions per dyad in the same period, </w:t>
      </w:r>
      <w:del w:id="42" w:author="Liran Samuni" w:date="2020-03-16T19:22:00Z">
        <w:r w:rsidRPr="004C6F03" w:rsidDel="0072475E">
          <w:rPr>
            <w:rFonts w:asciiTheme="minorHAnsi" w:eastAsia="Calibri" w:hAnsiTheme="minorHAnsi"/>
            <w:bCs/>
            <w:iCs/>
          </w:rPr>
          <w:delText xml:space="preserve">and therefore </w:delText>
        </w:r>
      </w:del>
      <w:r w:rsidRPr="004C6F03">
        <w:rPr>
          <w:rFonts w:asciiTheme="minorHAnsi" w:eastAsia="Calibri" w:hAnsiTheme="minorHAnsi"/>
          <w:bCs/>
          <w:iCs/>
        </w:rPr>
        <w:t>reach</w:t>
      </w:r>
      <w:ins w:id="43" w:author="Liran Samuni" w:date="2020-03-16T19:22:00Z">
        <w:r w:rsidR="0072475E">
          <w:rPr>
            <w:rFonts w:asciiTheme="minorHAnsi" w:eastAsia="Calibri" w:hAnsiTheme="minorHAnsi"/>
            <w:bCs/>
            <w:iCs/>
          </w:rPr>
          <w:t>ing</w:t>
        </w:r>
      </w:ins>
      <w:del w:id="44" w:author="Liran Samuni" w:date="2020-03-16T19:22:00Z">
        <w:r w:rsidRPr="004C6F03" w:rsidDel="0072475E">
          <w:rPr>
            <w:rFonts w:asciiTheme="minorHAnsi" w:eastAsia="Calibri" w:hAnsiTheme="minorHAnsi"/>
            <w:bCs/>
            <w:iCs/>
          </w:rPr>
          <w:delText>ed</w:delText>
        </w:r>
      </w:del>
      <w:r w:rsidRPr="004C6F03">
        <w:rPr>
          <w:rFonts w:asciiTheme="minorHAnsi" w:eastAsia="Calibri" w:hAnsiTheme="minorHAnsi"/>
          <w:bCs/>
          <w:iCs/>
        </w:rPr>
        <w:t xml:space="preserve"> a lower overall consistency. Also, datasets of different </w:t>
      </w:r>
      <w:commentRangeStart w:id="45"/>
      <w:r w:rsidRPr="004C6F03">
        <w:rPr>
          <w:rFonts w:asciiTheme="minorHAnsi" w:eastAsia="Calibri" w:hAnsiTheme="minorHAnsi"/>
          <w:bCs/>
          <w:iCs/>
        </w:rPr>
        <w:t xml:space="preserve">densities </w:t>
      </w:r>
      <w:del w:id="46" w:author="Liran Samuni" w:date="2020-03-16T19:22:00Z">
        <w:r w:rsidRPr="004C6F03" w:rsidDel="0072475E">
          <w:rPr>
            <w:rFonts w:asciiTheme="minorHAnsi" w:eastAsia="Calibri" w:hAnsiTheme="minorHAnsi"/>
            <w:bCs/>
            <w:iCs/>
          </w:rPr>
          <w:delText xml:space="preserve">behaved </w:delText>
        </w:r>
      </w:del>
      <w:ins w:id="47" w:author="Liran Samuni" w:date="2020-03-16T19:22:00Z">
        <w:r w:rsidR="0072475E">
          <w:rPr>
            <w:rFonts w:asciiTheme="minorHAnsi" w:eastAsia="Calibri" w:hAnsiTheme="minorHAnsi"/>
            <w:bCs/>
            <w:iCs/>
          </w:rPr>
          <w:t>performed</w:t>
        </w:r>
        <w:r w:rsidR="0072475E" w:rsidRPr="004C6F03">
          <w:rPr>
            <w:rFonts w:asciiTheme="minorHAnsi" w:eastAsia="Calibri" w:hAnsiTheme="minorHAnsi"/>
            <w:bCs/>
            <w:iCs/>
          </w:rPr>
          <w:t xml:space="preserve"> </w:t>
        </w:r>
      </w:ins>
      <w:r w:rsidRPr="004C6F03">
        <w:rPr>
          <w:rFonts w:asciiTheme="minorHAnsi" w:eastAsia="Calibri" w:hAnsiTheme="minorHAnsi"/>
          <w:bCs/>
          <w:iCs/>
        </w:rPr>
        <w:t>the same way</w:t>
      </w:r>
      <w:commentRangeEnd w:id="45"/>
      <w:r w:rsidR="0072475E">
        <w:rPr>
          <w:rStyle w:val="CommentReference"/>
        </w:rPr>
        <w:commentReference w:id="45"/>
      </w:r>
      <w:r w:rsidRPr="004C6F03">
        <w:rPr>
          <w:rFonts w:asciiTheme="minorHAnsi" w:eastAsia="Calibri" w:hAnsiTheme="minorHAnsi"/>
          <w:bCs/>
          <w:iCs/>
        </w:rPr>
        <w:t>, but lower data density was indicated by lower overall consistency. This led us to two conclusions: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 </w:t>
      </w:r>
      <w:r w:rsidR="00322DB3">
        <w:rPr>
          <w:rFonts w:asciiTheme="minorHAnsi" w:eastAsia="Calibri" w:hAnsiTheme="minorHAnsi"/>
          <w:bCs/>
          <w:iCs/>
          <w:noProof/>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Figure 1: Results of the data simulation with varying group size and data collection density, while having medium stereotypy of partner preference and no preference changes throughout the dataset.</w:t>
      </w:r>
    </w:p>
    <w:p w14:paraId="3D965E0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4CA1D6F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S2). Our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r>
        <w:rPr>
          <w:rFonts w:asciiTheme="minorHAnsi" w:eastAsia="Calibri" w:hAnsiTheme="minorHAnsi"/>
          <w:bCs/>
          <w:iCs/>
          <w:noProof/>
        </w:rPr>
        <w:lastRenderedPageBreak/>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935B3C7" w14:textId="7DEC1E00"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commentRangeStart w:id="48"/>
      <w:r w:rsidRPr="00322DB3">
        <w:rPr>
          <w:rFonts w:asciiTheme="minorHAnsi" w:eastAsia="Calibri" w:hAnsiTheme="minorHAnsi"/>
          <w:bCs/>
          <w:i/>
          <w:sz w:val="18"/>
          <w:szCs w:val="18"/>
        </w:rPr>
        <w:t xml:space="preserve">Figure </w:t>
      </w:r>
      <w:commentRangeEnd w:id="48"/>
      <w:r w:rsidR="0072475E">
        <w:rPr>
          <w:rStyle w:val="CommentReference"/>
        </w:rPr>
        <w:commentReference w:id="48"/>
      </w:r>
      <w:r w:rsidRPr="00322DB3">
        <w:rPr>
          <w:rFonts w:asciiTheme="minorHAnsi" w:eastAsia="Calibri" w:hAnsiTheme="minorHAnsi"/>
          <w:bCs/>
          <w:i/>
          <w:sz w:val="18"/>
          <w:szCs w:val="18"/>
        </w:rPr>
        <w:t>2: Results of the data simulation with varying stereotypy of dyadic preference, while having consistent group size, data density, and no preference changes throughout the dataset.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573745E3"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r w:rsidR="00322DB3">
        <w:rPr>
          <w:rFonts w:asciiTheme="minorHAnsi" w:eastAsia="Calibri" w:hAnsiTheme="minorHAnsi"/>
          <w:bCs/>
          <w:iCs/>
        </w:rPr>
        <w:t>high</w:t>
      </w:r>
      <w:r w:rsidRPr="004C6F03">
        <w:rPr>
          <w:rFonts w:asciiTheme="minorHAnsi" w:eastAsia="Calibri" w:hAnsiTheme="minorHAnsi"/>
          <w:bCs/>
          <w:iCs/>
        </w:rPr>
        <w:t xml:space="preserve"> stereotypy of partner choice. 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one where the partner preference was reversed halfway through the study, </w:t>
      </w:r>
      <w:r w:rsidR="00322DB3">
        <w:rPr>
          <w:rFonts w:asciiTheme="minorHAnsi" w:eastAsia="Calibri" w:hAnsiTheme="minorHAnsi"/>
          <w:bCs/>
          <w:iCs/>
        </w:rPr>
        <w:t>a</w:t>
      </w:r>
      <w:r w:rsidRPr="004C6F03">
        <w:rPr>
          <w:rFonts w:asciiTheme="minorHAnsi" w:eastAsia="Calibri" w:hAnsiTheme="minorHAnsi"/>
          <w:bCs/>
          <w:iCs/>
        </w:rPr>
        <w:t xml:space="preserve">nd one where partner choice was randomised. Again, we found differences in the slope with which the consistency </w:t>
      </w:r>
      <w:r w:rsidRPr="004C6F03">
        <w:rPr>
          <w:rFonts w:asciiTheme="minorHAnsi" w:eastAsia="Calibri" w:hAnsiTheme="minorHAnsi"/>
          <w:bCs/>
          <w:iCs/>
        </w:rPr>
        <w:lastRenderedPageBreak/>
        <w:t>increased with increasing data density. 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r w:rsidR="00322DB3">
        <w:rPr>
          <w:rFonts w:asciiTheme="minorHAnsi" w:eastAsia="Calibri" w:hAnsiTheme="minorHAnsi"/>
          <w:bCs/>
          <w:iCs/>
          <w:noProof/>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p>
    <w:p w14:paraId="0BD4AFB1" w14:textId="5AD9EFFB"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lastRenderedPageBreak/>
        <w:t>Figure S3: Results of the data simulation with preference changes throughout the dataset while having consistent group size, data density, and stereotypy of dyadic preference. “Consistent Choice” indicates no changes in preferences throughout, “</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65CAE5D4"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Based on these observations, the consistency measure can be used to compare the predictability of interactions between groups of different sizes and </w:t>
      </w:r>
      <w:ins w:id="49" w:author="Liran Samuni" w:date="2020-03-16T19:27:00Z">
        <w:r w:rsidR="00742043">
          <w:rPr>
            <w:rFonts w:asciiTheme="minorHAnsi" w:eastAsia="Calibri" w:hAnsiTheme="minorHAnsi"/>
            <w:bCs/>
            <w:iCs/>
          </w:rPr>
          <w:t xml:space="preserve">between </w:t>
        </w:r>
      </w:ins>
      <w:r w:rsidRPr="004C6F03">
        <w:rPr>
          <w:rFonts w:asciiTheme="minorHAnsi" w:eastAsia="Calibri" w:hAnsiTheme="minorHAnsi"/>
          <w:bCs/>
          <w:iCs/>
        </w:rPr>
        <w:t xml:space="preserve">different interaction types within the same community. We suggest using it the following way: the overall consistency, using the entire dataset, was heavily influence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between halves of the same dataset does not reach 0.5, it is likely that not enough data has been collected to make statements about the underlying distribution of an interaction type in a population, unless that distribution is random. </w:t>
      </w:r>
      <w:commentRangeStart w:id="50"/>
      <w:r w:rsidRPr="004C6F03">
        <w:rPr>
          <w:rFonts w:asciiTheme="minorHAnsi" w:eastAsia="Calibri" w:hAnsiTheme="minorHAnsi"/>
          <w:bCs/>
          <w:iCs/>
        </w:rPr>
        <w:t>We therefore propose to remove interaction</w:t>
      </w:r>
      <w:commentRangeEnd w:id="50"/>
      <w:r w:rsidR="00742043">
        <w:rPr>
          <w:rStyle w:val="CommentReference"/>
        </w:rPr>
        <w:commentReference w:id="50"/>
      </w:r>
      <w:r w:rsidRPr="004C6F03">
        <w:rPr>
          <w:rFonts w:asciiTheme="minorHAnsi" w:eastAsia="Calibri" w:hAnsiTheme="minorHAnsi"/>
          <w:bCs/>
          <w:iCs/>
        </w:rPr>
        <w:t xml:space="preserve"> types with an overall consistency below r=0.5, as their interpretation is unclear. </w:t>
      </w:r>
    </w:p>
    <w:p w14:paraId="152211B6" w14:textId="5B85BD04"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For all other interactions, we propose the following standardised consistency measure: To make the interpretation of consistency comparable across communities of different sizes</w:t>
      </w:r>
      <w:ins w:id="52" w:author="Liran Samuni" w:date="2020-03-16T19:31:00Z">
        <w:r w:rsidR="00F05569">
          <w:rPr>
            <w:rFonts w:asciiTheme="minorHAnsi" w:eastAsia="Calibri" w:hAnsiTheme="minorHAnsi"/>
            <w:bCs/>
            <w:iCs/>
          </w:rPr>
          <w:t xml:space="preserve"> and sampling </w:t>
        </w:r>
        <w:proofErr w:type="gramStart"/>
        <w:r w:rsidR="00F05569">
          <w:rPr>
            <w:rFonts w:asciiTheme="minorHAnsi" w:eastAsia="Calibri" w:hAnsiTheme="minorHAnsi"/>
            <w:bCs/>
            <w:iCs/>
          </w:rPr>
          <w:t>effort?</w:t>
        </w:r>
      </w:ins>
      <w:r w:rsidRPr="004C6F03">
        <w:rPr>
          <w:rFonts w:asciiTheme="minorHAnsi" w:eastAsia="Calibri" w:hAnsiTheme="minorHAnsi"/>
          <w:bCs/>
          <w:iCs/>
        </w:rPr>
        <w:t>,</w:t>
      </w:r>
      <w:proofErr w:type="gramEnd"/>
      <w:r w:rsidRPr="004C6F03">
        <w:rPr>
          <w:rFonts w:asciiTheme="minorHAnsi" w:eastAsia="Calibri" w:hAnsiTheme="minorHAnsi"/>
          <w:bCs/>
          <w:iCs/>
        </w:rPr>
        <w:t xml:space="preserve"> we suggest the average number of interactions per dyad necessary to reach a median consistency of r=0.5 as a good measure. This accounts for the fact that the slope at which consistency rises when cutting the dataset in ever smaller subsets, rather than the overall </w:t>
      </w:r>
      <w:r w:rsidRPr="004C6F03">
        <w:rPr>
          <w:rFonts w:asciiTheme="minorHAnsi" w:eastAsia="Calibri" w:hAnsiTheme="minorHAnsi"/>
          <w:bCs/>
          <w:iCs/>
        </w:rPr>
        <w:lastRenderedPageBreak/>
        <w:t xml:space="preserve">consistency, can detect both differences in stereotypy of partner choice and changes in dyadic preference. The resulting value is directly interpretable – for example, in the “high certainty” condition, individuals need to 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In our simulations, such low values only occurred when insufficient data was available to successfully approximate the underlying distributions of interactions, even in cases where the underlying distribution was highly consistent. For all other interaction types, consistency values were above r=0.5 in all communities. </w:t>
      </w:r>
    </w:p>
    <w:p w14:paraId="4A8E6FAF" w14:textId="77777777"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Overview of the datasets for each interaction type and group, and the results of the consistency measures. “Overall </w:t>
      </w:r>
      <w:r w:rsidRPr="00192031">
        <w:rPr>
          <w:rFonts w:asciiTheme="minorHAnsi" w:hAnsiTheme="minorHAnsi" w:cstheme="minorHAnsi"/>
          <w:i/>
          <w:iCs/>
          <w:sz w:val="18"/>
          <w:szCs w:val="18"/>
        </w:rPr>
        <w:lastRenderedPageBreak/>
        <w:t>consistency” is the median of the repeated correlation between randomly selected halves for the full dataset available for an interaction type. “Standardised Consistency” and the standard deviation are the result of the repeated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9D2B56" w14:paraId="023A8001" w14:textId="77777777" w:rsidTr="00A311FE">
        <w:tc>
          <w:tcPr>
            <w:tcW w:w="1002" w:type="dxa"/>
            <w:tcBorders>
              <w:top w:val="single" w:sz="4" w:space="0" w:color="auto"/>
              <w:bottom w:val="single" w:sz="4" w:space="0" w:color="auto"/>
            </w:tcBorders>
          </w:tcPr>
          <w:p w14:paraId="555F7001"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A311FE">
        <w:tc>
          <w:tcPr>
            <w:tcW w:w="1002" w:type="dxa"/>
            <w:tcBorders>
              <w:top w:val="single" w:sz="4" w:space="0" w:color="auto"/>
            </w:tcBorders>
          </w:tcPr>
          <w:p w14:paraId="194D56FF"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Borders>
              <w:top w:val="single" w:sz="4" w:space="0" w:color="auto"/>
            </w:tcBorders>
          </w:tcPr>
          <w:p w14:paraId="470F23B2"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
          <w:p w14:paraId="2AD930D8"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
          <w:p w14:paraId="69338564"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
          <w:p w14:paraId="78912CA2"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0.52</w:t>
            </w:r>
          </w:p>
        </w:tc>
        <w:tc>
          <w:tcPr>
            <w:tcW w:w="2409" w:type="dxa"/>
            <w:tcBorders>
              <w:top w:val="single" w:sz="4" w:space="0" w:color="auto"/>
            </w:tcBorders>
          </w:tcPr>
          <w:p w14:paraId="746A44D9"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
          <w:p w14:paraId="2BE03EBB"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A311FE">
        <w:tc>
          <w:tcPr>
            <w:tcW w:w="1002" w:type="dxa"/>
          </w:tcPr>
          <w:p w14:paraId="4A9E4980"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Pr>
          <w:p w14:paraId="35769A14"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
          <w:p w14:paraId="2201BE4B"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37EE1299"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
          <w:p w14:paraId="434C38C5"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5E2AB874"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
          <w:p w14:paraId="27F320A5"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A311FE">
        <w:tc>
          <w:tcPr>
            <w:tcW w:w="1002" w:type="dxa"/>
          </w:tcPr>
          <w:p w14:paraId="45307378"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Pr>
          <w:p w14:paraId="6ECAA9C4"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
          <w:p w14:paraId="6FDFC8F9"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72DF390"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
          <w:p w14:paraId="38E5C5F0"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61E74DF2"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
          <w:p w14:paraId="01A61AE1"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A311FE">
        <w:tc>
          <w:tcPr>
            <w:tcW w:w="1002" w:type="dxa"/>
          </w:tcPr>
          <w:p w14:paraId="3028A766"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proofErr w:type="spellStart"/>
            <w:r w:rsidRPr="009D2B56">
              <w:rPr>
                <w:rFonts w:asciiTheme="minorHAnsi" w:hAnsiTheme="minorHAnsi"/>
                <w:sz w:val="18"/>
                <w:szCs w:val="18"/>
              </w:rPr>
              <w:t>Mangabey</w:t>
            </w:r>
            <w:proofErr w:type="spellEnd"/>
          </w:p>
        </w:tc>
        <w:tc>
          <w:tcPr>
            <w:tcW w:w="2225" w:type="dxa"/>
          </w:tcPr>
          <w:p w14:paraId="22AABBF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AFA9AC7"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
          <w:p w14:paraId="4B106ACE"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
          <w:p w14:paraId="4FDE489C" w14:textId="77777777" w:rsidR="00192031" w:rsidRPr="009D2B56" w:rsidRDefault="00192031" w:rsidP="00A311FE">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
          <w:p w14:paraId="1D947878"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
          <w:p w14:paraId="63DE475E"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A311FE">
        <w:tc>
          <w:tcPr>
            <w:tcW w:w="1002" w:type="dxa"/>
          </w:tcPr>
          <w:p w14:paraId="735A4B91"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
          <w:p w14:paraId="6A11EFC3" w14:textId="77777777" w:rsidR="00192031" w:rsidRPr="009D2B56" w:rsidRDefault="00192031" w:rsidP="00A311FE">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
          <w:p w14:paraId="4D27EFDE" w14:textId="77777777" w:rsidR="00192031" w:rsidRPr="009D2B56" w:rsidRDefault="00192031" w:rsidP="00A311FE">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
          <w:p w14:paraId="102A044C" w14:textId="77777777" w:rsidR="00192031" w:rsidRPr="009D2B56" w:rsidRDefault="00192031" w:rsidP="00A311FE">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
          <w:p w14:paraId="36F3999F" w14:textId="77777777" w:rsidR="00192031" w:rsidRPr="00263884" w:rsidRDefault="00192031" w:rsidP="00A311FE">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
          <w:p w14:paraId="3A594393"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
          <w:p w14:paraId="0D823DF0"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A311FE">
        <w:tc>
          <w:tcPr>
            <w:tcW w:w="1002" w:type="dxa"/>
          </w:tcPr>
          <w:p w14:paraId="7DC1EB3E"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
          <w:p w14:paraId="136A9439"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
          <w:p w14:paraId="7AC51B5B"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6B76B4A"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
          <w:p w14:paraId="759BF230" w14:textId="77777777" w:rsidR="00192031" w:rsidRPr="009D2B56" w:rsidRDefault="00192031" w:rsidP="00A311FE">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
          <w:p w14:paraId="7AA70276"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
          <w:p w14:paraId="74165FC7"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A311FE">
        <w:tc>
          <w:tcPr>
            <w:tcW w:w="1002" w:type="dxa"/>
            <w:tcBorders>
              <w:top w:val="single" w:sz="4" w:space="0" w:color="auto"/>
            </w:tcBorders>
          </w:tcPr>
          <w:p w14:paraId="5B54EB82"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
          <w:p w14:paraId="63DBC991"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01D0BCBC"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3FE531D8"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
          <w:p w14:paraId="56B5F221"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
          <w:p w14:paraId="1D16B17C"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
          <w:p w14:paraId="0AA39F31"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A311FE">
        <w:tc>
          <w:tcPr>
            <w:tcW w:w="1002" w:type="dxa"/>
          </w:tcPr>
          <w:p w14:paraId="341E3CF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7164161"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7BD6D1B2"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3780F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
          <w:p w14:paraId="1B5C5655"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
          <w:p w14:paraId="4068CE6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
          <w:p w14:paraId="0FC3F362"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A311FE">
        <w:tc>
          <w:tcPr>
            <w:tcW w:w="1002" w:type="dxa"/>
          </w:tcPr>
          <w:p w14:paraId="5D06D229"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69B955E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06220F3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63AE413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
          <w:p w14:paraId="2F09AAF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20F06521"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
          <w:p w14:paraId="41645A9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A311FE">
        <w:tc>
          <w:tcPr>
            <w:tcW w:w="1002" w:type="dxa"/>
          </w:tcPr>
          <w:p w14:paraId="485C0B4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E2A1F14"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0F70C2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099C507"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
          <w:p w14:paraId="4628725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
          <w:p w14:paraId="18B83071"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
          <w:p w14:paraId="6D272854"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A311FE">
        <w:tc>
          <w:tcPr>
            <w:tcW w:w="1002" w:type="dxa"/>
          </w:tcPr>
          <w:p w14:paraId="31F32221"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57711B1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2929FA2F"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4A6F9DF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
          <w:p w14:paraId="370BCBBF" w14:textId="77777777" w:rsidR="00192031" w:rsidRPr="00263884" w:rsidRDefault="00192031" w:rsidP="00A311FE">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
          <w:p w14:paraId="5A942F02"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DC4AA7"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A311FE">
        <w:tc>
          <w:tcPr>
            <w:tcW w:w="1002" w:type="dxa"/>
          </w:tcPr>
          <w:p w14:paraId="61231BC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1AEE28A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3D9AED81"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964F57"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
          <w:p w14:paraId="506EC8DF" w14:textId="77777777" w:rsidR="00192031" w:rsidRPr="00263884" w:rsidRDefault="00192031" w:rsidP="00A311FE">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
          <w:p w14:paraId="451CEE0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E536C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A311FE">
        <w:tc>
          <w:tcPr>
            <w:tcW w:w="1002" w:type="dxa"/>
            <w:tcBorders>
              <w:bottom w:val="single" w:sz="4" w:space="0" w:color="auto"/>
            </w:tcBorders>
          </w:tcPr>
          <w:p w14:paraId="6D3B2F1A"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
          <w:p w14:paraId="128AEF9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7715F9C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211C082F"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
          <w:p w14:paraId="4B72B23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
          <w:p w14:paraId="0A2CACB9"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
          <w:p w14:paraId="6EEAF186"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A311FE">
        <w:tc>
          <w:tcPr>
            <w:tcW w:w="1002" w:type="dxa"/>
            <w:tcBorders>
              <w:top w:val="single" w:sz="4" w:space="0" w:color="auto"/>
            </w:tcBorders>
          </w:tcPr>
          <w:p w14:paraId="34144060"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
          <w:p w14:paraId="07F676F3"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153DF41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04CAB9F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
          <w:p w14:paraId="704D838F"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
          <w:p w14:paraId="68BCF9AF"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
          <w:p w14:paraId="34C3AEC7" w14:textId="77777777" w:rsidR="00192031" w:rsidRPr="009D2B56" w:rsidRDefault="00192031" w:rsidP="00A311FE">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A311FE">
        <w:tc>
          <w:tcPr>
            <w:tcW w:w="1002" w:type="dxa"/>
          </w:tcPr>
          <w:p w14:paraId="04FAB220"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0901D7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53C81029"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3D20E73C"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
          <w:p w14:paraId="3253C9AE"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
          <w:p w14:paraId="536CECB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
          <w:p w14:paraId="14C29794"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A311FE">
        <w:tc>
          <w:tcPr>
            <w:tcW w:w="1002" w:type="dxa"/>
          </w:tcPr>
          <w:p w14:paraId="46F4DF75"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3B2D6B1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587308AE"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020F08C"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
          <w:p w14:paraId="1AB915EF"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498B3AF4"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
          <w:p w14:paraId="7D618744"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A311FE">
        <w:tc>
          <w:tcPr>
            <w:tcW w:w="1002" w:type="dxa"/>
          </w:tcPr>
          <w:p w14:paraId="0EA6A8D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AA89EF2"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21E66509"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1EBEC9D0"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
          <w:p w14:paraId="1850E53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
          <w:p w14:paraId="7277233C"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
          <w:p w14:paraId="5F8F98F9"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A311FE">
        <w:tc>
          <w:tcPr>
            <w:tcW w:w="1002" w:type="dxa"/>
          </w:tcPr>
          <w:p w14:paraId="666ED6A2"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452D02A8"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6ACBBFE5"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58D9E5E"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
          <w:p w14:paraId="45013E76" w14:textId="77777777" w:rsidR="00192031" w:rsidRPr="00263884" w:rsidRDefault="00192031" w:rsidP="00A311FE">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
          <w:p w14:paraId="5BC60530"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56C1F7D9"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A311FE">
        <w:tc>
          <w:tcPr>
            <w:tcW w:w="1002" w:type="dxa"/>
          </w:tcPr>
          <w:p w14:paraId="54DC2362"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1C464B9B"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4FCF4D74"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EDB344E"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
          <w:p w14:paraId="1A727406" w14:textId="77777777" w:rsidR="00192031" w:rsidRPr="00263884" w:rsidRDefault="00192031" w:rsidP="00A311FE">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
          <w:p w14:paraId="33D9BBEF"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430B8AAD"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A311FE">
        <w:tc>
          <w:tcPr>
            <w:tcW w:w="1002" w:type="dxa"/>
            <w:tcBorders>
              <w:bottom w:val="single" w:sz="4" w:space="0" w:color="auto"/>
            </w:tcBorders>
          </w:tcPr>
          <w:p w14:paraId="5B35FB37"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
          <w:p w14:paraId="40F3635E"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5437E6B0"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7F99CA19"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
          <w:p w14:paraId="49EB0AF5"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
          <w:p w14:paraId="591025CE"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
          <w:p w14:paraId="5B8730A4" w14:textId="77777777" w:rsidR="00192031" w:rsidRPr="009D2B56" w:rsidRDefault="00192031" w:rsidP="00A311FE">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r>
        <w:rPr>
          <w:rFonts w:asciiTheme="minorHAnsi" w:hAnsiTheme="minorHAnsi"/>
          <w:noProof/>
          <w:sz w:val="20"/>
        </w:rPr>
        <w:lastRenderedPageBreak/>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4: Spearman correlation 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Pr>
          <w:rFonts w:asciiTheme="minorHAnsi" w:hAnsiTheme="minorHAnsi"/>
          <w:iCs/>
          <w:noProof/>
        </w:rPr>
        <w:lastRenderedPageBreak/>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5: Spearman correlation 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proofErr w:type="spellStart"/>
      <w:r>
        <w:rPr>
          <w:rFonts w:asciiTheme="minorHAnsi" w:hAnsiTheme="minorHAnsi"/>
          <w:i/>
        </w:rPr>
        <w:t>Mangabeys</w:t>
      </w:r>
      <w:proofErr w:type="spellEnd"/>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w:t>
      </w:r>
      <w:proofErr w:type="spellStart"/>
      <w:r>
        <w:rPr>
          <w:rFonts w:asciiTheme="minorHAnsi" w:hAnsiTheme="minorHAnsi"/>
        </w:rPr>
        <w:t>mangabeys</w:t>
      </w:r>
      <w:proofErr w:type="spellEnd"/>
      <w:r>
        <w:rPr>
          <w:rFonts w:asciiTheme="minorHAnsi" w:hAnsiTheme="minorHAnsi"/>
        </w:rPr>
        <w:t xml:space="preserve">,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 xml:space="preserve">As in the </w:t>
      </w:r>
      <w:proofErr w:type="spellStart"/>
      <w:r>
        <w:rPr>
          <w:rFonts w:asciiTheme="minorHAnsi" w:eastAsia="Calibri" w:hAnsiTheme="minorHAnsi"/>
        </w:rPr>
        <w:t>mangabeys</w:t>
      </w:r>
      <w:proofErr w:type="spellEnd"/>
      <w:r>
        <w:rPr>
          <w:rFonts w:asciiTheme="minorHAnsi" w:eastAsia="Calibri" w:hAnsiTheme="minorHAnsi"/>
        </w:rPr>
        <w:t xml:space="preserve">, overall aggression rates were highly consistent in both chimpanzee communities (Table 1), more so in South (1.3 interactions/dyad, SD=0.6) than in East (2.6 interactions/dyad, SD=0.9). The larger standard deviation in the chimpanzees compared to the </w:t>
      </w:r>
      <w:proofErr w:type="spellStart"/>
      <w:r>
        <w:rPr>
          <w:rFonts w:asciiTheme="minorHAnsi" w:eastAsia="Calibri" w:hAnsiTheme="minorHAnsi"/>
        </w:rPr>
        <w:t>mangabeys</w:t>
      </w:r>
      <w:proofErr w:type="spellEnd"/>
      <w:r>
        <w:rPr>
          <w:rFonts w:asciiTheme="minorHAnsi" w:eastAsia="Calibri" w:hAnsiTheme="minorHAnsi"/>
        </w:rPr>
        <w:t xml:space="preserve"> might indicate changes of aggression patterns over time. Pant grunt interactions in both communities showed the most predictable patterns (East: 0.9 interactions/dyad, SD=0.1; South: 1.4 interactions/dyad, SD=0.00). Grooming was less consistent than in the </w:t>
      </w:r>
      <w:proofErr w:type="spellStart"/>
      <w:r>
        <w:rPr>
          <w:rFonts w:asciiTheme="minorHAnsi" w:eastAsia="Calibri" w:hAnsiTheme="minorHAnsi"/>
        </w:rPr>
        <w:t>mangabeys</w:t>
      </w:r>
      <w:proofErr w:type="spellEnd"/>
      <w:r>
        <w:rPr>
          <w:rFonts w:asciiTheme="minorHAnsi" w:eastAsia="Calibri" w:hAnsiTheme="minorHAnsi"/>
        </w:rPr>
        <w:t xml:space="preserve">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r>
        <w:rPr>
          <w:rFonts w:asciiTheme="minorHAnsi" w:eastAsia="Calibri" w:hAnsiTheme="minorHAnsi"/>
          <w:noProof/>
        </w:rPr>
        <w:lastRenderedPageBreak/>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w:t>
      </w:r>
      <w:proofErr w:type="spellStart"/>
      <w:r w:rsidRPr="00381820">
        <w:rPr>
          <w:rFonts w:asciiTheme="minorHAnsi" w:eastAsia="Calibri" w:hAnsiTheme="minorHAnsi"/>
          <w:iCs w:val="0"/>
          <w:sz w:val="18"/>
          <w:szCs w:val="18"/>
        </w:rPr>
        <w:t>mangabeys</w:t>
      </w:r>
      <w:proofErr w:type="spellEnd"/>
      <w:r w:rsidRPr="00381820">
        <w:rPr>
          <w:rFonts w:asciiTheme="minorHAnsi" w:eastAsia="Calibri" w:hAnsiTheme="minorHAnsi"/>
          <w:iCs w:val="0"/>
          <w:sz w:val="18"/>
          <w:szCs w:val="18"/>
        </w:rPr>
        <w:t>: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5B836326" w:rsidR="00CC4A8D" w:rsidRDefault="00B244F2">
      <w:pPr>
        <w:spacing w:before="120" w:line="480" w:lineRule="auto"/>
        <w:ind w:leftChars="0" w:left="0" w:firstLineChars="0" w:firstLine="0"/>
        <w:jc w:val="both"/>
        <w:rPr>
          <w:rFonts w:asciiTheme="minorHAnsi" w:hAnsiTheme="minorHAnsi"/>
        </w:rPr>
      </w:pPr>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capture</w:t>
      </w:r>
      <w:ins w:id="53" w:author="Liran Samuni" w:date="2020-03-16T19:39:00Z">
        <w:r w:rsidR="00F05569">
          <w:rPr>
            <w:rFonts w:asciiTheme="minorHAnsi" w:hAnsiTheme="minorHAnsi"/>
          </w:rPr>
          <w:t>d</w:t>
        </w:r>
      </w:ins>
      <w:r w:rsidR="00826E7E">
        <w:rPr>
          <w:rFonts w:asciiTheme="minorHAnsi" w:hAnsiTheme="minorHAnsi"/>
        </w:rPr>
        <w:t xml:space="preserv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lastRenderedPageBreak/>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w:t>
      </w:r>
      <w:r w:rsidR="007D050F">
        <w:rPr>
          <w:rFonts w:asciiTheme="minorHAnsi" w:hAnsiTheme="minorHAnsi"/>
        </w:rPr>
        <w:lastRenderedPageBreak/>
        <w:t>number of interactions per dyad at which the majority of subset correlations exceeds the value 0.5; while the value 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w:t>
      </w:r>
      <w:proofErr w:type="spellStart"/>
      <w:r>
        <w:rPr>
          <w:rFonts w:asciiTheme="minorHAnsi" w:hAnsiTheme="minorHAnsi"/>
        </w:rPr>
        <w:t>mangabey</w:t>
      </w:r>
      <w:proofErr w:type="spellEnd"/>
      <w:r>
        <w:rPr>
          <w:rFonts w:asciiTheme="minorHAnsi" w:hAnsiTheme="minorHAnsi"/>
        </w:rPr>
        <w:t xml:space="preserve"> interactions were generally more predictable than chimpanzee interaction patterns, with fewer grooming and body contact interactions per dyad needed to reach the consistency cut-off in </w:t>
      </w:r>
      <w:proofErr w:type="spellStart"/>
      <w:r>
        <w:rPr>
          <w:rFonts w:asciiTheme="minorHAnsi" w:hAnsiTheme="minorHAnsi"/>
        </w:rPr>
        <w:t>mangabeys</w:t>
      </w:r>
      <w:proofErr w:type="spellEnd"/>
      <w:r>
        <w:rPr>
          <w:rFonts w:asciiTheme="minorHAnsi" w:hAnsiTheme="minorHAnsi"/>
        </w:rPr>
        <w:t xml:space="preserve">. Directed interactions (grooming, aggression, pant grunts/supplants) were consistent despite the inclusion of 18 months of data per community, indicating that most dyads interacted at relatively constant rates throughout the study period. The higher consistency of </w:t>
      </w:r>
      <w:proofErr w:type="spellStart"/>
      <w:r>
        <w:rPr>
          <w:rFonts w:asciiTheme="minorHAnsi" w:hAnsiTheme="minorHAnsi"/>
        </w:rPr>
        <w:t>mangabey</w:t>
      </w:r>
      <w:proofErr w:type="spellEnd"/>
      <w:r>
        <w:rPr>
          <w:rFonts w:asciiTheme="minorHAnsi" w:hAnsiTheme="minorHAnsi"/>
        </w:rPr>
        <w:t xml:space="preserve">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few demographic changes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while both chimpanzee communities displayed rank changes throughout and all group members interacted with each other. </w:t>
      </w:r>
      <w:r w:rsidR="003B3718">
        <w:rPr>
          <w:rFonts w:asciiTheme="minorHAnsi" w:hAnsiTheme="minorHAnsi"/>
        </w:rPr>
        <w:t xml:space="preserve">Difference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Spatial proximity was much less predictable than directed interactions, most likely because a certain level of tolerance in foraging and resting extends to 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w:t>
      </w:r>
      <w:proofErr w:type="spellStart"/>
      <w:r w:rsidR="003B3718">
        <w:rPr>
          <w:rFonts w:asciiTheme="minorHAnsi" w:hAnsiTheme="minorHAnsi"/>
        </w:rPr>
        <w:t>mangabey</w:t>
      </w:r>
      <w:proofErr w:type="spellEnd"/>
      <w:r w:rsidR="003B3718">
        <w:rPr>
          <w:rFonts w:asciiTheme="minorHAnsi" w:hAnsiTheme="minorHAnsi"/>
        </w:rPr>
        <w:t xml:space="preserve"> group </w:t>
      </w:r>
      <w:commentRangeStart w:id="54"/>
      <w:r w:rsidR="003B3718">
        <w:rPr>
          <w:rFonts w:asciiTheme="minorHAnsi" w:hAnsiTheme="minorHAnsi"/>
        </w:rPr>
        <w:t>(Mielke et al., 2020)</w:t>
      </w:r>
      <w:r>
        <w:rPr>
          <w:rFonts w:asciiTheme="minorHAnsi" w:hAnsiTheme="minorHAnsi"/>
        </w:rPr>
        <w:t xml:space="preserve">. </w:t>
      </w:r>
      <w:commentRangeEnd w:id="54"/>
      <w:r w:rsidR="00E0489F">
        <w:rPr>
          <w:rStyle w:val="CommentReference"/>
        </w:rPr>
        <w:commentReference w:id="54"/>
      </w:r>
      <w:r>
        <w:rPr>
          <w:rFonts w:asciiTheme="minorHAnsi" w:hAnsiTheme="minorHAnsi"/>
        </w:rPr>
        <w:t xml:space="preserve">Alternatively, factors influencing </w:t>
      </w:r>
      <w:r>
        <w:rPr>
          <w:rFonts w:asciiTheme="minorHAnsi" w:hAnsiTheme="minorHAnsi"/>
        </w:rPr>
        <w:lastRenderedPageBreak/>
        <w:t xml:space="preserve">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r w:rsidR="0036699B">
        <w:rPr>
          <w:rFonts w:asciiTheme="minorHAnsi" w:hAnsiTheme="minorHAnsi"/>
        </w:rPr>
        <w:t xml:space="preserve"> </w:t>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can 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like similar efforts for hierarchies </w:t>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lastRenderedPageBreak/>
        <w:t xml:space="preserve">Data Availability. </w:t>
      </w:r>
      <w:r>
        <w:rPr>
          <w:rFonts w:asciiTheme="minorHAnsi" w:hAnsiTheme="minorHAnsi" w:cstheme="majorHAnsi"/>
          <w:sz w:val="24"/>
          <w:szCs w:val="24"/>
          <w:lang w:val="en-GB"/>
        </w:rPr>
        <w:t xml:space="preserve">Data and R scripts for the consistency analysis are available: </w:t>
      </w:r>
      <w:proofErr w:type="spellStart"/>
      <w:r w:rsidR="007D050F">
        <w:rPr>
          <w:rFonts w:asciiTheme="minorHAnsi" w:hAnsiTheme="minorHAnsi" w:cstheme="majorHAnsi"/>
          <w:sz w:val="24"/>
          <w:szCs w:val="24"/>
          <w:lang w:val="en-GB"/>
        </w:rPr>
        <w:t>xxxxxx</w:t>
      </w:r>
      <w:proofErr w:type="spellEnd"/>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t>
      </w:r>
      <w:proofErr w:type="spellStart"/>
      <w:r>
        <w:rPr>
          <w:rFonts w:asciiTheme="minorHAnsi" w:hAnsiTheme="minorHAnsi" w:cstheme="majorHAnsi"/>
        </w:rPr>
        <w:t>Wenner</w:t>
      </w:r>
      <w:proofErr w:type="spellEnd"/>
      <w:r>
        <w:rPr>
          <w:rFonts w:asciiTheme="minorHAnsi" w:hAnsiTheme="minorHAnsi" w:cstheme="majorHAnsi"/>
        </w:rPr>
        <w:t xml:space="preserve"> Gren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xml:space="preserve">. C. C. was supported by the European Research Council (ERC) under the European Union's Horizon 2020 research and innovation programme (grant agreement no. 679787). RMW was supported by DFG Researcher Unit (FOR 2136) ‘Sociality and Health in Primates’ (WI 2637/3-1). Research at the </w:t>
      </w:r>
      <w:proofErr w:type="spellStart"/>
      <w:r>
        <w:rPr>
          <w:rFonts w:asciiTheme="minorHAnsi" w:hAnsiTheme="minorHAnsi" w:cstheme="majorHAnsi"/>
        </w:rPr>
        <w:t>Taï</w:t>
      </w:r>
      <w:proofErr w:type="spellEnd"/>
      <w:r>
        <w:rPr>
          <w:rFonts w:asciiTheme="minorHAnsi" w:hAnsiTheme="minorHAnsi" w:cstheme="majorHAnsi"/>
        </w:rPr>
        <w:t xml:space="preserve">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 xml:space="preserve">This study was purely observational with no manipulation of animals. Methods were approved by the </w:t>
      </w:r>
      <w:proofErr w:type="spellStart"/>
      <w:r>
        <w:rPr>
          <w:rFonts w:asciiTheme="minorHAnsi" w:hAnsiTheme="minorHAnsi" w:cstheme="majorHAnsi"/>
        </w:rPr>
        <w:t>Ethikrat</w:t>
      </w:r>
      <w:proofErr w:type="spellEnd"/>
      <w:r>
        <w:rPr>
          <w:rFonts w:asciiTheme="minorHAnsi" w:hAnsiTheme="minorHAnsi" w:cstheme="majorHAnsi"/>
        </w:rPr>
        <w:t xml:space="preserve"> der Max-Planck-Gesellschaft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 xml:space="preserve">Permissions to conduct the research were granted by the Ministries of Research and Environment of Ivory Coast (379/MESRS/GGRSIT/tm) and Office </w:t>
      </w:r>
      <w:proofErr w:type="spellStart"/>
      <w:r>
        <w:rPr>
          <w:rFonts w:asciiTheme="minorHAnsi" w:hAnsiTheme="minorHAnsi" w:cstheme="majorHAnsi"/>
        </w:rPr>
        <w:t>Ivorien</w:t>
      </w:r>
      <w:proofErr w:type="spellEnd"/>
      <w:r>
        <w:rPr>
          <w:rFonts w:asciiTheme="minorHAnsi" w:hAnsiTheme="minorHAnsi" w:cstheme="majorHAnsi"/>
        </w:rPr>
        <w:t xml:space="preserve"> des </w:t>
      </w:r>
      <w:proofErr w:type="spellStart"/>
      <w:r>
        <w:rPr>
          <w:rFonts w:asciiTheme="minorHAnsi" w:hAnsiTheme="minorHAnsi" w:cstheme="majorHAnsi"/>
        </w:rPr>
        <w:t>Parcs</w:t>
      </w:r>
      <w:proofErr w:type="spellEnd"/>
      <w:r>
        <w:rPr>
          <w:rFonts w:asciiTheme="minorHAnsi" w:hAnsiTheme="minorHAnsi" w:cstheme="majorHAnsi"/>
        </w:rPr>
        <w:t xml:space="preserve">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w:t>
      </w:r>
      <w:proofErr w:type="spellStart"/>
      <w:r>
        <w:rPr>
          <w:rFonts w:asciiTheme="minorHAnsi" w:hAnsiTheme="minorHAnsi" w:cstheme="majorHAnsi"/>
          <w:bCs/>
        </w:rPr>
        <w:t>Ivoirien</w:t>
      </w:r>
      <w:proofErr w:type="spellEnd"/>
      <w:r>
        <w:rPr>
          <w:rFonts w:asciiTheme="minorHAnsi" w:hAnsiTheme="minorHAnsi" w:cstheme="majorHAnsi"/>
          <w:bCs/>
        </w:rPr>
        <w:t xml:space="preserve"> des </w:t>
      </w:r>
      <w:proofErr w:type="spellStart"/>
      <w:r>
        <w:rPr>
          <w:rFonts w:asciiTheme="minorHAnsi" w:hAnsiTheme="minorHAnsi" w:cstheme="majorHAnsi"/>
          <w:bCs/>
        </w:rPr>
        <w:t>Parcs</w:t>
      </w:r>
      <w:proofErr w:type="spellEnd"/>
      <w:r>
        <w:rPr>
          <w:rFonts w:asciiTheme="minorHAnsi" w:hAnsiTheme="minorHAnsi" w:cstheme="majorHAnsi"/>
          <w:bCs/>
        </w:rPr>
        <w:t xml:space="preserve"> et Reserves of Côte </w:t>
      </w:r>
      <w:r>
        <w:rPr>
          <w:rFonts w:asciiTheme="minorHAnsi" w:hAnsiTheme="minorHAnsi" w:cstheme="majorHAnsi"/>
          <w:bCs/>
        </w:rPr>
        <w:lastRenderedPageBreak/>
        <w:t>d’Ivoire.</w:t>
      </w:r>
      <w:r>
        <w:rPr>
          <w:rFonts w:asciiTheme="minorHAnsi" w:hAnsiTheme="minorHAnsi" w:cstheme="majorHAnsi"/>
        </w:rPr>
        <w:t xml:space="preserve"> We thank Simon </w:t>
      </w:r>
      <w:proofErr w:type="spellStart"/>
      <w:r>
        <w:rPr>
          <w:rFonts w:asciiTheme="minorHAnsi" w:hAnsiTheme="minorHAnsi" w:cstheme="majorHAnsi"/>
        </w:rPr>
        <w:t>Kannieu</w:t>
      </w:r>
      <w:proofErr w:type="spellEnd"/>
      <w:r>
        <w:rPr>
          <w:rFonts w:asciiTheme="minorHAnsi" w:hAnsiTheme="minorHAnsi" w:cstheme="majorHAnsi"/>
        </w:rPr>
        <w:t xml:space="preserve">, Daniel </w:t>
      </w:r>
      <w:proofErr w:type="spellStart"/>
      <w:r>
        <w:rPr>
          <w:rFonts w:asciiTheme="minorHAnsi" w:hAnsiTheme="minorHAnsi" w:cstheme="majorHAnsi"/>
        </w:rPr>
        <w:t>Bouin</w:t>
      </w:r>
      <w:proofErr w:type="spellEnd"/>
      <w:r>
        <w:rPr>
          <w:rFonts w:asciiTheme="minorHAnsi" w:hAnsiTheme="minorHAnsi" w:cstheme="majorHAnsi"/>
        </w:rPr>
        <w:t xml:space="preserve">, </w:t>
      </w:r>
      <w:proofErr w:type="spellStart"/>
      <w:r>
        <w:rPr>
          <w:rFonts w:asciiTheme="minorHAnsi" w:hAnsiTheme="minorHAnsi" w:cstheme="majorHAnsi"/>
        </w:rPr>
        <w:t>Gnimion</w:t>
      </w:r>
      <w:proofErr w:type="spellEnd"/>
      <w:r>
        <w:rPr>
          <w:rFonts w:asciiTheme="minorHAnsi" w:hAnsiTheme="minorHAnsi" w:cstheme="majorHAnsi"/>
        </w:rPr>
        <w:t xml:space="preserve"> Florent, Fabrice </w:t>
      </w:r>
      <w:proofErr w:type="spellStart"/>
      <w:r>
        <w:rPr>
          <w:rFonts w:asciiTheme="minorHAnsi" w:hAnsiTheme="minorHAnsi" w:cstheme="majorHAnsi"/>
        </w:rPr>
        <w:t>Blé</w:t>
      </w:r>
      <w:proofErr w:type="spellEnd"/>
      <w:r>
        <w:rPr>
          <w:rFonts w:asciiTheme="minorHAnsi" w:hAnsiTheme="minorHAnsi" w:cstheme="majorHAnsi"/>
        </w:rPr>
        <w:t xml:space="preserve">, </w:t>
      </w:r>
      <w:commentRangeStart w:id="55"/>
      <w:r>
        <w:rPr>
          <w:rFonts w:asciiTheme="minorHAnsi" w:hAnsiTheme="minorHAnsi" w:cstheme="majorHAnsi"/>
        </w:rPr>
        <w:t xml:space="preserve">Florent </w:t>
      </w:r>
      <w:proofErr w:type="spellStart"/>
      <w:r>
        <w:rPr>
          <w:rFonts w:asciiTheme="minorHAnsi" w:hAnsiTheme="minorHAnsi" w:cstheme="majorHAnsi"/>
        </w:rPr>
        <w:t>Goulei</w:t>
      </w:r>
      <w:proofErr w:type="spellEnd"/>
      <w:r>
        <w:rPr>
          <w:rFonts w:asciiTheme="minorHAnsi" w:hAnsiTheme="minorHAnsi" w:cstheme="majorHAnsi"/>
        </w:rPr>
        <w:t xml:space="preserve"> </w:t>
      </w:r>
      <w:commentRangeEnd w:id="55"/>
      <w:r w:rsidR="00E0489F">
        <w:rPr>
          <w:rStyle w:val="CommentReference"/>
        </w:rPr>
        <w:commentReference w:id="55"/>
      </w:r>
      <w:r>
        <w:rPr>
          <w:rFonts w:asciiTheme="minorHAnsi" w:hAnsiTheme="minorHAnsi" w:cstheme="majorHAnsi"/>
        </w:rPr>
        <w:t xml:space="preserve">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lastRenderedPageBreak/>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Jolly, A. (1966). Lemur social behavior and primate intelligence. </w:t>
      </w:r>
      <w:r w:rsidRPr="00D10DAE">
        <w:rPr>
          <w:rFonts w:ascii="Calibri" w:hAnsi="Calibri" w:cs="Calibri"/>
          <w:i/>
          <w:iCs/>
          <w:noProof/>
          <w:sz w:val="22"/>
        </w:rPr>
        <w:t>Science</w:t>
      </w:r>
      <w:r w:rsidRPr="00D10DAE">
        <w:rPr>
          <w:rFonts w:ascii="Calibri" w:hAnsi="Calibri" w:cs="Calibri"/>
          <w:noProof/>
          <w:sz w:val="22"/>
        </w:rPr>
        <w:t xml:space="preserve">, </w:t>
      </w:r>
      <w:r w:rsidRPr="00D10DAE">
        <w:rPr>
          <w:rFonts w:ascii="Calibri" w:hAnsi="Calibri" w:cs="Calibri"/>
          <w:i/>
          <w:iCs/>
          <w:noProof/>
          <w:sz w:val="22"/>
        </w:rPr>
        <w:t>153</w:t>
      </w:r>
      <w:r w:rsidRPr="00D10DAE">
        <w:rPr>
          <w:rFonts w:ascii="Calibri" w:hAnsi="Calibri" w:cs="Calibri"/>
          <w:noProof/>
          <w:sz w:val="22"/>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Kalbitz, J., Ostner, J., &amp; Schülke, O. (2016). 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84023C" w:rsidRDefault="00D10DAE" w:rsidP="00D10DAE">
      <w:pPr>
        <w:autoSpaceDE w:val="0"/>
        <w:autoSpaceDN w:val="0"/>
        <w:adjustRightInd w:val="0"/>
        <w:spacing w:before="120" w:line="360" w:lineRule="auto"/>
        <w:ind w:left="0" w:hanging="2"/>
        <w:rPr>
          <w:rFonts w:ascii="Calibri" w:hAnsi="Calibri" w:cs="Calibri"/>
          <w:noProof/>
          <w:sz w:val="22"/>
          <w:lang w:val="de-DE"/>
          <w:rPrChange w:id="56" w:author="Liran Samuni" w:date="2020-03-16T18:29:00Z">
            <w:rPr>
              <w:rFonts w:ascii="Calibri" w:hAnsi="Calibri" w:cs="Calibri"/>
              <w:noProof/>
              <w:sz w:val="22"/>
            </w:rPr>
          </w:rPrChange>
        </w:rPr>
      </w:pPr>
      <w:r w:rsidRPr="00D10DAE">
        <w:rPr>
          <w:rFonts w:ascii="Calibri" w:hAnsi="Calibri" w:cs="Calibri"/>
          <w:noProof/>
          <w:sz w:val="22"/>
        </w:rPr>
        <w:t xml:space="preserve">Kasper, C., &amp; Voelkl, B. (2009). A social network analysis of primate groups. </w:t>
      </w:r>
      <w:r w:rsidRPr="0084023C">
        <w:rPr>
          <w:rFonts w:ascii="Calibri" w:hAnsi="Calibri" w:cs="Calibri"/>
          <w:i/>
          <w:iCs/>
          <w:noProof/>
          <w:sz w:val="22"/>
          <w:lang w:val="de-DE"/>
          <w:rPrChange w:id="57" w:author="Liran Samuni" w:date="2020-03-16T18:29:00Z">
            <w:rPr>
              <w:rFonts w:ascii="Calibri" w:hAnsi="Calibri" w:cs="Calibri"/>
              <w:i/>
              <w:iCs/>
              <w:noProof/>
              <w:sz w:val="22"/>
            </w:rPr>
          </w:rPrChange>
        </w:rPr>
        <w:t>Primates</w:t>
      </w:r>
      <w:r w:rsidRPr="0084023C">
        <w:rPr>
          <w:rFonts w:ascii="Calibri" w:hAnsi="Calibri" w:cs="Calibri"/>
          <w:noProof/>
          <w:sz w:val="22"/>
          <w:lang w:val="de-DE"/>
          <w:rPrChange w:id="58" w:author="Liran Samuni" w:date="2020-03-16T18:29:00Z">
            <w:rPr>
              <w:rFonts w:ascii="Calibri" w:hAnsi="Calibri" w:cs="Calibri"/>
              <w:noProof/>
              <w:sz w:val="22"/>
            </w:rPr>
          </w:rPrChange>
        </w:rPr>
        <w:t xml:space="preserve">, </w:t>
      </w:r>
      <w:r w:rsidRPr="0084023C">
        <w:rPr>
          <w:rFonts w:ascii="Calibri" w:hAnsi="Calibri" w:cs="Calibri"/>
          <w:i/>
          <w:iCs/>
          <w:noProof/>
          <w:sz w:val="22"/>
          <w:lang w:val="de-DE"/>
          <w:rPrChange w:id="59" w:author="Liran Samuni" w:date="2020-03-16T18:29:00Z">
            <w:rPr>
              <w:rFonts w:ascii="Calibri" w:hAnsi="Calibri" w:cs="Calibri"/>
              <w:i/>
              <w:iCs/>
              <w:noProof/>
              <w:sz w:val="22"/>
            </w:rPr>
          </w:rPrChange>
        </w:rPr>
        <w:t>50</w:t>
      </w:r>
      <w:r w:rsidRPr="0084023C">
        <w:rPr>
          <w:rFonts w:ascii="Calibri" w:hAnsi="Calibri" w:cs="Calibri"/>
          <w:noProof/>
          <w:sz w:val="22"/>
          <w:lang w:val="de-DE"/>
          <w:rPrChange w:id="60" w:author="Liran Samuni" w:date="2020-03-16T18:29:00Z">
            <w:rPr>
              <w:rFonts w:ascii="Calibri" w:hAnsi="Calibri" w:cs="Calibri"/>
              <w:noProof/>
              <w:sz w:val="22"/>
            </w:rPr>
          </w:rPrChang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84023C">
        <w:rPr>
          <w:rFonts w:ascii="Calibri" w:hAnsi="Calibri" w:cs="Calibri"/>
          <w:noProof/>
          <w:sz w:val="22"/>
          <w:lang w:val="de-DE"/>
          <w:rPrChange w:id="61" w:author="Liran Samuni" w:date="2020-03-16T18:29:00Z">
            <w:rPr>
              <w:rFonts w:ascii="Calibri" w:hAnsi="Calibri" w:cs="Calibri"/>
              <w:noProof/>
              <w:sz w:val="22"/>
            </w:rPr>
          </w:rPrChange>
        </w:rPr>
        <w:t xml:space="preserve">Koski, S. E., de Vries, H., van de Kraats, A., &amp; Sterck, E. H. M. (2012). </w:t>
      </w:r>
      <w:r w:rsidRPr="00D10DAE">
        <w:rPr>
          <w:rFonts w:ascii="Calibri" w:hAnsi="Calibri" w:cs="Calibri"/>
          <w:noProof/>
          <w:sz w:val="22"/>
        </w:rPr>
        <w:t xml:space="preserve">Stability and Change of Social </w:t>
      </w:r>
      <w:r w:rsidRPr="00D10DAE">
        <w:rPr>
          <w:rFonts w:ascii="Calibri" w:hAnsi="Calibri" w:cs="Calibri"/>
          <w:noProof/>
          <w:sz w:val="22"/>
        </w:rPr>
        <w:lastRenderedPageBreak/>
        <w:t xml:space="preserve">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84023C">
        <w:rPr>
          <w:rFonts w:ascii="Calibri" w:hAnsi="Calibri" w:cs="Calibri"/>
          <w:noProof/>
          <w:sz w:val="22"/>
          <w:lang w:val="de-DE"/>
          <w:rPrChange w:id="62" w:author="Liran Samuni" w:date="2020-03-16T18:29:00Z">
            <w:rPr>
              <w:rFonts w:ascii="Calibri" w:hAnsi="Calibri" w:cs="Calibri"/>
              <w:noProof/>
              <w:sz w:val="22"/>
            </w:rPr>
          </w:rPrChange>
        </w:rPr>
        <w:lastRenderedPageBreak/>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84023C">
        <w:rPr>
          <w:rFonts w:ascii="Calibri" w:hAnsi="Calibri" w:cs="Calibri"/>
          <w:noProof/>
          <w:sz w:val="22"/>
          <w:lang w:val="de-DE"/>
          <w:rPrChange w:id="63" w:author="Liran Samuni" w:date="2020-03-16T18:29:00Z">
            <w:rPr>
              <w:rFonts w:ascii="Calibri" w:hAnsi="Calibri" w:cs="Calibri"/>
              <w:noProof/>
              <w:sz w:val="22"/>
            </w:rPr>
          </w:rPrChang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84023C" w:rsidRDefault="00D10DAE" w:rsidP="00D10DAE">
      <w:pPr>
        <w:autoSpaceDE w:val="0"/>
        <w:autoSpaceDN w:val="0"/>
        <w:adjustRightInd w:val="0"/>
        <w:spacing w:before="120" w:line="360" w:lineRule="auto"/>
        <w:ind w:left="0" w:hanging="2"/>
        <w:rPr>
          <w:rFonts w:ascii="Calibri" w:hAnsi="Calibri" w:cs="Calibri"/>
          <w:noProof/>
          <w:sz w:val="22"/>
          <w:lang w:val="de-DE"/>
          <w:rPrChange w:id="64" w:author="Liran Samuni" w:date="2020-03-16T18:29:00Z">
            <w:rPr>
              <w:rFonts w:ascii="Calibri" w:hAnsi="Calibri" w:cs="Calibri"/>
              <w:noProof/>
              <w:sz w:val="22"/>
            </w:rPr>
          </w:rPrChange>
        </w:rPr>
      </w:pPr>
      <w:r w:rsidRPr="00D10DAE">
        <w:rPr>
          <w:rFonts w:ascii="Calibri" w:hAnsi="Calibri" w:cs="Calibri"/>
          <w:noProof/>
          <w:sz w:val="22"/>
        </w:rPr>
        <w:t xml:space="preserve">Sambrook, T., &amp; Whiten, A. (1997). On the Nature of Complexity in Cognitive and Behavioural Science. </w:t>
      </w:r>
      <w:r w:rsidRPr="0084023C">
        <w:rPr>
          <w:rFonts w:ascii="Calibri" w:hAnsi="Calibri" w:cs="Calibri"/>
          <w:i/>
          <w:iCs/>
          <w:noProof/>
          <w:sz w:val="22"/>
          <w:lang w:val="de-DE"/>
          <w:rPrChange w:id="65" w:author="Liran Samuni" w:date="2020-03-16T18:29:00Z">
            <w:rPr>
              <w:rFonts w:ascii="Calibri" w:hAnsi="Calibri" w:cs="Calibri"/>
              <w:i/>
              <w:iCs/>
              <w:noProof/>
              <w:sz w:val="22"/>
            </w:rPr>
          </w:rPrChange>
        </w:rPr>
        <w:t>Theory &amp; Psychology</w:t>
      </w:r>
      <w:r w:rsidRPr="0084023C">
        <w:rPr>
          <w:rFonts w:ascii="Calibri" w:hAnsi="Calibri" w:cs="Calibri"/>
          <w:noProof/>
          <w:sz w:val="22"/>
          <w:lang w:val="de-DE"/>
          <w:rPrChange w:id="66" w:author="Liran Samuni" w:date="2020-03-16T18:29:00Z">
            <w:rPr>
              <w:rFonts w:ascii="Calibri" w:hAnsi="Calibri" w:cs="Calibri"/>
              <w:noProof/>
              <w:sz w:val="22"/>
            </w:rPr>
          </w:rPrChange>
        </w:rPr>
        <w:t xml:space="preserve">, </w:t>
      </w:r>
      <w:r w:rsidRPr="0084023C">
        <w:rPr>
          <w:rFonts w:ascii="Calibri" w:hAnsi="Calibri" w:cs="Calibri"/>
          <w:i/>
          <w:iCs/>
          <w:noProof/>
          <w:sz w:val="22"/>
          <w:lang w:val="de-DE"/>
          <w:rPrChange w:id="67" w:author="Liran Samuni" w:date="2020-03-16T18:29:00Z">
            <w:rPr>
              <w:rFonts w:ascii="Calibri" w:hAnsi="Calibri" w:cs="Calibri"/>
              <w:i/>
              <w:iCs/>
              <w:noProof/>
              <w:sz w:val="22"/>
            </w:rPr>
          </w:rPrChange>
        </w:rPr>
        <w:t>7</w:t>
      </w:r>
      <w:r w:rsidRPr="0084023C">
        <w:rPr>
          <w:rFonts w:ascii="Calibri" w:hAnsi="Calibri" w:cs="Calibri"/>
          <w:noProof/>
          <w:sz w:val="22"/>
          <w:lang w:val="de-DE"/>
          <w:rPrChange w:id="68" w:author="Liran Samuni" w:date="2020-03-16T18:29:00Z">
            <w:rPr>
              <w:rFonts w:ascii="Calibri" w:hAnsi="Calibri" w:cs="Calibri"/>
              <w:noProof/>
              <w:sz w:val="22"/>
            </w:rPr>
          </w:rPrChang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84023C">
        <w:rPr>
          <w:rFonts w:ascii="Calibri" w:hAnsi="Calibri" w:cs="Calibri"/>
          <w:noProof/>
          <w:sz w:val="22"/>
          <w:lang w:val="de-DE"/>
          <w:rPrChange w:id="69" w:author="Liran Samuni" w:date="2020-03-16T18:29:00Z">
            <w:rPr>
              <w:rFonts w:ascii="Calibri" w:hAnsi="Calibri" w:cs="Calibri"/>
              <w:noProof/>
              <w:sz w:val="22"/>
            </w:rPr>
          </w:rPrChang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84023C">
        <w:rPr>
          <w:rFonts w:ascii="Calibri" w:hAnsi="Calibri" w:cs="Calibri"/>
          <w:noProof/>
          <w:sz w:val="22"/>
          <w:lang w:val="de-DE"/>
          <w:rPrChange w:id="70" w:author="Liran Samuni" w:date="2020-03-16T18:29:00Z">
            <w:rPr>
              <w:rFonts w:ascii="Calibri" w:hAnsi="Calibri" w:cs="Calibri"/>
              <w:noProof/>
              <w:sz w:val="22"/>
            </w:rPr>
          </w:rPrChang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w:t>
      </w:r>
      <w:r w:rsidRPr="00D10DAE">
        <w:rPr>
          <w:rFonts w:ascii="Calibri" w:hAnsi="Calibri" w:cs="Calibri"/>
          <w:noProof/>
          <w:sz w:val="22"/>
        </w:rPr>
        <w:lastRenderedPageBreak/>
        <w:t>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iran Samuni" w:date="2020-03-16T18:31:00Z" w:initials="LS">
    <w:p w14:paraId="7AFDE58F" w14:textId="3BD78211" w:rsidR="00A311FE" w:rsidRDefault="00A311FE">
      <w:pPr>
        <w:pStyle w:val="CommentText"/>
        <w:ind w:left="0" w:hanging="2"/>
      </w:pPr>
      <w:r>
        <w:rPr>
          <w:rStyle w:val="CommentReference"/>
        </w:rPr>
        <w:annotationRef/>
      </w:r>
      <w:r>
        <w:t>There is a sudden jump to this paragraph and it doesn’t link well with the previous one</w:t>
      </w:r>
    </w:p>
  </w:comment>
  <w:comment w:id="5" w:author="Liran Samuni" w:date="2020-03-16T18:32:00Z" w:initials="LS">
    <w:p w14:paraId="63D95676" w14:textId="77777777" w:rsidR="00A311FE" w:rsidRDefault="00A311FE">
      <w:pPr>
        <w:pStyle w:val="CommentText"/>
        <w:ind w:left="0" w:hanging="2"/>
      </w:pPr>
      <w:r>
        <w:rPr>
          <w:rStyle w:val="CommentReference"/>
        </w:rPr>
        <w:annotationRef/>
      </w:r>
      <w:r>
        <w:t xml:space="preserve">In other </w:t>
      </w:r>
      <w:proofErr w:type="gramStart"/>
      <w:r>
        <w:t>words</w:t>
      </w:r>
      <w:proofErr w:type="gramEnd"/>
      <w:r>
        <w:t xml:space="preserve"> we assume that interactions are consistent </w:t>
      </w:r>
    </w:p>
    <w:p w14:paraId="36F7D7CA" w14:textId="76612BE1" w:rsidR="00A311FE" w:rsidRDefault="00A311FE" w:rsidP="0084023C">
      <w:pPr>
        <w:pStyle w:val="CommentText"/>
        <w:ind w:left="0" w:hanging="2"/>
      </w:pPr>
      <w:r>
        <w:t>I think you can link the second and third paragraphs better at the moment the connection between them is vague</w:t>
      </w:r>
    </w:p>
  </w:comment>
  <w:comment w:id="6" w:author="Liran Samuni" w:date="2020-03-16T18:42:00Z" w:initials="LS">
    <w:p w14:paraId="2506C61A" w14:textId="5E0E0CD9" w:rsidR="00A311FE" w:rsidRDefault="00A311FE">
      <w:pPr>
        <w:pStyle w:val="CommentText"/>
        <w:ind w:left="0" w:hanging="2"/>
      </w:pPr>
      <w:r>
        <w:rPr>
          <w:rStyle w:val="CommentReference"/>
        </w:rPr>
        <w:annotationRef/>
      </w:r>
      <w:r>
        <w:t>I am not sure what this adds?</w:t>
      </w:r>
    </w:p>
  </w:comment>
  <w:comment w:id="9" w:author="Liran Samuni" w:date="2020-03-16T18:48:00Z" w:initials="LS">
    <w:p w14:paraId="250BB982" w14:textId="347BFA13" w:rsidR="00A311FE" w:rsidRDefault="00A311FE">
      <w:pPr>
        <w:pStyle w:val="CommentText"/>
        <w:ind w:left="0" w:hanging="2"/>
      </w:pPr>
      <w:r>
        <w:rPr>
          <w:rStyle w:val="CommentReference"/>
        </w:rPr>
        <w:annotationRef/>
      </w:r>
      <w:r>
        <w:t xml:space="preserve">Why usually? </w:t>
      </w:r>
    </w:p>
  </w:comment>
  <w:comment w:id="11" w:author="Liran Samuni" w:date="2020-03-16T18:49:00Z" w:initials="LS">
    <w:p w14:paraId="3E8B4011" w14:textId="58D1E282" w:rsidR="00A311FE" w:rsidRDefault="00A311FE">
      <w:pPr>
        <w:pStyle w:val="CommentText"/>
        <w:ind w:left="0" w:hanging="2"/>
      </w:pPr>
      <w:r>
        <w:rPr>
          <w:rStyle w:val="CommentReference"/>
        </w:rPr>
        <w:annotationRef/>
      </w:r>
      <w:r>
        <w:t xml:space="preserve">By saying “are inconsistent” you imply that the interactions indeed change all the time, while I assume that what you want to say is that if one finds inconsistency in interactions. No? </w:t>
      </w:r>
    </w:p>
  </w:comment>
  <w:comment w:id="26" w:author="Liran Samuni" w:date="2020-03-16T18:58:00Z" w:initials="LS">
    <w:p w14:paraId="6BC53718" w14:textId="0DFEF91C" w:rsidR="008F29C0" w:rsidRDefault="008F29C0">
      <w:pPr>
        <w:pStyle w:val="CommentText"/>
        <w:ind w:left="0" w:hanging="2"/>
      </w:pPr>
      <w:r>
        <w:rPr>
          <w:rStyle w:val="CommentReference"/>
        </w:rPr>
        <w:annotationRef/>
      </w:r>
      <w:r>
        <w:t>To make it more general</w:t>
      </w:r>
    </w:p>
  </w:comment>
  <w:comment w:id="29" w:author="Liran Samuni" w:date="2020-03-16T18:59:00Z" w:initials="LS">
    <w:p w14:paraId="5F885F67" w14:textId="538AEA08" w:rsidR="008F29C0" w:rsidRDefault="008F29C0">
      <w:pPr>
        <w:pStyle w:val="CommentText"/>
        <w:ind w:left="0" w:hanging="2"/>
      </w:pPr>
      <w:r>
        <w:rPr>
          <w:rStyle w:val="CommentReference"/>
        </w:rPr>
        <w:annotationRef/>
      </w:r>
      <w:proofErr w:type="gramStart"/>
      <w:r>
        <w:t>So</w:t>
      </w:r>
      <w:proofErr w:type="gramEnd"/>
      <w:r>
        <w:t xml:space="preserve"> you simulated a fission-fusion society</w:t>
      </w:r>
    </w:p>
  </w:comment>
  <w:comment w:id="30" w:author="Liran Samuni" w:date="2020-03-16T19:01:00Z" w:initials="LS">
    <w:p w14:paraId="528FBD7F" w14:textId="17B22728" w:rsidR="008F29C0" w:rsidRDefault="008F29C0">
      <w:pPr>
        <w:pStyle w:val="CommentText"/>
        <w:ind w:left="0" w:hanging="2"/>
      </w:pPr>
      <w:r>
        <w:rPr>
          <w:rStyle w:val="CommentReference"/>
        </w:rPr>
        <w:annotationRef/>
      </w:r>
      <w:r>
        <w:t>Again, think expanding this beyond primates. This is applicable to many non-primate species</w:t>
      </w:r>
    </w:p>
  </w:comment>
  <w:comment w:id="31" w:author="Liran Samuni" w:date="2020-03-16T19:02:00Z" w:initials="LS">
    <w:p w14:paraId="4D4B636C" w14:textId="2B29C86F" w:rsidR="001154BA" w:rsidRDefault="008F29C0">
      <w:pPr>
        <w:pStyle w:val="CommentText"/>
        <w:ind w:left="0" w:hanging="2"/>
      </w:pPr>
      <w:r>
        <w:rPr>
          <w:rStyle w:val="CommentReference"/>
        </w:rPr>
        <w:annotationRef/>
      </w:r>
      <w:r w:rsidR="001154BA">
        <w:t>Does this mean that every individual was sampled every third day or that the community was samples every third day</w:t>
      </w:r>
      <w:r w:rsidR="00BF7169">
        <w:t>?</w:t>
      </w:r>
    </w:p>
    <w:p w14:paraId="11C61186" w14:textId="0E2E8ED2" w:rsidR="008F29C0" w:rsidRDefault="00BF7169">
      <w:pPr>
        <w:pStyle w:val="CommentText"/>
        <w:ind w:left="0" w:hanging="2"/>
      </w:pPr>
      <w:r>
        <w:t>If it’s for every individual then e</w:t>
      </w:r>
      <w:r w:rsidR="008F29C0">
        <w:t>very third day is good compare to what most people have. Why not have a condition that is more realistic (1 every 20-30 days)</w:t>
      </w:r>
    </w:p>
  </w:comment>
  <w:comment w:id="32" w:author="Liran Samuni" w:date="2020-03-16T19:11:00Z" w:initials="LS">
    <w:p w14:paraId="140DE310" w14:textId="5AB36849" w:rsidR="00BF7169" w:rsidRDefault="00BF7169">
      <w:pPr>
        <w:pStyle w:val="CommentText"/>
        <w:ind w:left="0" w:hanging="2"/>
      </w:pPr>
      <w:r>
        <w:rPr>
          <w:rStyle w:val="CommentReference"/>
        </w:rPr>
        <w:annotationRef/>
      </w:r>
      <w:proofErr w:type="gramStart"/>
      <w:r>
        <w:t>So</w:t>
      </w:r>
      <w:proofErr w:type="gramEnd"/>
      <w:r>
        <w:t xml:space="preserve"> you also included long term data? Should mention it when you specify the </w:t>
      </w:r>
      <w:proofErr w:type="gramStart"/>
      <w:r>
        <w:t>observers</w:t>
      </w:r>
      <w:proofErr w:type="gramEnd"/>
      <w:r>
        <w:t xml:space="preserve"> initials</w:t>
      </w:r>
    </w:p>
  </w:comment>
  <w:comment w:id="33" w:author="Liran Samuni" w:date="2020-03-16T19:12:00Z" w:initials="LS">
    <w:p w14:paraId="3F36C21D" w14:textId="7C2A9F78" w:rsidR="00BF7169" w:rsidRDefault="00BF7169">
      <w:pPr>
        <w:pStyle w:val="CommentText"/>
        <w:ind w:left="0" w:hanging="2"/>
      </w:pPr>
      <w:r>
        <w:rPr>
          <w:rStyle w:val="CommentReference"/>
        </w:rPr>
        <w:annotationRef/>
      </w:r>
      <w:r>
        <w:t xml:space="preserve">Why not just say that you focused on adult </w:t>
      </w:r>
      <w:proofErr w:type="gramStart"/>
      <w:r>
        <w:t>individuals.</w:t>
      </w:r>
      <w:proofErr w:type="gramEnd"/>
      <w:r>
        <w:t xml:space="preserve"> Especially since some juveniles (</w:t>
      </w:r>
      <w:proofErr w:type="spellStart"/>
      <w:r>
        <w:t>Eolos</w:t>
      </w:r>
      <w:proofErr w:type="spellEnd"/>
      <w:r>
        <w:t xml:space="preserve"> for instance) had more observation hours than most adults</w:t>
      </w:r>
    </w:p>
  </w:comment>
  <w:comment w:id="34" w:author="Liran Samuni" w:date="2020-03-16T19:14:00Z" w:initials="LS">
    <w:p w14:paraId="1937BA41" w14:textId="4262B841" w:rsidR="00BF7169" w:rsidRDefault="00BF7169">
      <w:pPr>
        <w:pStyle w:val="CommentText"/>
        <w:ind w:left="0" w:hanging="2"/>
      </w:pPr>
      <w:r>
        <w:rPr>
          <w:rStyle w:val="CommentReference"/>
        </w:rPr>
        <w:annotationRef/>
      </w:r>
      <w:r>
        <w:t>Did I give you my food sharing data that also includes information from videos?</w:t>
      </w:r>
      <w:r w:rsidR="00F05569">
        <w:t xml:space="preserve"> Because the data from the CT is limited. I forgot by now if I gave it to you or not</w:t>
      </w:r>
    </w:p>
  </w:comment>
  <w:comment w:id="35" w:author="Liran Samuni" w:date="2020-03-16T19:15:00Z" w:initials="LS">
    <w:p w14:paraId="2824C7AB" w14:textId="34F7D18B" w:rsidR="00BF7169" w:rsidRDefault="00BF7169">
      <w:pPr>
        <w:pStyle w:val="CommentText"/>
        <w:ind w:left="0" w:hanging="2"/>
      </w:pPr>
      <w:r>
        <w:rPr>
          <w:rStyle w:val="CommentReference"/>
        </w:rPr>
        <w:annotationRef/>
      </w:r>
      <w:r>
        <w:t>Something is missing in the sentence</w:t>
      </w:r>
    </w:p>
  </w:comment>
  <w:comment w:id="39" w:author="Liran Samuni" w:date="2020-03-16T19:15:00Z" w:initials="LS">
    <w:p w14:paraId="47DE10F9" w14:textId="509B23E1" w:rsidR="00BF7169" w:rsidRDefault="00BF7169">
      <w:pPr>
        <w:pStyle w:val="CommentText"/>
        <w:ind w:left="0" w:hanging="2"/>
      </w:pPr>
      <w:r>
        <w:rPr>
          <w:rStyle w:val="CommentReference"/>
        </w:rPr>
        <w:annotationRef/>
      </w:r>
      <w:r>
        <w:t xml:space="preserve">But you can say the same for grooming… it is not different so why does grooming gets direction. I understand </w:t>
      </w:r>
      <w:r w:rsidR="00E0489F">
        <w:t xml:space="preserve">that </w:t>
      </w:r>
      <w:proofErr w:type="spellStart"/>
      <w:r w:rsidR="00E0489F">
        <w:t>its</w:t>
      </w:r>
      <w:proofErr w:type="spellEnd"/>
      <w:r w:rsidR="00E0489F">
        <w:t xml:space="preserve"> </w:t>
      </w:r>
      <w:r>
        <w:t>because it provides further information on interaction exchange but the reasoning you provided for the proximity measures applies for grooming as well</w:t>
      </w:r>
    </w:p>
  </w:comment>
  <w:comment w:id="45" w:author="Liran Samuni" w:date="2020-03-16T19:22:00Z" w:initials="LS">
    <w:p w14:paraId="26A4416B" w14:textId="28E3CC21" w:rsidR="0072475E" w:rsidRDefault="0072475E">
      <w:pPr>
        <w:pStyle w:val="CommentText"/>
        <w:ind w:left="0" w:hanging="2"/>
      </w:pPr>
      <w:r>
        <w:rPr>
          <w:rStyle w:val="CommentReference"/>
        </w:rPr>
        <w:annotationRef/>
      </w:r>
      <w:r>
        <w:t xml:space="preserve">Here and elsewhere. What does it mean performed/behaved the same? </w:t>
      </w:r>
      <w:r w:rsidR="00E0489F">
        <w:t>You mean above 0.5?</w:t>
      </w:r>
    </w:p>
  </w:comment>
  <w:comment w:id="48" w:author="Liran Samuni" w:date="2020-03-16T19:25:00Z" w:initials="LS">
    <w:p w14:paraId="7A08A44C" w14:textId="19C0CDD3" w:rsidR="0072475E" w:rsidRDefault="0072475E">
      <w:pPr>
        <w:pStyle w:val="CommentText"/>
        <w:ind w:left="0" w:hanging="2"/>
      </w:pPr>
      <w:r>
        <w:rPr>
          <w:rStyle w:val="CommentReference"/>
        </w:rPr>
        <w:annotationRef/>
      </w:r>
      <w:r>
        <w:t xml:space="preserve">Can you make the legend show the conditions in their </w:t>
      </w:r>
      <w:proofErr w:type="gramStart"/>
      <w:r>
        <w:t>order</w:t>
      </w:r>
      <w:proofErr w:type="gramEnd"/>
    </w:p>
  </w:comment>
  <w:comment w:id="50" w:author="Liran Samuni" w:date="2020-03-16T19:29:00Z" w:initials="LS">
    <w:p w14:paraId="6AC387DA" w14:textId="77777777" w:rsidR="00742043" w:rsidRDefault="00742043">
      <w:pPr>
        <w:pStyle w:val="CommentText"/>
        <w:ind w:left="0" w:hanging="2"/>
      </w:pPr>
      <w:r>
        <w:rPr>
          <w:rStyle w:val="CommentReference"/>
        </w:rPr>
        <w:annotationRef/>
      </w:r>
      <w:r>
        <w:t>I think it is still not clear from what people need to remove it.</w:t>
      </w:r>
    </w:p>
    <w:p w14:paraId="3706533E" w14:textId="77777777" w:rsidR="00742043" w:rsidRDefault="00742043">
      <w:pPr>
        <w:pStyle w:val="CommentText"/>
        <w:ind w:left="0" w:hanging="2"/>
      </w:pPr>
      <w:r>
        <w:t>You mentioned social networks and relationship indices but you should make it more explicit.</w:t>
      </w:r>
      <w:r w:rsidR="00F05569">
        <w:t xml:space="preserve"> Does this apply for the two only?</w:t>
      </w:r>
      <w:r>
        <w:t xml:space="preserve"> Is </w:t>
      </w:r>
      <w:proofErr w:type="gramStart"/>
      <w:r>
        <w:t>event based</w:t>
      </w:r>
      <w:proofErr w:type="gramEnd"/>
      <w:r>
        <w:t xml:space="preserve"> </w:t>
      </w:r>
      <w:r w:rsidR="00F05569">
        <w:t>analysis</w:t>
      </w:r>
      <w:r>
        <w:t xml:space="preserve"> </w:t>
      </w:r>
      <w:r w:rsidR="00F05569">
        <w:t xml:space="preserve">or other types of analyses </w:t>
      </w:r>
      <w:r>
        <w:t xml:space="preserve">also </w:t>
      </w:r>
      <w:r w:rsidR="00F05569">
        <w:t>problematic?</w:t>
      </w:r>
    </w:p>
    <w:p w14:paraId="0440E88D" w14:textId="77777777" w:rsidR="00E0489F" w:rsidRDefault="00E0489F">
      <w:pPr>
        <w:pStyle w:val="CommentText"/>
        <w:ind w:left="0" w:hanging="2"/>
      </w:pPr>
    </w:p>
    <w:p w14:paraId="53CFBDCD" w14:textId="2682939B" w:rsidR="00E0489F" w:rsidRDefault="00E0489F">
      <w:pPr>
        <w:pStyle w:val="CommentText"/>
        <w:ind w:left="0" w:hanging="2"/>
      </w:pPr>
      <w:r>
        <w:t xml:space="preserve">I saw you mention it briefly in the discussion. Nonetheless you should make it more clear in the </w:t>
      </w:r>
      <w:r>
        <w:t>intro/</w:t>
      </w:r>
      <w:bookmarkStart w:id="51" w:name="_GoBack"/>
      <w:bookmarkEnd w:id="51"/>
      <w:r>
        <w:t>methods</w:t>
      </w:r>
    </w:p>
  </w:comment>
  <w:comment w:id="54" w:author="Liran Samuni" w:date="2020-03-16T19:43:00Z" w:initials="LS">
    <w:p w14:paraId="26AEAA8F" w14:textId="601F6586" w:rsidR="00E0489F" w:rsidRDefault="00E0489F">
      <w:pPr>
        <w:pStyle w:val="CommentText"/>
        <w:ind w:left="0" w:hanging="2"/>
      </w:pPr>
      <w:r>
        <w:rPr>
          <w:rStyle w:val="CommentReference"/>
        </w:rPr>
        <w:annotationRef/>
      </w:r>
      <w:r>
        <w:t>You’re missing this reference</w:t>
      </w:r>
    </w:p>
  </w:comment>
  <w:comment w:id="55" w:author="Liran Samuni" w:date="2020-03-16T19:46:00Z" w:initials="LS">
    <w:p w14:paraId="650C7639" w14:textId="4C2C0EF5" w:rsidR="00E0489F" w:rsidRDefault="00E0489F">
      <w:pPr>
        <w:pStyle w:val="CommentText"/>
        <w:ind w:left="0" w:hanging="2"/>
      </w:pPr>
      <w:r>
        <w:rPr>
          <w:rStyle w:val="CommentReference"/>
        </w:rPr>
        <w:annotationRef/>
      </w:r>
      <w:proofErr w:type="spellStart"/>
      <w:r>
        <w:t>Appo</w:t>
      </w:r>
      <w:proofErr w:type="spellEnd"/>
      <w:r>
        <w:t xml:space="preserve"> and Freddy should also be included probably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FDE58F" w15:done="0"/>
  <w15:commentEx w15:paraId="36F7D7CA" w15:done="0"/>
  <w15:commentEx w15:paraId="2506C61A" w15:done="0"/>
  <w15:commentEx w15:paraId="250BB982" w15:done="0"/>
  <w15:commentEx w15:paraId="3E8B4011" w15:done="0"/>
  <w15:commentEx w15:paraId="6BC53718" w15:done="0"/>
  <w15:commentEx w15:paraId="5F885F67" w15:done="0"/>
  <w15:commentEx w15:paraId="528FBD7F" w15:done="0"/>
  <w15:commentEx w15:paraId="11C61186" w15:done="0"/>
  <w15:commentEx w15:paraId="140DE310" w15:done="0"/>
  <w15:commentEx w15:paraId="3F36C21D" w15:done="0"/>
  <w15:commentEx w15:paraId="1937BA41" w15:done="0"/>
  <w15:commentEx w15:paraId="2824C7AB" w15:done="0"/>
  <w15:commentEx w15:paraId="47DE10F9" w15:done="0"/>
  <w15:commentEx w15:paraId="26A4416B" w15:done="0"/>
  <w15:commentEx w15:paraId="7A08A44C" w15:done="0"/>
  <w15:commentEx w15:paraId="53CFBDCD" w15:done="0"/>
  <w15:commentEx w15:paraId="26AEAA8F" w15:done="0"/>
  <w15:commentEx w15:paraId="650C76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FDE58F" w16cid:durableId="221A446F"/>
  <w16cid:commentId w16cid:paraId="36F7D7CA" w16cid:durableId="221A44BD"/>
  <w16cid:commentId w16cid:paraId="2506C61A" w16cid:durableId="221A46F9"/>
  <w16cid:commentId w16cid:paraId="250BB982" w16cid:durableId="221A4871"/>
  <w16cid:commentId w16cid:paraId="3E8B4011" w16cid:durableId="221A48C0"/>
  <w16cid:commentId w16cid:paraId="6BC53718" w16cid:durableId="221A4ACF"/>
  <w16cid:commentId w16cid:paraId="5F885F67" w16cid:durableId="221A4B02"/>
  <w16cid:commentId w16cid:paraId="528FBD7F" w16cid:durableId="221A4B80"/>
  <w16cid:commentId w16cid:paraId="11C61186" w16cid:durableId="221A4BD5"/>
  <w16cid:commentId w16cid:paraId="140DE310" w16cid:durableId="221A4DE9"/>
  <w16cid:commentId w16cid:paraId="3F36C21D" w16cid:durableId="221A4E31"/>
  <w16cid:commentId w16cid:paraId="1937BA41" w16cid:durableId="221A4E86"/>
  <w16cid:commentId w16cid:paraId="2824C7AB" w16cid:durableId="221A4EB5"/>
  <w16cid:commentId w16cid:paraId="47DE10F9" w16cid:durableId="221A4EDF"/>
  <w16cid:commentId w16cid:paraId="26A4416B" w16cid:durableId="221A508D"/>
  <w16cid:commentId w16cid:paraId="7A08A44C" w16cid:durableId="221A5127"/>
  <w16cid:commentId w16cid:paraId="53CFBDCD" w16cid:durableId="221A5207"/>
  <w16cid:commentId w16cid:paraId="26AEAA8F" w16cid:durableId="221A557F"/>
  <w16cid:commentId w16cid:paraId="650C7639" w16cid:durableId="221A55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658B5" w14:textId="77777777" w:rsidR="001C5CBC" w:rsidRDefault="001C5CBC">
      <w:pPr>
        <w:spacing w:line="240" w:lineRule="auto"/>
        <w:ind w:left="0" w:hanging="2"/>
      </w:pPr>
      <w:r>
        <w:separator/>
      </w:r>
    </w:p>
  </w:endnote>
  <w:endnote w:type="continuationSeparator" w:id="0">
    <w:p w14:paraId="2E4C1108" w14:textId="77777777" w:rsidR="001C5CBC" w:rsidRDefault="001C5CB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83C29" w14:textId="77777777" w:rsidR="00A311FE" w:rsidRDefault="00A311F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904660"/>
    </w:sdtPr>
    <w:sdtContent>
      <w:p w14:paraId="3A85FE8C" w14:textId="77777777" w:rsidR="00A311FE" w:rsidRDefault="00A311FE">
        <w:pPr>
          <w:pStyle w:val="Footer"/>
          <w:ind w:left="0" w:hanging="2"/>
          <w:jc w:val="right"/>
        </w:pPr>
        <w:r>
          <w:fldChar w:fldCharType="begin"/>
        </w:r>
        <w:r>
          <w:instrText xml:space="preserve"> PAGE   \* MERGEFORMAT </w:instrText>
        </w:r>
        <w:r>
          <w:fldChar w:fldCharType="separate"/>
        </w:r>
        <w:r>
          <w:t>42</w:t>
        </w:r>
        <w:r>
          <w:fldChar w:fldCharType="end"/>
        </w:r>
      </w:p>
    </w:sdtContent>
  </w:sdt>
  <w:p w14:paraId="41831348" w14:textId="77777777" w:rsidR="00A311FE" w:rsidRDefault="00A311FE">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7D64E" w14:textId="77777777" w:rsidR="00A311FE" w:rsidRDefault="00A311F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20AA6" w14:textId="77777777" w:rsidR="001C5CBC" w:rsidRDefault="001C5CBC">
      <w:pPr>
        <w:spacing w:line="240" w:lineRule="auto"/>
        <w:ind w:left="0" w:hanging="2"/>
      </w:pPr>
      <w:r>
        <w:separator/>
      </w:r>
    </w:p>
  </w:footnote>
  <w:footnote w:type="continuationSeparator" w:id="0">
    <w:p w14:paraId="77AA4CEB" w14:textId="77777777" w:rsidR="001C5CBC" w:rsidRDefault="001C5CB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80EAB" w14:textId="77777777" w:rsidR="00A311FE" w:rsidRDefault="00A311FE">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CE02D" w14:textId="77777777" w:rsidR="00A311FE" w:rsidRDefault="00A311FE">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CB73D" w14:textId="77777777" w:rsidR="00A311FE" w:rsidRDefault="00A311FE">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D354E"/>
    <w:rsid w:val="000D4745"/>
    <w:rsid w:val="000D7B96"/>
    <w:rsid w:val="000E0263"/>
    <w:rsid w:val="000F09FF"/>
    <w:rsid w:val="000F2A2D"/>
    <w:rsid w:val="000F336B"/>
    <w:rsid w:val="000F4377"/>
    <w:rsid w:val="000F5B63"/>
    <w:rsid w:val="000F5ED3"/>
    <w:rsid w:val="000F6C40"/>
    <w:rsid w:val="000F7598"/>
    <w:rsid w:val="00103654"/>
    <w:rsid w:val="00112A6C"/>
    <w:rsid w:val="00113609"/>
    <w:rsid w:val="001154BA"/>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775D"/>
    <w:rsid w:val="001578F3"/>
    <w:rsid w:val="00160F81"/>
    <w:rsid w:val="001618B0"/>
    <w:rsid w:val="00163CF3"/>
    <w:rsid w:val="00172413"/>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CB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5C7"/>
    <w:rsid w:val="002259F3"/>
    <w:rsid w:val="00226D13"/>
    <w:rsid w:val="00227B1C"/>
    <w:rsid w:val="0023249F"/>
    <w:rsid w:val="00234A0C"/>
    <w:rsid w:val="00237815"/>
    <w:rsid w:val="00237B4A"/>
    <w:rsid w:val="002452F1"/>
    <w:rsid w:val="00246B88"/>
    <w:rsid w:val="00246E97"/>
    <w:rsid w:val="00247F05"/>
    <w:rsid w:val="00257A07"/>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7341"/>
    <w:rsid w:val="00287D92"/>
    <w:rsid w:val="00290764"/>
    <w:rsid w:val="002911B4"/>
    <w:rsid w:val="002911C4"/>
    <w:rsid w:val="00291E35"/>
    <w:rsid w:val="0029559F"/>
    <w:rsid w:val="00295D36"/>
    <w:rsid w:val="0029789F"/>
    <w:rsid w:val="00297D84"/>
    <w:rsid w:val="002A165E"/>
    <w:rsid w:val="002A1FBB"/>
    <w:rsid w:val="002A3FA9"/>
    <w:rsid w:val="002A5088"/>
    <w:rsid w:val="002A630D"/>
    <w:rsid w:val="002B3B1F"/>
    <w:rsid w:val="002C21CD"/>
    <w:rsid w:val="002C242A"/>
    <w:rsid w:val="002C3404"/>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904"/>
    <w:rsid w:val="0030490F"/>
    <w:rsid w:val="003053B2"/>
    <w:rsid w:val="00311387"/>
    <w:rsid w:val="003126F4"/>
    <w:rsid w:val="00312E47"/>
    <w:rsid w:val="00320BA2"/>
    <w:rsid w:val="00322398"/>
    <w:rsid w:val="00322DB3"/>
    <w:rsid w:val="0032596C"/>
    <w:rsid w:val="003278A8"/>
    <w:rsid w:val="003279C4"/>
    <w:rsid w:val="00334A46"/>
    <w:rsid w:val="00334D3D"/>
    <w:rsid w:val="00335F60"/>
    <w:rsid w:val="0034179C"/>
    <w:rsid w:val="003421C8"/>
    <w:rsid w:val="00345316"/>
    <w:rsid w:val="00346875"/>
    <w:rsid w:val="00346D49"/>
    <w:rsid w:val="00347EFA"/>
    <w:rsid w:val="00350571"/>
    <w:rsid w:val="00351A82"/>
    <w:rsid w:val="00352D3B"/>
    <w:rsid w:val="00354444"/>
    <w:rsid w:val="00363219"/>
    <w:rsid w:val="00364458"/>
    <w:rsid w:val="00364B9E"/>
    <w:rsid w:val="0036699B"/>
    <w:rsid w:val="00376C1B"/>
    <w:rsid w:val="0037766C"/>
    <w:rsid w:val="00377F85"/>
    <w:rsid w:val="0038060C"/>
    <w:rsid w:val="003810EC"/>
    <w:rsid w:val="00381820"/>
    <w:rsid w:val="00383737"/>
    <w:rsid w:val="00386458"/>
    <w:rsid w:val="00387C31"/>
    <w:rsid w:val="00393B90"/>
    <w:rsid w:val="003A0168"/>
    <w:rsid w:val="003A1F1C"/>
    <w:rsid w:val="003A70E7"/>
    <w:rsid w:val="003B3718"/>
    <w:rsid w:val="003B46A2"/>
    <w:rsid w:val="003B6946"/>
    <w:rsid w:val="003C24C4"/>
    <w:rsid w:val="003C24E5"/>
    <w:rsid w:val="003C26B5"/>
    <w:rsid w:val="003C7217"/>
    <w:rsid w:val="003D5FCF"/>
    <w:rsid w:val="003D61D3"/>
    <w:rsid w:val="003E0A16"/>
    <w:rsid w:val="003E2354"/>
    <w:rsid w:val="003E2652"/>
    <w:rsid w:val="003E4101"/>
    <w:rsid w:val="003E433C"/>
    <w:rsid w:val="003E50E4"/>
    <w:rsid w:val="003F59B7"/>
    <w:rsid w:val="003F65AF"/>
    <w:rsid w:val="003F7882"/>
    <w:rsid w:val="00400E6B"/>
    <w:rsid w:val="00410839"/>
    <w:rsid w:val="004117AA"/>
    <w:rsid w:val="004117B4"/>
    <w:rsid w:val="00411A15"/>
    <w:rsid w:val="00412407"/>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5763"/>
    <w:rsid w:val="006C6A91"/>
    <w:rsid w:val="006D0760"/>
    <w:rsid w:val="006D1113"/>
    <w:rsid w:val="006D2106"/>
    <w:rsid w:val="006D608A"/>
    <w:rsid w:val="006D6BCE"/>
    <w:rsid w:val="006D6E6E"/>
    <w:rsid w:val="006D74FE"/>
    <w:rsid w:val="006E656B"/>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5E"/>
    <w:rsid w:val="007247B8"/>
    <w:rsid w:val="00727DC2"/>
    <w:rsid w:val="00735186"/>
    <w:rsid w:val="007351A6"/>
    <w:rsid w:val="0073675B"/>
    <w:rsid w:val="0073734E"/>
    <w:rsid w:val="007405BC"/>
    <w:rsid w:val="00742043"/>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810F6"/>
    <w:rsid w:val="00782B11"/>
    <w:rsid w:val="007844AD"/>
    <w:rsid w:val="00784E66"/>
    <w:rsid w:val="007853DC"/>
    <w:rsid w:val="00792622"/>
    <w:rsid w:val="007940D7"/>
    <w:rsid w:val="007953E1"/>
    <w:rsid w:val="00795AB4"/>
    <w:rsid w:val="0079667B"/>
    <w:rsid w:val="00796873"/>
    <w:rsid w:val="00796B1E"/>
    <w:rsid w:val="007A1593"/>
    <w:rsid w:val="007A5217"/>
    <w:rsid w:val="007B071A"/>
    <w:rsid w:val="007B46DE"/>
    <w:rsid w:val="007B7538"/>
    <w:rsid w:val="007C40D6"/>
    <w:rsid w:val="007C543E"/>
    <w:rsid w:val="007C5734"/>
    <w:rsid w:val="007C7571"/>
    <w:rsid w:val="007D050F"/>
    <w:rsid w:val="007D34CB"/>
    <w:rsid w:val="007D3DD1"/>
    <w:rsid w:val="007D582D"/>
    <w:rsid w:val="007D6D8A"/>
    <w:rsid w:val="007D705D"/>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3A80"/>
    <w:rsid w:val="00813B0E"/>
    <w:rsid w:val="0081621D"/>
    <w:rsid w:val="00817329"/>
    <w:rsid w:val="008204AB"/>
    <w:rsid w:val="00824DA2"/>
    <w:rsid w:val="00825F98"/>
    <w:rsid w:val="008267CC"/>
    <w:rsid w:val="00826E7E"/>
    <w:rsid w:val="00827A9D"/>
    <w:rsid w:val="008311D9"/>
    <w:rsid w:val="008314D4"/>
    <w:rsid w:val="00832CDE"/>
    <w:rsid w:val="008351B5"/>
    <w:rsid w:val="00836E1B"/>
    <w:rsid w:val="0084023C"/>
    <w:rsid w:val="00841413"/>
    <w:rsid w:val="00842CC5"/>
    <w:rsid w:val="0084407E"/>
    <w:rsid w:val="008465F3"/>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64CB"/>
    <w:rsid w:val="008D7F98"/>
    <w:rsid w:val="008E22B0"/>
    <w:rsid w:val="008E2E67"/>
    <w:rsid w:val="008E3EDC"/>
    <w:rsid w:val="008E400E"/>
    <w:rsid w:val="008E6ED8"/>
    <w:rsid w:val="008F1CA8"/>
    <w:rsid w:val="008F243A"/>
    <w:rsid w:val="008F29C0"/>
    <w:rsid w:val="008F3122"/>
    <w:rsid w:val="008F3733"/>
    <w:rsid w:val="008F41A3"/>
    <w:rsid w:val="008F6A8A"/>
    <w:rsid w:val="008F7088"/>
    <w:rsid w:val="0090269B"/>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30C5"/>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11FE"/>
    <w:rsid w:val="00A36752"/>
    <w:rsid w:val="00A37E08"/>
    <w:rsid w:val="00A402D7"/>
    <w:rsid w:val="00A405AD"/>
    <w:rsid w:val="00A43653"/>
    <w:rsid w:val="00A534D3"/>
    <w:rsid w:val="00A535CE"/>
    <w:rsid w:val="00A53C45"/>
    <w:rsid w:val="00A54CD6"/>
    <w:rsid w:val="00A575A3"/>
    <w:rsid w:val="00A65560"/>
    <w:rsid w:val="00A70E60"/>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6BB3"/>
    <w:rsid w:val="00B004F8"/>
    <w:rsid w:val="00B00AA7"/>
    <w:rsid w:val="00B0502A"/>
    <w:rsid w:val="00B0527A"/>
    <w:rsid w:val="00B06E45"/>
    <w:rsid w:val="00B07AB2"/>
    <w:rsid w:val="00B07F1D"/>
    <w:rsid w:val="00B10F17"/>
    <w:rsid w:val="00B1339B"/>
    <w:rsid w:val="00B15C12"/>
    <w:rsid w:val="00B23EC0"/>
    <w:rsid w:val="00B244F2"/>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3621"/>
    <w:rsid w:val="00BE3E4F"/>
    <w:rsid w:val="00BE5D0A"/>
    <w:rsid w:val="00BF5CFD"/>
    <w:rsid w:val="00BF7169"/>
    <w:rsid w:val="00C01317"/>
    <w:rsid w:val="00C016E0"/>
    <w:rsid w:val="00C04F19"/>
    <w:rsid w:val="00C05230"/>
    <w:rsid w:val="00C057D5"/>
    <w:rsid w:val="00C07C81"/>
    <w:rsid w:val="00C10260"/>
    <w:rsid w:val="00C11201"/>
    <w:rsid w:val="00C153DD"/>
    <w:rsid w:val="00C248BC"/>
    <w:rsid w:val="00C2585E"/>
    <w:rsid w:val="00C2592D"/>
    <w:rsid w:val="00C25E34"/>
    <w:rsid w:val="00C30557"/>
    <w:rsid w:val="00C373C8"/>
    <w:rsid w:val="00C42433"/>
    <w:rsid w:val="00C4296B"/>
    <w:rsid w:val="00C45B14"/>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46DD"/>
    <w:rsid w:val="00D8790D"/>
    <w:rsid w:val="00D9383C"/>
    <w:rsid w:val="00D93951"/>
    <w:rsid w:val="00DA36AC"/>
    <w:rsid w:val="00DA40BC"/>
    <w:rsid w:val="00DA4B10"/>
    <w:rsid w:val="00DA6EE8"/>
    <w:rsid w:val="00DB0F70"/>
    <w:rsid w:val="00DB1508"/>
    <w:rsid w:val="00DB32B4"/>
    <w:rsid w:val="00DB4C94"/>
    <w:rsid w:val="00DB5B8F"/>
    <w:rsid w:val="00DC1D53"/>
    <w:rsid w:val="00DC4052"/>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29EA"/>
    <w:rsid w:val="00E84094"/>
    <w:rsid w:val="00E87C82"/>
    <w:rsid w:val="00E9369F"/>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6145"/>
    <w:rsid w:val="00EE6158"/>
    <w:rsid w:val="00EE664C"/>
    <w:rsid w:val="00EE774B"/>
    <w:rsid w:val="00EF0FAA"/>
    <w:rsid w:val="00EF216E"/>
    <w:rsid w:val="00EF2ED3"/>
    <w:rsid w:val="00EF2EE7"/>
    <w:rsid w:val="00EF31DF"/>
    <w:rsid w:val="00EF55AF"/>
    <w:rsid w:val="00EF6E49"/>
    <w:rsid w:val="00EF6F97"/>
    <w:rsid w:val="00F03982"/>
    <w:rsid w:val="00F05569"/>
    <w:rsid w:val="00F103EA"/>
    <w:rsid w:val="00F11CB4"/>
    <w:rsid w:val="00F13CA5"/>
    <w:rsid w:val="00F14954"/>
    <w:rsid w:val="00F1609C"/>
    <w:rsid w:val="00F173A4"/>
    <w:rsid w:val="00F2111F"/>
    <w:rsid w:val="00F279FF"/>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1F1"/>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1B1B78-EBFA-0241-8475-50759820A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30</Pages>
  <Words>29492</Words>
  <Characters>168111</Characters>
  <Application>Microsoft Office Word</Application>
  <DocSecurity>0</DocSecurity>
  <Lines>1400</Lines>
  <Paragraphs>394</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Liran Samuni</cp:lastModifiedBy>
  <cp:revision>26</cp:revision>
  <cp:lastPrinted>2019-01-11T12:43:00Z</cp:lastPrinted>
  <dcterms:created xsi:type="dcterms:W3CDTF">2020-03-12T15:14:00Z</dcterms:created>
  <dcterms:modified xsi:type="dcterms:W3CDTF">2020-03-16T19:48:00Z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
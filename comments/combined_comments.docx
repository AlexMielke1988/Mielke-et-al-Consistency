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7870A6" w14:textId="77777777" w:rsidR="00CC4A8D" w:rsidRDefault="00B244F2">
      <w:pPr>
        <w:spacing w:before="120" w:line="480" w:lineRule="auto"/>
        <w:ind w:leftChars="0" w:left="0" w:firstLineChars="0" w:firstLine="0"/>
        <w:jc w:val="both"/>
        <w:rPr>
          <w:rFonts w:asciiTheme="minorHAnsi" w:eastAsia="Calibri" w:hAnsiTheme="minorHAnsi"/>
          <w:b/>
        </w:rPr>
      </w:pPr>
      <w:r>
        <w:rPr>
          <w:rFonts w:asciiTheme="minorHAnsi" w:eastAsia="Calibri" w:hAnsiTheme="minorHAnsi"/>
          <w:b/>
        </w:rPr>
        <w:t>INTRODUCTION</w:t>
      </w:r>
    </w:p>
    <w:p w14:paraId="646C97D6" w14:textId="6050B2AD" w:rsidR="000148A4" w:rsidRDefault="00B244F2" w:rsidP="000148A4">
      <w:pPr>
        <w:spacing w:before="120" w:line="480" w:lineRule="auto"/>
        <w:ind w:left="0" w:hanging="2"/>
        <w:jc w:val="both"/>
        <w:rPr>
          <w:rFonts w:asciiTheme="minorHAnsi" w:eastAsia="Calibri" w:hAnsiTheme="minorHAnsi"/>
        </w:rPr>
      </w:pPr>
      <w:r>
        <w:rPr>
          <w:rFonts w:asciiTheme="minorHAnsi" w:eastAsia="Calibri" w:hAnsiTheme="minorHAnsi"/>
        </w:rPr>
        <w:t xml:space="preserve">Animals living in permanent social groups </w:t>
      </w:r>
      <w:r w:rsidR="007F255C">
        <w:rPr>
          <w:rFonts w:asciiTheme="minorHAnsi" w:eastAsia="Calibri" w:hAnsiTheme="minorHAnsi"/>
        </w:rPr>
        <w:t>must</w:t>
      </w:r>
      <w:r>
        <w:rPr>
          <w:rFonts w:asciiTheme="minorHAnsi" w:eastAsia="Calibri" w:hAnsiTheme="minorHAnsi"/>
        </w:rPr>
        <w:t xml:space="preserve"> decide when and how to interact with group members</w:t>
      </w:r>
      <w:r w:rsidR="00774220">
        <w:rPr>
          <w:rFonts w:asciiTheme="minorHAnsi" w:eastAsia="Calibri" w:hAnsiTheme="minorHAnsi"/>
        </w:rPr>
        <w:t>,</w:t>
      </w:r>
      <w:r>
        <w:rPr>
          <w:rFonts w:asciiTheme="minorHAnsi" w:eastAsia="Calibri" w:hAnsiTheme="minorHAnsi"/>
        </w:rPr>
        <w:t xml:space="preserve"> and their ability to make </w:t>
      </w:r>
      <w:r w:rsidR="00310558">
        <w:rPr>
          <w:rFonts w:asciiTheme="minorHAnsi" w:eastAsia="Calibri" w:hAnsiTheme="minorHAnsi"/>
        </w:rPr>
        <w:t>appropriate</w:t>
      </w:r>
      <w:r w:rsidR="00774220">
        <w:rPr>
          <w:rFonts w:asciiTheme="minorHAnsi" w:eastAsia="Calibri" w:hAnsiTheme="minorHAnsi"/>
        </w:rPr>
        <w:t xml:space="preserve"> </w:t>
      </w:r>
      <w:r>
        <w:rPr>
          <w:rFonts w:asciiTheme="minorHAnsi" w:eastAsia="Calibri" w:hAnsiTheme="minorHAnsi"/>
        </w:rPr>
        <w:t>choice</w:t>
      </w:r>
      <w:r w:rsidR="00774220">
        <w:rPr>
          <w:rFonts w:asciiTheme="minorHAnsi" w:eastAsia="Calibri" w:hAnsiTheme="minorHAnsi"/>
        </w:rPr>
        <w:t>s</w:t>
      </w:r>
      <w:r w:rsidR="004F630E">
        <w:rPr>
          <w:rFonts w:asciiTheme="minorHAnsi" w:eastAsia="Calibri" w:hAnsiTheme="minorHAnsi"/>
        </w:rPr>
        <w:t xml:space="preserve"> </w:t>
      </w:r>
      <w:r>
        <w:rPr>
          <w:rFonts w:asciiTheme="minorHAnsi" w:eastAsia="Calibri" w:hAnsiTheme="minorHAnsi"/>
        </w:rPr>
        <w:t xml:space="preserve">has potential fitness </w:t>
      </w:r>
      <w:commentRangeStart w:id="0"/>
      <w:r>
        <w:rPr>
          <w:rFonts w:asciiTheme="minorHAnsi" w:eastAsia="Calibri" w:hAnsiTheme="minorHAnsi"/>
        </w:rPr>
        <w:t>implications</w:t>
      </w:r>
      <w:commentRangeEnd w:id="0"/>
      <w:r w:rsidR="006126E2">
        <w:rPr>
          <w:rStyle w:val="CommentReference"/>
        </w:rPr>
        <w:commentReference w:id="0"/>
      </w:r>
      <w:r>
        <w:rPr>
          <w:rFonts w:asciiTheme="minorHAnsi" w:eastAsia="Calibri" w:hAnsiTheme="minorHAnsi"/>
        </w:rPr>
        <w:t xml:space="preserve">. It has long been hypothesised that the evolution of </w:t>
      </w:r>
      <w:r w:rsidR="004F630E">
        <w:rPr>
          <w:rFonts w:asciiTheme="minorHAnsi" w:eastAsia="Calibri" w:hAnsiTheme="minorHAnsi"/>
        </w:rPr>
        <w:t xml:space="preserve">species’ </w:t>
      </w:r>
      <w:r>
        <w:rPr>
          <w:rFonts w:asciiTheme="minorHAnsi" w:eastAsia="Calibri" w:hAnsiTheme="minorHAnsi"/>
        </w:rPr>
        <w:t>cognitive skills is a response to selection pressure</w:t>
      </w:r>
      <w:r w:rsidR="006126E2">
        <w:rPr>
          <w:rFonts w:asciiTheme="minorHAnsi" w:eastAsia="Calibri" w:hAnsiTheme="minorHAnsi"/>
        </w:rPr>
        <w:t>s</w:t>
      </w:r>
      <w:r>
        <w:rPr>
          <w:rFonts w:asciiTheme="minorHAnsi" w:eastAsia="Calibri" w:hAnsiTheme="minorHAnsi"/>
        </w:rPr>
        <w:t xml:space="preserve"> imposed by the complexity of the</w:t>
      </w:r>
      <w:r w:rsidR="0084023C">
        <w:rPr>
          <w:rFonts w:asciiTheme="minorHAnsi" w:eastAsia="Calibri" w:hAnsiTheme="minorHAnsi"/>
        </w:rPr>
        <w:t>ir</w:t>
      </w:r>
      <w:r>
        <w:rPr>
          <w:rFonts w:asciiTheme="minorHAnsi" w:eastAsia="Calibri" w:hAnsiTheme="minorHAnsi"/>
        </w:rPr>
        <w:t xml:space="preserve"> social environment </w:t>
      </w:r>
      <w:r>
        <w:rPr>
          <w:rFonts w:asciiTheme="minorHAnsi" w:eastAsia="Calibri" w:hAnsiTheme="minorHAnsi"/>
        </w:rPr>
        <w:fldChar w:fldCharType="begin" w:fldLock="1"/>
      </w:r>
      <w:r w:rsidR="00F57648">
        <w:rPr>
          <w:rFonts w:asciiTheme="minorHAnsi" w:eastAsia="Calibri" w:hAnsiTheme="minorHAnsi"/>
        </w:rPr>
        <w:instrText>ADDIN CSL_CITATION {"citationItems":[{"id":"ITEM-1","itemData":{"DOI":"10.2307/375925","ISBN":"0521212871 : 0521290864","ISSN":"00100994","PMID":"540","abstract":"no abstract","author":[{"dropping-particle":"","family":"Humphrey","given":"N. K.","non-dropping-particle":"","parse-names":false,"suffix":""}],"editor":[{"dropping-particle":"","family":"Bateson","given":"P.P.G.","non-dropping-particle":"","parse-names":false,"suffix":""},{"dropping-particle":"","family":"Hinde","given":"Robert A.","non-dropping-particle":"","parse-names":false,"suffix":""}],"id":"ITEM-1","issued":{"date-parts":[["1976"]]},"publisher":"Cambridge University Press","title":"The Social Function of Intellect","type":"article-journal"},"uris":["http://www.mendeley.com/documents/?uuid=6002a3ac-e806-4628-98d9-6020c4f3da67"]},{"id":"ITEM-2","itemData":{"ISBN":"0198521758","abstract":"This book presents an alternative to conventional ideas about the evolution of the human intellect. Instead of placing top priority on the role of tools, the pressure for their skillful use, and the related importance of interpersonal communication as a means for enhanced cooperation, this volume explores quite a different idea-- that the driving force in the evolution of human intellect was social expertise--a force which enabled the manipulation of others within the social group, who themselves are seen as posing the most challenging problems faced by primitive humans. The need to outwit one's clever colleagues then produces an evolutionary spiraling of \"Machiavellian intelligence.\" The book forms a complete and self-contained text on this fast-growing topic. It includes the origins of the basic premise and a wealth of exciting developments, described by an international team of authors from the fields of anthropology, psychology, and zoology. An evaluation of more traditional approaches is also undertaken, with a view to discovering to what extent Machiavellian intelligence represents a complementary concept or one that is truly an alternative. Readers and students will find this fascinating volume carries them to the frontiers of scientific work on the origin of human intellect.","author":[{"dropping-particle":"","family":"Byrne","given":"Richard W.","non-dropping-particle":"","parse-names":false,"suffix":""},{"dropping-particle":"","family":"Whiten","given":"Andrew","non-dropping-particle":"","parse-names":false,"suffix":""}],"id":"ITEM-2","issued":{"date-parts":[["1989","9"]]},"publisher":"Oxford University Press","publisher-place":"Oxford","title":"Machiavellian intelligence: social expertise and the evolution of intellect in monkeys, apes, and humans","type":"book"},"uris":["http://www.mendeley.com/documents/?uuid=c88dc124-a166-4119-ae96-0e8de5153cb2"]},{"id":"ITEM-3","itemData":{"DOI":"10.1126/science.153.3735.501","ISSN":"00368075","PMID":"5938775","abstract":"The step from prosimian to monkey intelligence probably took place in a social context.","author":[{"dropping-particle":"","family":"Jolly","given":"Alison","non-dropping-particle":"","parse-names":false,"suffix":""}],"container-title":"Science","id":"ITEM-3","issue":"3735","issued":{"date-parts":[["1966","7","29"]]},"page":"501-506","publisher":"American Association for the Advancement of Science","title":"Lemur social behavior and primate intelligence","type":"article-journal","volume":"153"},"uris":["http://www.mendeley.com/documents/?uuid=81b7b376-3e54-328b-95a9-17c8d338679c"]}],"mendeley":{"formattedCitation":"(Byrne &amp; Whiten, 1989; Humphrey, 1976; Jolly, 1966)","plainTextFormattedCitation":"(Byrne &amp; Whiten, 1989; Humphrey, 1976; Jolly, 1966)","previouslyFormattedCitation":"(Byrne &amp; Whiten, 1989; Humphrey, 1976; Jolly, 1966)"},"properties":{"noteIndex":0},"schema":"https://github.com/citation-style-language/schema/raw/master/csl-citation.json"}</w:instrText>
      </w:r>
      <w:r>
        <w:rPr>
          <w:rFonts w:asciiTheme="minorHAnsi" w:eastAsia="Calibri" w:hAnsiTheme="minorHAnsi"/>
        </w:rPr>
        <w:fldChar w:fldCharType="separate"/>
      </w:r>
      <w:r w:rsidR="00F57648" w:rsidRPr="00F57648">
        <w:rPr>
          <w:rFonts w:asciiTheme="minorHAnsi" w:eastAsia="Calibri" w:hAnsiTheme="minorHAnsi"/>
          <w:noProof/>
        </w:rPr>
        <w:t>(Byrne &amp; Whiten, 1989; Humphrey, 1976; Jolly, 1966)</w:t>
      </w:r>
      <w:r>
        <w:rPr>
          <w:rFonts w:asciiTheme="minorHAnsi" w:eastAsia="Calibri" w:hAnsiTheme="minorHAnsi"/>
        </w:rPr>
        <w:fldChar w:fldCharType="end"/>
      </w:r>
      <w:r>
        <w:rPr>
          <w:rFonts w:asciiTheme="minorHAnsi" w:eastAsia="Calibri" w:hAnsiTheme="minorHAnsi"/>
        </w:rPr>
        <w:t xml:space="preserve">. This hypothesis </w:t>
      </w:r>
      <w:r w:rsidR="007C543E">
        <w:rPr>
          <w:rFonts w:asciiTheme="minorHAnsi" w:eastAsia="Calibri" w:hAnsiTheme="minorHAnsi"/>
        </w:rPr>
        <w:t>assumes</w:t>
      </w:r>
      <w:r>
        <w:rPr>
          <w:rFonts w:asciiTheme="minorHAnsi" w:eastAsia="Calibri" w:hAnsiTheme="minorHAnsi"/>
        </w:rPr>
        <w:t xml:space="preserve"> that animals in more “complex” social systems must integrate more </w:t>
      </w:r>
      <w:r w:rsidR="008B486F">
        <w:rPr>
          <w:rFonts w:asciiTheme="minorHAnsi" w:eastAsia="Calibri" w:hAnsiTheme="minorHAnsi"/>
        </w:rPr>
        <w:t xml:space="preserve">social </w:t>
      </w:r>
      <w:r>
        <w:rPr>
          <w:rFonts w:asciiTheme="minorHAnsi" w:eastAsia="Calibri" w:hAnsiTheme="minorHAnsi"/>
        </w:rPr>
        <w:t xml:space="preserve">information to out-compete others </w:t>
      </w:r>
      <w:r>
        <w:rPr>
          <w:rFonts w:asciiTheme="minorHAnsi" w:eastAsia="Calibri" w:hAnsiTheme="minorHAnsi"/>
        </w:rPr>
        <w:fldChar w:fldCharType="begin" w:fldLock="1"/>
      </w:r>
      <w:r w:rsidR="00792622">
        <w:rPr>
          <w:rFonts w:asciiTheme="minorHAnsi" w:eastAsia="Calibri" w:hAnsiTheme="minorHAnsi"/>
        </w:rPr>
        <w:instrText>ADDIN CSL_CITATION {"citationItems":[{"id":"ITEM-1","itemData":{"ISBN":"0198521758","abstract":"This book presents an alternative to conventional ideas about the evolution of the human intellect. Instead of placing top priority on the role of tools, the pressure for their skillful use, and the related importance of interpersonal communication as a means for enhanced cooperation, this volume explores quite a different idea-- that the driving force in the evolution of human intellect was social expertise--a force which enabled the manipulation of others within the social group, who themselves are seen as posing the most challenging problems faced by primitive humans. The need to outwit one's clever colleagues then produces an evolutionary spiraling of \"Machiavellian intelligence.\" The book forms a complete and self-contained text on this fast-growing topic. It includes the origins of the basic premise and a wealth of exciting developments, described by an international team of authors from the fields of anthropology, psychology, and zoology. An evaluation of more traditional approaches is also undertaken, with a view to discovering to what extent Machiavellian intelligence represents a complementary concept or one that is truly an alternative. Readers and students will find this fascinating volume carries them to the frontiers of scientific work on the origin of human intellect.","author":[{"dropping-particle":"","family":"Byrne","given":"Richard W.","non-dropping-particle":"","parse-names":false,"suffix":""},{"dropping-particle":"","family":"Whiten","given":"Andrew","non-dropping-particle":"","parse-names":false,"suffix":""}],"id":"ITEM-1","issued":{"date-parts":[["1989","9"]]},"publisher":"Oxford University Press","publisher-place":"Oxford","title":"Machiavellian intelligence: social expertise and the evolution of intellect in monkeys, apes, and humans","type":"book"},"uris":["http://www.mendeley.com/documents/?uuid=c88dc124-a166-4119-ae96-0e8de5153cb2"]},{"id":"ITEM-2","itemData":{"DOI":"10.1017/S0140525X00032325","ISBN":"9781424471331","ISSN":"14691825","PMID":"8569","abstract":"Group size covaries with relative neocortical volume in nonhuman primates. This regression equation predicts a group size for modern humans very similar to that for hunter-gatherer and traditional horticulturalist societies. Similar group sizes are found in other contemporary and historical societies. Nonhuman primates maintain group cohesion through social grooming; among the Old World monkeys and apes, social grooming time is linearly related to group size. Maintaining stability of human-sized groups by grooming alone would make intolerable time demands. It is therefore suggested (1) that the evolution of large groups in the human lineage depended on developing a more efficient method for time-sharing the processes of social bonding and (2) that language uniquely fulfills this requirement. Data on the size of conversational and other small interacting groups of humans accord with the predicted relative efficiency of conversation compared to grooming as a bonding process. In human conversations about 60% of time is spent gossiping about relationships and personal experiences. Language may accordingly have evolved to allow individuals to learn about the behavioural characteristics of other group members more rapidly than was feasible by direct observation alone. © 1993, Cambridge University Press. All rights reserved.","author":[{"dropping-particle":"","family":"Dunbar","given":"R.I.M.","non-dropping-particle":"","parse-names":false,"suffix":""}],"container-title":"Behavioral and Brain Sciences","id":"ITEM-2","issue":"4","issued":{"date-parts":[["1993"]]},"page":"681-694","title":"Coevolution of neocortical size, group size and language in humans","type":"article-journal","volume":"16"},"uris":["http://www.mendeley.com/documents/?uuid=00a0639e-1a0a-3d7b-9bb0-d434744ac96a"]}],"mendeley":{"formattedCitation":"(Byrne &amp; Whiten, 1989; Dunbar, 1993)","plainTextFormattedCitation":"(Byrne &amp; Whiten, 1989; Dunbar, 1993)","previouslyFormattedCitation":"(Byrne &amp; Whiten, 1989; Dunbar, 1993)"},"properties":{"noteIndex":0},"schema":"https://github.com/citation-style-language/schema/raw/master/csl-citation.json"}</w:instrText>
      </w:r>
      <w:r>
        <w:rPr>
          <w:rFonts w:asciiTheme="minorHAnsi" w:eastAsia="Calibri" w:hAnsiTheme="minorHAnsi"/>
        </w:rPr>
        <w:fldChar w:fldCharType="separate"/>
      </w:r>
      <w:r w:rsidR="00F57648" w:rsidRPr="00F57648">
        <w:rPr>
          <w:rFonts w:asciiTheme="minorHAnsi" w:eastAsia="Calibri" w:hAnsiTheme="minorHAnsi"/>
          <w:noProof/>
        </w:rPr>
        <w:t>(Byrne &amp; Whiten, 1989; Dunbar, 1993)</w:t>
      </w:r>
      <w:r>
        <w:rPr>
          <w:rFonts w:asciiTheme="minorHAnsi" w:eastAsia="Calibri" w:hAnsiTheme="minorHAnsi"/>
        </w:rPr>
        <w:fldChar w:fldCharType="end"/>
      </w:r>
      <w:r>
        <w:rPr>
          <w:rFonts w:asciiTheme="minorHAnsi" w:eastAsia="Calibri" w:hAnsiTheme="minorHAnsi"/>
        </w:rPr>
        <w:t>.</w:t>
      </w:r>
      <w:r w:rsidR="006301E0">
        <w:rPr>
          <w:rFonts w:asciiTheme="minorHAnsi" w:eastAsia="Calibri" w:hAnsiTheme="minorHAnsi"/>
        </w:rPr>
        <w:t xml:space="preserve"> However, it is unclear how the amount of social information can be measured, even though various indices have been proposed (XXX).</w:t>
      </w:r>
      <w:r>
        <w:rPr>
          <w:rFonts w:asciiTheme="minorHAnsi" w:eastAsia="Calibri" w:hAnsiTheme="minorHAnsi"/>
        </w:rPr>
        <w:t xml:space="preserve"> </w:t>
      </w:r>
      <w:r w:rsidR="00335B56">
        <w:rPr>
          <w:rFonts w:asciiTheme="minorHAnsi" w:eastAsia="Calibri" w:hAnsiTheme="minorHAnsi"/>
        </w:rPr>
        <w:t>One way to operationalize social</w:t>
      </w:r>
      <w:r>
        <w:rPr>
          <w:rFonts w:asciiTheme="minorHAnsi" w:eastAsia="Calibri" w:hAnsiTheme="minorHAnsi"/>
        </w:rPr>
        <w:t xml:space="preserve"> complexity</w:t>
      </w:r>
      <w:r w:rsidR="00335B56">
        <w:rPr>
          <w:rFonts w:asciiTheme="minorHAnsi" w:eastAsia="Calibri" w:hAnsiTheme="minorHAnsi"/>
        </w:rPr>
        <w:t xml:space="preserve"> is as the amount of </w:t>
      </w:r>
      <w:r w:rsidR="00B4481E">
        <w:rPr>
          <w:rFonts w:asciiTheme="minorHAnsi" w:eastAsia="Calibri" w:hAnsiTheme="minorHAnsi"/>
        </w:rPr>
        <w:t xml:space="preserve">information </w:t>
      </w:r>
      <w:r>
        <w:rPr>
          <w:rFonts w:asciiTheme="minorHAnsi" w:eastAsia="Calibri" w:hAnsiTheme="minorHAnsi"/>
        </w:rPr>
        <w:t xml:space="preserve">necessary to successfully predict future states </w:t>
      </w:r>
      <w:r w:rsidR="006126E2">
        <w:rPr>
          <w:rFonts w:asciiTheme="minorHAnsi" w:eastAsia="Calibri" w:hAnsiTheme="minorHAnsi"/>
        </w:rPr>
        <w:t xml:space="preserve">within </w:t>
      </w:r>
      <w:r>
        <w:rPr>
          <w:rFonts w:asciiTheme="minorHAnsi" w:eastAsia="Calibri" w:hAnsiTheme="minorHAnsi"/>
        </w:rPr>
        <w:t xml:space="preserve">a system </w:t>
      </w:r>
      <w:r>
        <w:rPr>
          <w:rFonts w:asciiTheme="minorHAnsi" w:eastAsia="Calibri" w:hAnsiTheme="minorHAnsi"/>
        </w:rPr>
        <w:fldChar w:fldCharType="begin" w:fldLock="1"/>
      </w:r>
      <w:r>
        <w:rPr>
          <w:rFonts w:asciiTheme="minorHAnsi" w:eastAsia="Calibri" w:hAnsiTheme="minorHAnsi"/>
        </w:rPr>
        <w:instrText>ADDIN CSL_CITATION {"citationItems":[{"id":"ITEM-1","itemData":{"DOI":"10.1177/0959354397072004","ISBN":"0959-3543\\r1461-7447","ISSN":"09593543","abstract":"The term ‘complexity’ is often found in the behavioural and cognitive sciences. This paper compares the common-sense usage of the world with attempts by information theorists to provide a formal definition. The concepts of randomness, predictability, organization and complexity are reviewed and we advocate that a distinction be made between traditional ‘algorithmic’ and a more biologically relevant ‘organizational’ complexity. We develop the formal properties of the latter with reference to hierarchies of explanation. The utility of both measures of complexity is discussed and examples of practical application given. We discuss relationships between complexity of environment, cognition, behaviour and brain, outline a possible metacognitive function for perception of complexity, and consider the implications for evolutionary psychology of the special nature of social complexity. © 1997, Sage Publications. All rights reserved.","author":[{"dropping-particle":"","family":"Sambrook","given":"Thomas","non-dropping-particle":"","parse-names":false,"suffix":""},{"dropping-particle":"","family":"Whiten","given":"Andrew","non-dropping-particle":"","parse-names":false,"suffix":""}],"container-title":"Theory &amp; Psychology","id":"ITEM-1","issue":"2","issued":{"date-parts":[["1997","4","19"]]},"page":"191-213","publisher":"Sage PublicationsSage CA: Thousand Oaks, CA","title":"On the Nature of Complexity in Cognitive and Behavioural Science","type":"article-journal","volume":"7"},"uris":["http://www.mendeley.com/documents/?uuid=e664443f-eb1a-3176-b615-96bc221e8e71"]},{"id":"ITEM-2","itemData":{"DOI":"10.1098/rstb.2011.0214","ISSN":"14712970","PMID":"22641819","abstract":"To build a theory of social complexity, we need to understand how aggregate social properties arise from individual interaction rules. Here, I review a body of work on the developmental dynamics of pigtailed macaque social organization and conflict management that provides insight into the mechanistic causes of multi-scale social systems. In this model system coarse-grained, statistical representations of collective dynamics are more predictive of the future state of the system than the constantly in-flux behavioural patterns at the individual level. The data suggest that individuals can perceive and use these representations for strategical decision-making. As an interaction history accumulates the coarse-grained representations consolidate. This constrains individual behaviour and provides the foundations for new levels of organization. The time-scales on which these representations change impact whether the consolidating higher-levels can be modified by individuals and collectively. The time-scales appear to be a function of the 'coarseness' of the representations and the character of the collective dynamics over which they are averages. The data suggest that an advantage of multiple timescales is that they allow social systems to balance tradeoffs between predictability and adaptability. I briefly discuss the implications of these findings for cognition, social niche construction and the evolution of new levels of organization in biological systems. © 2012 The Royal Society.","author":[{"dropping-particle":"","family":"Flack","given":"Jessica C.","non-dropping-particle":"","parse-names":false,"suffix":""}],"container-title":"Philosophical Transactions of the Royal Society B: Biological Sciences","id":"ITEM-2","issue":"1597","issued":{"date-parts":[["2012"]]},"page":"1802-1810","title":"Multiple time-scales and the developmental dynamics of social systems","type":"article-journal","volume":"367"},"uris":["http://www.mendeley.com/documents/?uuid=4c68bf35-0660-431e-b2cd-0122cd8e4138"]}],"mendeley":{"formattedCitation":"(Flack, 2012; Sambrook &amp; Whiten, 1997)","plainTextFormattedCitation":"(Flack, 2012; Sambrook &amp; Whiten, 1997)","previouslyFormattedCitation":"(Flack, 2012; Sambrook &amp; Whiten, 1997)"},"properties":{"noteIndex":0},"schema":"https://github.com/citation-style-language/schema/raw/master/csl-citation.json"}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(Flack, 2012; Sambrook &amp; Whiten, 1997)</w:t>
      </w:r>
      <w:r>
        <w:rPr>
          <w:rFonts w:asciiTheme="minorHAnsi" w:eastAsia="Calibri" w:hAnsiTheme="minorHAnsi"/>
        </w:rPr>
        <w:fldChar w:fldCharType="end"/>
      </w:r>
      <w:r>
        <w:rPr>
          <w:rFonts w:asciiTheme="minorHAnsi" w:eastAsia="Calibri" w:hAnsiTheme="minorHAnsi"/>
        </w:rPr>
        <w:t xml:space="preserve">. </w:t>
      </w:r>
      <w:r w:rsidR="003032E0">
        <w:rPr>
          <w:rFonts w:asciiTheme="minorHAnsi" w:eastAsia="Calibri" w:hAnsiTheme="minorHAnsi"/>
        </w:rPr>
        <w:t xml:space="preserve">Measures </w:t>
      </w:r>
      <w:r>
        <w:rPr>
          <w:rFonts w:asciiTheme="minorHAnsi" w:eastAsia="Calibri" w:hAnsiTheme="minorHAnsi"/>
        </w:rPr>
        <w:t xml:space="preserve">of how predictable interactions are from the perspective of individuals living in a community </w:t>
      </w:r>
      <w:r w:rsidR="003032E0">
        <w:rPr>
          <w:rFonts w:asciiTheme="minorHAnsi" w:eastAsia="Calibri" w:hAnsiTheme="minorHAnsi"/>
        </w:rPr>
        <w:t xml:space="preserve">that are comparable between studies and species would facilitate examinations of the factors driving the </w:t>
      </w:r>
      <w:r>
        <w:rPr>
          <w:rFonts w:asciiTheme="minorHAnsi" w:eastAsia="Calibri" w:hAnsiTheme="minorHAnsi"/>
        </w:rPr>
        <w:t xml:space="preserve">evolution of complex decision-making </w:t>
      </w:r>
      <w:r>
        <w:rPr>
          <w:rFonts w:asciiTheme="minorHAnsi" w:eastAsia="Calibri" w:hAnsiTheme="minorHAnsi"/>
        </w:rPr>
        <w:fldChar w:fldCharType="begin" w:fldLock="1"/>
      </w:r>
      <w:r w:rsidR="000A152C">
        <w:rPr>
          <w:rFonts w:asciiTheme="minorHAnsi" w:eastAsia="Calibri" w:hAnsiTheme="minorHAnsi"/>
        </w:rPr>
        <w:instrText>ADDIN CSL_CITATION {"citationItems":[{"id":"ITEM-1","itemData":{"DOI":"10.1163/000579510X501151","ISBN":"0005-7959","ISSN":"00057959","PMID":"50262666","abstract":"Approaches to sociality have, in the past, focused either on group typologies or on the functional aspects of relationships (mate choice, parental investment decisions). In contrast, the nature of the social relationships that scale from the individual-level behavioural decisions to the emergent properties represented by group typology has received almost no attention at all. We argue that that there is now a need to refocus attention on the bonding processes that give rise to social groups. However, we lack any kind of language with which to describe or classify these operationally, in part perhaps because social bonding is emotional (and, hence, 'felt'). One task for the future is, therefore, to identify suitable indices that can be used to compare the degree of bondedness between individual animals both between species and, within species, between individual dyads in such a way as to be able to test functional questions. © 2010 Koninklijke Brill NV, Leiden.","author":[{"dropping-particle":"","family":"Dunbar","given":"R.I.M.","non-dropping-particle":"","parse-names":false,"suffix":""},{"dropping-particle":"","family":"Shultz","given":"Susanne","non-dropping-particle":"","parse-names":false,"suffix":""}],"container-title":"Behaviour","id":"ITEM-1","issue":"7","issued":{"date-parts":[["2010"]]},"page":"775-803","title":"Bondedness and sociality","type":"article","volume":"147"},"uris":["http://www.mendeley.com/documents/?uuid=e99b68ae-0495-324c-8aac-5c78b257b91d"]},{"id":"ITEM-2","itemData":{"DOI":"10.1007/s00265-018-2604-5","ISSN":"03405443","abstract":"Abstract: We argue that the study of social complexity can follow two different approaches, based on how it is seen from the outside or on how it is experienced from within. Recent focus has been on the former with social complexity emerging from the interactions of group members. Here, we take the view from within and deal with the social complexity that individual group members may experience, exploring complexity arising from aspects of the social structure and social organization. We review a variety of sources of social complexity in terms of variation between and within social relationships, variation in opportunities to interact with different group members, and the role of third parties. We then examine how individuals can cope with the social complexity they face. We conclude that a refined view of social relationships at different levels is needed to study the social complexity faced by individual group members and emphasize the potential contribution of the view from within to the study of social complexity and cognition. Significance statement: Animals may experience different degrees of complexity in their social groups. Instead of viewing social complexity as an emergent property of the interactions exchanged by group members, we focus on the social complexity individual group members may experience. We examine how aspects of social structure and social organization, such as the variation between and within social relationships, the variation in opportunities to interact with different group members, and the role of third parties, could create challenges and sources of complexity for individual group members. We then evaluate how emotions and cognitive abilities could be used by animals of different species to navigate the social complexity they experience and make appropriate decisions. We show that there are neglected sources of social complexity related to social relationships that derive from them changing over time and consisting of different components. We conclude by emphasizing that a change in perspective is needed to study how cognition is linked to the social complexity individual group members may experience.","author":[{"dropping-particle":"","family":"Aureli","given":"Filippo","non-dropping-particle":"","parse-names":false,"suffix":""},{"dropping-particle":"","family":"Schino","given":"Gabriele","non-dropping-particle":"","parse-names":false,"suffix":""}],"container-title":"Behavioral Ecology and Sociobiology","id":"ITEM-2","issue":"1","issued":{"date-parts":[["2019","1","1"]]},"page":"1-13","publisher":"Springer Verlag","title":"Social complexity from within: how individuals experience the structure and organization of their groups","type":"article","volume":"73"},"uris":["http://www.mendeley.com/documents/?uuid=10f354b5-8d3e-3467-8214-116cd254e982"]}],"mendeley":{"formattedCitation":"(Aureli &amp; Schino, 2019; Dunbar &amp; Shultz, 2010)","plainTextFormattedCitation":"(Aureli &amp; Schino, 2019; Dunbar &amp; Shultz, 2010)","previouslyFormattedCitation":"(Aureli &amp; Schino, 2019; Dunbar &amp; Shultz, 2010)"},"properties":{"noteIndex":0},"schema":"https://github.com/citation-style-language/schema/raw/master/csl-citation.json"}</w:instrText>
      </w:r>
      <w:r>
        <w:rPr>
          <w:rFonts w:asciiTheme="minorHAnsi" w:eastAsia="Calibri" w:hAnsiTheme="minorHAnsi"/>
        </w:rPr>
        <w:fldChar w:fldCharType="separate"/>
      </w:r>
      <w:r w:rsidR="00C624CE" w:rsidRPr="00C624CE">
        <w:rPr>
          <w:rFonts w:asciiTheme="minorHAnsi" w:eastAsia="Calibri" w:hAnsiTheme="minorHAnsi"/>
          <w:noProof/>
        </w:rPr>
        <w:t>(Aureli &amp; Schino, 2019; Dunbar &amp; Shultz, 2010)</w:t>
      </w:r>
      <w:r>
        <w:rPr>
          <w:rFonts w:asciiTheme="minorHAnsi" w:eastAsia="Calibri" w:hAnsiTheme="minorHAnsi"/>
        </w:rPr>
        <w:fldChar w:fldCharType="end"/>
      </w:r>
      <w:r>
        <w:rPr>
          <w:rFonts w:asciiTheme="minorHAnsi" w:eastAsia="Calibri" w:hAnsiTheme="minorHAnsi"/>
        </w:rPr>
        <w:t xml:space="preserve">. </w:t>
      </w:r>
    </w:p>
    <w:p w14:paraId="13B6D2B3" w14:textId="405DAAC1" w:rsidR="00CC4A8D" w:rsidRDefault="00B244F2" w:rsidP="00792622">
      <w:pPr>
        <w:spacing w:before="120" w:line="480" w:lineRule="auto"/>
        <w:ind w:left="0" w:hanging="2"/>
        <w:jc w:val="both"/>
        <w:rPr>
          <w:rFonts w:asciiTheme="minorHAnsi" w:eastAsia="Calibri" w:hAnsiTheme="minorHAnsi"/>
        </w:rPr>
      </w:pPr>
      <w:r>
        <w:rPr>
          <w:rFonts w:asciiTheme="minorHAnsi" w:eastAsia="Calibri" w:hAnsiTheme="minorHAnsi"/>
        </w:rPr>
        <w:t xml:space="preserve">Relationships are more predictable if partner choice is highly </w:t>
      </w:r>
      <w:r>
        <w:rPr>
          <w:rFonts w:asciiTheme="minorHAnsi" w:eastAsia="Calibri" w:hAnsiTheme="minorHAnsi"/>
          <w:i/>
        </w:rPr>
        <w:t>consistent</w:t>
      </w:r>
      <w:r>
        <w:rPr>
          <w:rFonts w:asciiTheme="minorHAnsi" w:eastAsia="Calibri" w:hAnsiTheme="minorHAnsi"/>
        </w:rPr>
        <w:t xml:space="preserve"> over repeated interactions </w:t>
      </w:r>
      <w:r>
        <w:rPr>
          <w:rFonts w:asciiTheme="minorHAnsi" w:eastAsia="Calibri" w:hAnsiTheme="minorHAnsi"/>
        </w:rPr>
        <w:fldChar w:fldCharType="begin" w:fldLock="1"/>
      </w:r>
      <w:r w:rsidR="004A57E7">
        <w:rPr>
          <w:rFonts w:asciiTheme="minorHAnsi" w:eastAsia="Calibri" w:hAnsiTheme="minorHAnsi"/>
        </w:rPr>
        <w:instrText>ADDIN CSL_CITATION {"citationItems":[{"id":"ITEM-1","itemData":{"DOI":"10.1007/s10764-012-9623-2","ISSN":"01640291","abstract":"In social animals an individual's fitness depends partly on the quality of relationships with others. Qualitative variation in relationships has been conceptualized according to a three-dimensional structure, consisting of relationship value, compatibility, and security. However, the determinants of the components and their temporal stability are not well understood. We studied relationship quality in a newly formed group of 20 captive chimpanzees made up of several previously existing social groups. We assessed dyadic relationship quality 2 yr and again 7 yr after grouping. We confirmed the existence and stability of three relationship components and labeled them value, compatibility, and approach symmetry. Previously familiar dyads had a higher value than unfamiliar dyads, especially when they were maternally or paternally related. Compatibility was higher in dyads with only females than in dyads containing a male, but familiarity did not influence compatibility. Approach symmetry was initially higher, but later lower, in familiar than unfamiliar dyads, indicating that approach symmetry of familiar dyads decreased over time. Dyadic value and compatibility were highly stable over time, which is similar to the long relationship duration found in wild chimpanzees. In sum, relationships formed earlier in life became more valuable than those formed in later adulthood, whereas nonaggressive, compatible relationships could be formed throughout life. This suggests that for immigrating individuals, high-value relationships may be relatively difficult to establish, partly explaining why wild female chimpanzees have relatively few high-quality relationships with other females. Our study supports the multicomponent structure and durability of relationships in social species. © 2012 Springer Science+Business Media, LLC.","author":[{"dropping-particle":"","family":"Koski","given":"Sonja E.","non-dropping-particle":"","parse-names":false,"suffix":""},{"dropping-particle":"","family":"Vries","given":"Han","non-dropping-particle":"de","parse-names":false,"suffix":""},{"dropping-particle":"","family":"Kraats","given":"Annette","non-dropping-particle":"van de","parse-names":false,"suffix":""},{"dropping-particle":"","family":"Sterck","given":"Elisabeth H.M.","non-dropping-particle":"","parse-names":false,"suffix":""}],"container-title":"International Journal of Primatology","id":"ITEM-1","issue":"4","issued":{"date-parts":[["2012","8","9"]]},"page":"905-921","publisher":"Springer US","title":"Stability and Change of Social Relationship Quality in Captive Chimpanzees (Pan troglodytes)","type":"article-journal","volume":"33"},"uris":["http://www.mendeley.com/documents/?uuid=49f61b6d-7156-3cba-9994-22496771201a"]},{"id":"ITEM-2","itemData":{"DOI":"10.1007/s00265-006-0250-9","ISBN":"0340-5443","ISSN":"03405443","abstract":"A growing body of evidence suggests that social bonds have adaptive value for animals that live in social groups. Although these findings suggest that natural selection may favor the ability to cultivate and sustain social bonds, we know very little about the factors that influence the quality or stability of social bonds. Here, we draw on data derived from a 16-year study of baboons living in seven different social groups in the Amboseli basin of Kenya to evaluate the quality and stability of social bonds among females. Our results extend previous analyses, which demonstrate that females form the strongest bonds with close maternal and paternal kin, age mates (who may be paternal kin), and females who occupy similar ranks but are not maternal relatives. Here we show that the same factors influence the quality and strength of social bonds. Moreover, the results demonstrate that the quality of social bonds directly affects their stability.","author":[{"dropping-particle":"","family":"Silk","given":"Joan B.","non-dropping-particle":"","parse-names":false,"suffix":""},{"dropping-particle":"","family":"Alberts","given":"Susan C.","non-dropping-particle":"","parse-names":false,"suffix":""},{"dropping-particle":"","family":"Altmann","given":"Jeanne","non-dropping-particle":"","parse-names":false,"suffix":""}],"container-title":"Behavioral Ecology and Sociobiology","id":"ITEM-2","issue":"2","issued":{"date-parts":[["2006"]]},"page":"197-204","title":"Social relationships among adult female baboons (Papio cynocephalus) II. Variation in the quality and stability of social bonds","type":"article-journal","volume":"61"},"uris":["http://www.mendeley.com/documents/?uuid=db3c963f-8961-4153-bf69-f240b6f36855"]},{"id":"ITEM-3","itemData":{"DOI":"10.1002/ajpa.23197","ISBN":"0002-9483","ISSN":"10968644","abstract":"Objectives: Female bonobos (Pan paniscus) are characterized as highly affiliative and cooperative, but few studies have quantified the strength and stability of female intra-sexual relationships or explored how variation in social relationships influences cooperation. We measure female social preferences, identify causes of variation in preferences, and test whether variation in social preferences predicts food sharing or coalitionary support. Methods: Data were collected over 3 years from females in the Bompusa community at LuiKotale, DRC. We measured genetic relatedness and constructed social preference indices for party association, proximity, grooming, GG-rubbing and aggression. We identified preferred social partners based on permutation tests and measured stability using Mantel tests. We used factor analysis to identify inter-relationships between preference indices and used LMMs to test whether variation in social preferences was explained by relatedness, rank differences, having dependent young or co-residency time. We used GLMMs to test whether variation in social preferences predicted food sharing or coalitionary support. Results: All females had preferred non-kin partners for proximity, grooming or GG-rubbing, but only grooming preferences were stable across years. Association indices were higher among lactating females, and aggression was lower among females with longer co-residency times. The factor analysis identified one factor, representing proximity and GG-rubbing preferences, labeled behavioral coordination. Dyads with higher levels of behavioral coordination were more likely to share food. Conclusions: Female bonobos exhibit stable, differentiated grooming relationships outside of kinship and philopatry. Females also exhibit flexible proximity and GG-rubbing preferences that may facilitate cooperation with a wider range of social partners.","author":[{"dropping-particle":"","family":"Moscovice","given":"Liza R.","non-dropping-particle":"","parse-names":false,"suffix":""},{"dropping-particle":"","family":"Douglas","given":"Pamela Heidi","non-dropping-particle":"","parse-names":false,"suffix":""},{"dropping-particle":"","family":"Martinez-Iñigo","given":"Laura","non-dropping-particle":"","parse-names":false,"suffix":""},{"dropping-particle":"","family":"Surbeck","given":"Martin","non-dropping-particle":"","parse-names":false,"suffix":""},{"dropping-particle":"","family":"Vigilant","given":"Linda","non-dropping-particle":"","parse-names":false,"suffix":""},{"dropping-particle":"","family":"Hohmann","given":"Gottfried","non-dropping-particle":"","parse-names":false,"suffix":""}],"container-title":"American Journal of Physical Anthropology","id":"ITEM-3","issue":"1","issued":{"date-parts":[["2017","5"]]},"page":"158-172","title":"Stable and fluctuating social preferences and implications for cooperation among female bonobos at LuiKotale, Salonga National Park, DRC","type":"article-journal","volume":"163"},"uris":["http://www.mendeley.com/documents/?uuid=25b1df25-47ef-38dd-9d96-c03bf6aafc4c"]},{"id":"ITEM-4","itemData":{"DOI":"10.1016/j.anbehav.2015.11.005","ISBN":"0003-3472","ISSN":"00033472","abstract":"In multimale multifemale primate groups, the strength and stability of affiliative relationships have been shown to affect an individual's long-term fitness such as offspring survival and longevity. Studies investigating the fitness benefits of close social relationships and the underlying mechanisms have mainly focused on the philopatric sex. The strong relationships of philopatric chimpanzee males and baboon females share important characteristics with human friendships in that increased strength of affiliative relationships is associated with increased equitability in service exchanges and relationship stability. So far, it has remained unclear whether the strong relationships of dispersing males share these characteristics as well and can thus be labelled as social bonds. Here we provide results on the variation in affiliative relationship strength and its relation to equitability and relationship stability from two wild groups of male Assamese macaques, Macaca assamensis, at Phu Khieo Wildlife Sanctuary, Thailand collected over 2 and 7 years, respectively. Our analyses of almost 9000 h of focal animal data show that males formed differentiated affiliative relationships and that the strength of a relationship affected how likely males returned a grooming service within a single bout and how equally males were responsible for the maintenance of close proximity. Partner stability among the three strongest relationships was higher than among weaker relationships which suggests that top partners were not retained simply because of a lack of alternatives. Together, these results suggest that dispersing male Assamese macaques form differentiated affiliative relationships that increase in equitability and stability with increasing relationship strength. This is the first study showing long-term partner stability in males as the dispersing sex. Our results thus add to the growing body of literature indicating that nonhuman animals form close social relationships similar to human friendships.","author":[{"dropping-particle":"","family":"Kalbitz","given":"Josefine","non-dropping-particle":"","parse-names":false,"suffix":""},{"dropping-particle":"","family":"Ostner","given":"Julia","non-dropping-particle":"","parse-names":false,"suffix":""},{"dropping-particle":"","family":"Schülke","given":"Oliver","non-dropping-particle":"","parse-names":false,"suffix":""}],"container-title":"Animal Behaviour","id":"ITEM-4","issued":{"date-parts":[["2016"]]},"page":"13-22","title":"Strong, equitable and long-term social bonds in the dispersing sex in Assamese macaques","type":"article-journal","volume":"113"},"uris":["http://www.mendeley.com/documents/?uuid=3d0898c5-3ddf-4b2a-a29a-2e89e07c458b"]}],"mendeley":{"formattedCitation":"(Kalbitz et al., 2016; Koski et al., 2012; Moscovice et al., 2017; Silk et al., 2006)","plainTextFormattedCitation":"(Kalbitz et al., 2016; Koski et al., 2012; Moscovice et al., 2017; Silk et al., 2006)","previouslyFormattedCitation":"(Kalbitz et al., 2016; Koski et al., 2012; Moscovice et al., 2017; Silk et al., 2006)"},"properties":{"noteIndex":0},"schema":"https://github.com/citation-style-language/schema/raw/master/csl-citation.json"}</w:instrText>
      </w:r>
      <w:r>
        <w:rPr>
          <w:rFonts w:asciiTheme="minorHAnsi" w:eastAsia="Calibri" w:hAnsiTheme="minorHAnsi"/>
        </w:rPr>
        <w:fldChar w:fldCharType="separate"/>
      </w:r>
      <w:r w:rsidR="00B4481E" w:rsidRPr="00B4481E">
        <w:rPr>
          <w:rFonts w:asciiTheme="minorHAnsi" w:eastAsia="Calibri" w:hAnsiTheme="minorHAnsi"/>
          <w:noProof/>
        </w:rPr>
        <w:t>(Kalbitz et al., 2016; Koski et al., 2012; Moscovice et al., 2017; Silk et al., 2006)</w:t>
      </w:r>
      <w:r>
        <w:rPr>
          <w:rFonts w:asciiTheme="minorHAnsi" w:eastAsia="Calibri" w:hAnsiTheme="minorHAnsi"/>
        </w:rPr>
        <w:fldChar w:fldCharType="end"/>
      </w:r>
      <w:r>
        <w:rPr>
          <w:rFonts w:asciiTheme="minorHAnsi" w:eastAsia="Calibri" w:hAnsiTheme="minorHAnsi"/>
        </w:rPr>
        <w:t xml:space="preserve"> and observing a subset of interactions allows individuals to accurately predict </w:t>
      </w:r>
      <w:r w:rsidR="00C624CE">
        <w:rPr>
          <w:rFonts w:asciiTheme="minorHAnsi" w:eastAsia="Calibri" w:hAnsiTheme="minorHAnsi"/>
        </w:rPr>
        <w:t>future interactions</w:t>
      </w:r>
      <w:r>
        <w:rPr>
          <w:rFonts w:asciiTheme="minorHAnsi" w:eastAsia="Calibri" w:hAnsiTheme="minorHAnsi"/>
        </w:rPr>
        <w:t xml:space="preserve"> </w:t>
      </w:r>
      <w:r>
        <w:rPr>
          <w:rFonts w:asciiTheme="minorHAnsi" w:eastAsia="Calibri" w:hAnsiTheme="minorHAnsi"/>
        </w:rPr>
        <w:fldChar w:fldCharType="begin" w:fldLock="1"/>
      </w:r>
      <w:r>
        <w:rPr>
          <w:rFonts w:asciiTheme="minorHAnsi" w:eastAsia="Calibri" w:hAnsiTheme="minorHAnsi"/>
        </w:rPr>
        <w:instrText>ADDIN CSL_CITATION {"citationItems":[{"id":"ITEM-1","itemData":{"ISBN":"0471494348","ISSN":"1528-2511","PMID":"11276903","abstract":"When we talk of the 'nature of intelligence', or any other attribute, we may be referring to its essential structure, or to its place in nature, particularly the function it has evolved to serve. Here I examine both, from the perspective of the evolution of intelligence in primates. Over the last 20 years, the Social (or 'Machiavellian') Intelligence Hypothesis has gained empirical support. Its core claim is that the intelligence of primates is primarily an adaptation to the special complexities of primate social life. In addition to this hypothesis about the function of intellect, a secondary claim is that the very structure of intelligence has been moulded to be 'social' in character, an idea that presents a challenge to orthodox views of intelligence as a general-purpose capacity. I shall outline the principal components of social intelligence and the environment of social complexity it engages with. This raises the question of whether domain specificity is an appropriate characterization of social intelligence and its subcomponents, like theory of mind. As a counter-argument to such specificity I consider the hypothesis that great apes exhibit a cluster of advanced cognitive abilities that rest on a shared capacity for second-order mental representation.","author":[{"dropping-particle":"","family":"Whiten","given":"A","non-dropping-particle":"","parse-names":false,"suffix":""}],"container-title":"The nature of intelligence","id":"ITEM-1","issued":{"date-parts":[["2000"]]},"page":"185-96; discussion 196-201","publisher":"Wiley","publisher-place":"Chichester, UK","title":"Social complexity and social intelligence.","type":"chapter","volume":"233"},"uris":["http://www.mendeley.com/documents/?uuid=034ccfbf-115a-38fb-8ff3-9d74ba7874ed"]}],"mendeley":{"formattedCitation":"(Whiten, 2000)","plainTextFormattedCitation":"(Whiten, 2000)","previouslyFormattedCitation":"(Whiten, 2000)"},"properties":{"noteIndex":0},"schema":"https://github.com/citation-style-language/schema/raw/master/csl-citation.json"}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(Whiten, 2000)</w:t>
      </w:r>
      <w:r>
        <w:rPr>
          <w:rFonts w:asciiTheme="minorHAnsi" w:eastAsia="Calibri" w:hAnsiTheme="minorHAnsi"/>
        </w:rPr>
        <w:fldChar w:fldCharType="end"/>
      </w:r>
      <w:r>
        <w:rPr>
          <w:rFonts w:asciiTheme="minorHAnsi" w:eastAsia="Calibri" w:hAnsiTheme="minorHAnsi"/>
        </w:rPr>
        <w:t>. An example of this are steep linear dominance hierarchies, in which a single interaction contains enough information to predict future</w:t>
      </w:r>
      <w:r w:rsidR="00B4481E">
        <w:rPr>
          <w:rFonts w:asciiTheme="minorHAnsi" w:eastAsia="Calibri" w:hAnsiTheme="minorHAnsi"/>
        </w:rPr>
        <w:t xml:space="preserve"> dyadic</w:t>
      </w:r>
      <w:r>
        <w:rPr>
          <w:rFonts w:asciiTheme="minorHAnsi" w:eastAsia="Calibri" w:hAnsiTheme="minorHAnsi"/>
        </w:rPr>
        <w:t xml:space="preserve"> contest </w:t>
      </w:r>
      <w:r>
        <w:rPr>
          <w:rFonts w:asciiTheme="minorHAnsi" w:eastAsia="Calibri" w:hAnsiTheme="minorHAnsi"/>
        </w:rPr>
        <w:fldChar w:fldCharType="begin" w:fldLock="1"/>
      </w:r>
      <w:r w:rsidR="00383737">
        <w:rPr>
          <w:rFonts w:asciiTheme="minorHAnsi" w:eastAsia="Calibr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uncertainty","type":"article-journal","volume":"87"},"uris":["http://www.mendeley.com/documents/?uuid=ae5c93aa-b941-38c0-b068-d24e451531bf"]},{"id":"ITEM-2","itemData":{"DOI":"10.1098/rspb.1998.0397","ISBN":"0962-8452","ISSN":"14712970","abstract":"Many of the signals that animals use to communicate transmit relatively large distances and therefore encompass several potential signallers and receivers. This observation challenges the common characterization of animal communication systems as consisting of one signaller and one receiver. Furthermore, it suggests that the evolution of communication behaviour must be considered as occurring in the context of communication networks rather than dyads. Although considerations of selection pressures acting upon signallers in the contest of communication networks have rarely been expressed in such terms, it has been noted that many signals exchanged during aggressive interactions will transmit far further than required for information transfer between the individuals directly involved, suggesting that these signals have been designed to be received by other, more distant, individuals. Here we consider the potential for receivers in communication networks to gather information, one aspect of which has been termed eavesdropping. We show that male Betta splendens monitor aggressive interactions between neighbouring conspecifics and use the information on relative fighting ability in subsequent aggressive interactions with the males they have observed.","author":[{"dropping-particle":"","family":"Oliveira","given":"R. F.","non-dropping-particle":"","parse-names":false,"suffix":""},{"dropping-particle":"","family":"McGregor","given":"P. K.","non-dropping-particle":"","parse-names":false,"suffix":""},{"dropping-particle":"","family":"Latruffe","given":"C.","non-dropping-particle":"","parse-names":false,"suffix":""}],"container-title":"Proceedings of the Royal Society B: Biological Sciences","id":"ITEM-2","issue":"1401","issued":{"date-parts":[["1998","6","22"]]},"page":"1045-1049","publisher":"The Royal Society","title":"Know thine enemy: Fighting fish gather information from observing conspecific interactions","type":"article-journal","volume":"265"},"uris":["http://www.mendeley.com/documents/?uuid=7bbf8c52-3173-36dd-ba02-46555fa0a27d"]},{"id":"ITEM-3","itemData":{"DOI":"10.1038/nature02723","ISBN":"0028-0836","ISSN":"00280836","PMID":"15306809","abstract":"Living in large, stable social groups is often considered to favour the evolution of enhanced cognitive abilities, such as recognizing group members, tracking their social status and inferring relationships among them. An individual's place in the social order can be learned through direct interactions with others, but conflicts can be time-consuming and even injurious. Because the number of possible pairwise interactions increases rapidly with group size, members of large social groups will benefit if they can make judgments about relationships on the basis of indirect evidence. Transitive reasoning should therefore be particularly important for social individuals, allowing assessment of relationships from observations of interactions among others. Although a variety of studies have suggested that transitive inference may be used in social settings, the phenomenon has not been demonstrated under controlled conditions in animals. Here we show that highly social pinyon jays (Gymnorhinus cyanocephalus) draw sophisticated inferences about their own dominance status relative to that of strangers that they have observed interactin</w:instrText>
      </w:r>
      <w:r w:rsidR="00383737" w:rsidRPr="00523EEC">
        <w:rPr>
          <w:rFonts w:asciiTheme="minorHAnsi" w:eastAsia="Calibri" w:hAnsiTheme="minorHAnsi"/>
          <w:lang w:val="fr-FR"/>
        </w:rPr>
        <w:instrText>g with known individuals. These results directly demonstrate that animals use transitive inference in social settings and imply that such cognitive capabilities are widespread among social species.","author":[{"dropping-particle":"","family":"Guillermo Paz-Y-Miño","given":"C.","non-dropping-particle":"","parse-names":false,"suffix":""},{"dropping-particle":"","family":"Bond","given":"Alan B.","non-dropping-particle":"","parse-names":false,"suffix":""},{"dropping-particle":"","family":"Kamil","given":"Alan C.","non-dropping-particle":"","parse-names":false,"suffix":""},{"dropping-particle":"","family":"Balda","given":"Russell P.","non-dropping-particle":"","parse-names":false,"suffix":""}],"container-title":"Nature","id":"ITEM-3","issue":"7001","issued":{"date-parts":[["2004","8","12"]]},"page":"778-781","title":"Pinyon jays use transitive inference to predict social dominance","type":"article-journal","volume":"430"},"uris":["http://www.mendeley.com/documents/?uuid=bf4f58ae-741d-3c9b-bc57-2d379cd0bad4"]}],"mendeley":{"formattedCitation":"(Guillermo Paz-Y-Miño et al., 2004; Oliveira et al., 1998; Sánchez-Tójar et al., 2018)","plainTextFormattedCitation":"(Guillermo Paz-Y-Miño et al., 2004; Oliveira et al., 1998; Sánchez-Tójar et al., 2018)","previouslyFormattedCitation":"(Guillermo Paz-Y-Miño et al., 2004; Oliveira et al., 1998; Sánchez-Tójar et al., 2018)"},"properties":{"noteIndex":0},"schema":"https://github.com/citation-style-language/schema/raw/master/csl-citation.json"}</w:instrText>
      </w:r>
      <w:r>
        <w:rPr>
          <w:rFonts w:asciiTheme="minorHAnsi" w:eastAsia="Calibri" w:hAnsiTheme="minorHAnsi"/>
        </w:rPr>
        <w:fldChar w:fldCharType="separate"/>
      </w:r>
      <w:r w:rsidRPr="00523EEC">
        <w:rPr>
          <w:rFonts w:asciiTheme="minorHAnsi" w:eastAsia="Calibri" w:hAnsiTheme="minorHAnsi"/>
          <w:lang w:val="fr-FR"/>
        </w:rPr>
        <w:t>(Guillermo Paz-Y-Miño et al., 2004; Oliveira et al., 1998; Sánchez-Tójar et al., 2018)</w:t>
      </w:r>
      <w:r>
        <w:rPr>
          <w:rFonts w:asciiTheme="minorHAnsi" w:eastAsia="Calibri" w:hAnsiTheme="minorHAnsi"/>
        </w:rPr>
        <w:fldChar w:fldCharType="end"/>
      </w:r>
      <w:r w:rsidRPr="00523EEC">
        <w:rPr>
          <w:rFonts w:asciiTheme="minorHAnsi" w:eastAsia="Calibri" w:hAnsiTheme="minorHAnsi"/>
          <w:lang w:val="fr-FR"/>
        </w:rPr>
        <w:t xml:space="preserve">. </w:t>
      </w:r>
      <w:r>
        <w:rPr>
          <w:rFonts w:asciiTheme="minorHAnsi" w:eastAsia="Calibri" w:hAnsiTheme="minorHAnsi"/>
        </w:rPr>
        <w:t xml:space="preserve">Low consistency can be the result of an unpredictable distribution of social interactions or of frequent changes in relationships over </w:t>
      </w:r>
      <w:r>
        <w:rPr>
          <w:rFonts w:asciiTheme="minorHAnsi" w:eastAsia="Calibri" w:hAnsiTheme="minorHAnsi"/>
        </w:rPr>
        <w:lastRenderedPageBreak/>
        <w:t xml:space="preserve">time, both </w:t>
      </w:r>
      <w:r w:rsidR="00523EEC">
        <w:rPr>
          <w:rFonts w:asciiTheme="minorHAnsi" w:eastAsia="Calibri" w:hAnsiTheme="minorHAnsi"/>
        </w:rPr>
        <w:t>challenges</w:t>
      </w:r>
      <w:r w:rsidR="003E7676">
        <w:rPr>
          <w:rFonts w:asciiTheme="minorHAnsi" w:eastAsia="Calibri" w:hAnsiTheme="minorHAnsi"/>
        </w:rPr>
        <w:t xml:space="preserve"> that might necessitate</w:t>
      </w:r>
      <w:r>
        <w:rPr>
          <w:rFonts w:asciiTheme="minorHAnsi" w:eastAsia="Calibri" w:hAnsiTheme="minorHAnsi"/>
        </w:rPr>
        <w:t xml:space="preserve"> an increased need for cognitive flexibility </w:t>
      </w:r>
      <w:r>
        <w:rPr>
          <w:rFonts w:asciiTheme="minorHAnsi" w:eastAsia="Calibri" w:hAnsiTheme="minorHAnsi"/>
        </w:rPr>
        <w:fldChar w:fldCharType="begin" w:fldLock="1"/>
      </w:r>
      <w:r w:rsidR="00383737">
        <w:rPr>
          <w:rFonts w:asciiTheme="minorHAnsi" w:eastAsia="Calibri" w:hAnsiTheme="minorHAnsi"/>
        </w:rPr>
        <w:instrText>ADDIN CSL_CITATION {"citationItems":[{"id":"ITEM-1","itemData":{"DOI":"10.1006/anbe.2002.3008","ISBN":"0003-3472","ISSN":"00033472","PMID":"123","abstract":"We used data from a natural experiment on adult female chacma baboons, Papio cynocephalus ursinus, to test the hypothesis that variation in aggression through time influences patterns of grooming reciprocity within a social group. Owing to a change in the baboons' competitive regime, we were able to compare data from periods when aggression was high (period 1) and low (period 2). During period 2, the slope of the relationship between aggression and rank was significantly shallower than during period 1 and less aggression was directed at the lowest-ranking females suggesting there had been a reduction in the dominance gradient. We attributed this to reduced effectiveness of dominance as a means of excluding other females from feeding resources. The reduction in aggression during period 2 was accompanied by an increase in grooming reciprocity between dyads suggesting that high-ranking females no longer attracted grooming by subordinates in exchange for tolerance, and that grooming in period 2 was exchanged for its intrinsic benefits. The loss of rank-related effects on grooming reciprocity in period 2 compared with period 1 further confirmed this. These findings show that female baboons are able to respond flexibly and swiftly to changes in their social circumstances and that a dynamic approach to primate social interactions is worth pursuing. Copyright 2002 The Association for the Study of Animal Behaviour. Published by Elsevier Science Ltd. All rights reserved.","author":[{"dropping-particle":"","family":"Barrett","given":"Louise","non-dropping-particle":"","parse-names":false,"suffix":""},{"dropping-particle":"","family":"Gaynor","given":"David","non-dropping-particle":"","parse-names":false,"suffix":""},{"dropping-particle":"","family":"Henzi","given":"S.Peter Peter","non-dropping-particle":"","parse-names":false,"suffix":""}],"container-title":"Animal Behaviour","id":"ITEM-1","issue":"6","issued":{"date-parts":[["2002"]]},"page":"1047-1053","title":"A dynamic interaction between aggression and grooming reciprocity among female chacma baboons","type":"article-journal","volume":"63"},"uris":["http://www.mendeley.com/documents/?uuid=26b28a49-9329-4720-aa99-d8c36613e2b5"]}],"mendeley":{"formattedCitation":"(Barrett et al., 2002)","plainTextFormattedCitation":"(Barrett et al., 2002)","previouslyFormattedCitation":"(Barrett et al., 2002)"},"properties":{"noteIndex":0},"schema":"https://github.com/citation-style-language/schema/raw/master/csl-citation.json"}</w:instrText>
      </w:r>
      <w:r>
        <w:rPr>
          <w:rFonts w:asciiTheme="minorHAnsi" w:eastAsia="Calibri" w:hAnsiTheme="minorHAnsi"/>
        </w:rPr>
        <w:fldChar w:fldCharType="separate"/>
      </w:r>
      <w:r w:rsidRPr="00B244F2">
        <w:rPr>
          <w:rFonts w:asciiTheme="minorHAnsi" w:eastAsia="Calibri" w:hAnsiTheme="minorHAnsi"/>
          <w:noProof/>
        </w:rPr>
        <w:t>(Barrett et al., 2002)</w:t>
      </w:r>
      <w:r>
        <w:rPr>
          <w:rFonts w:asciiTheme="minorHAnsi" w:eastAsia="Calibri" w:hAnsiTheme="minorHAnsi"/>
        </w:rPr>
        <w:fldChar w:fldCharType="end"/>
      </w:r>
      <w:r>
        <w:rPr>
          <w:rFonts w:asciiTheme="minorHAnsi" w:eastAsia="Calibri" w:hAnsiTheme="minorHAnsi"/>
        </w:rPr>
        <w:t xml:space="preserve">. </w:t>
      </w:r>
    </w:p>
    <w:p w14:paraId="67BDEA93" w14:textId="671E20DA" w:rsidR="00C624CE" w:rsidRDefault="000148A4" w:rsidP="007F255C">
      <w:pPr>
        <w:spacing w:line="480" w:lineRule="auto"/>
        <w:ind w:leftChars="0" w:left="0" w:firstLineChars="0" w:firstLine="0"/>
        <w:jc w:val="both"/>
        <w:rPr>
          <w:rFonts w:asciiTheme="minorHAnsi" w:eastAsia="Calibri" w:hAnsiTheme="minorHAnsi"/>
        </w:rPr>
      </w:pPr>
      <w:r>
        <w:rPr>
          <w:rFonts w:asciiTheme="minorHAnsi" w:eastAsia="Calibri" w:hAnsiTheme="minorHAnsi"/>
        </w:rPr>
        <w:t>Assessing how predictable interaction patterns are is complicated by the fact that we work with incomplete data, as we rarely record all the behaviour going on in an animal group. M</w:t>
      </w:r>
      <w:r w:rsidR="00523EEC">
        <w:rPr>
          <w:rFonts w:asciiTheme="minorHAnsi" w:eastAsia="Calibri" w:hAnsiTheme="minorHAnsi"/>
        </w:rPr>
        <w:t>any</w:t>
      </w:r>
      <w:r w:rsidR="003032E0">
        <w:rPr>
          <w:rFonts w:asciiTheme="minorHAnsi" w:eastAsia="Calibri" w:hAnsiTheme="minorHAnsi"/>
        </w:rPr>
        <w:t xml:space="preserve"> </w:t>
      </w:r>
      <w:r w:rsidR="007F255C">
        <w:rPr>
          <w:rFonts w:asciiTheme="minorHAnsi" w:eastAsia="Calibri" w:hAnsiTheme="minorHAnsi"/>
        </w:rPr>
        <w:t>behavioural studies depend on aggregated distributions of interaction type</w:t>
      </w:r>
      <w:r w:rsidR="00E20312">
        <w:rPr>
          <w:rFonts w:asciiTheme="minorHAnsi" w:eastAsia="Calibri" w:hAnsiTheme="minorHAnsi"/>
        </w:rPr>
        <w:t>s</w:t>
      </w:r>
      <w:r w:rsidR="007F255C">
        <w:rPr>
          <w:rFonts w:asciiTheme="minorHAnsi" w:eastAsia="Calibri" w:hAnsiTheme="minorHAnsi"/>
        </w:rPr>
        <w:t xml:space="preserve"> over time</w:t>
      </w:r>
      <w:r w:rsidR="00523EEC">
        <w:rPr>
          <w:rFonts w:asciiTheme="minorHAnsi" w:eastAsia="Calibri" w:hAnsiTheme="minorHAnsi"/>
        </w:rPr>
        <w:t>: we take, for example, a one-year period and calculate how many interactions were observed for individuals and dyads in that time period. These distributions are used</w:t>
      </w:r>
      <w:r w:rsidR="003032E0">
        <w:rPr>
          <w:rFonts w:asciiTheme="minorHAnsi" w:eastAsia="Calibri" w:hAnsiTheme="minorHAnsi"/>
        </w:rPr>
        <w:t xml:space="preserve"> either </w:t>
      </w:r>
      <w:r w:rsidR="00E20312">
        <w:rPr>
          <w:rFonts w:asciiTheme="minorHAnsi" w:eastAsia="Calibri" w:hAnsiTheme="minorHAnsi"/>
        </w:rPr>
        <w:t xml:space="preserve">as dependent or independent </w:t>
      </w:r>
      <w:r w:rsidR="00523EEC">
        <w:rPr>
          <w:rFonts w:asciiTheme="minorHAnsi" w:eastAsia="Calibri" w:hAnsiTheme="minorHAnsi"/>
        </w:rPr>
        <w:t xml:space="preserve">variables, </w:t>
      </w:r>
      <w:r w:rsidR="00E20312">
        <w:rPr>
          <w:rFonts w:asciiTheme="minorHAnsi" w:eastAsia="Calibri" w:hAnsiTheme="minorHAnsi"/>
        </w:rPr>
        <w:t>to create networks</w:t>
      </w:r>
      <w:r w:rsidR="00523EEC">
        <w:rPr>
          <w:rFonts w:asciiTheme="minorHAnsi" w:eastAsia="Calibri" w:hAnsiTheme="minorHAnsi"/>
        </w:rPr>
        <w:t>,</w:t>
      </w:r>
      <w:r w:rsidR="00E20312">
        <w:rPr>
          <w:rFonts w:asciiTheme="minorHAnsi" w:eastAsia="Calibri" w:hAnsiTheme="minorHAnsi"/>
        </w:rPr>
        <w:t xml:space="preserve"> or </w:t>
      </w:r>
      <w:r w:rsidR="003032E0">
        <w:rPr>
          <w:rFonts w:asciiTheme="minorHAnsi" w:eastAsia="Calibri" w:hAnsiTheme="minorHAnsi"/>
        </w:rPr>
        <w:t xml:space="preserve">as </w:t>
      </w:r>
      <w:r w:rsidR="00E20312">
        <w:rPr>
          <w:rFonts w:asciiTheme="minorHAnsi" w:eastAsia="Calibri" w:hAnsiTheme="minorHAnsi"/>
        </w:rPr>
        <w:t>relationship indices</w:t>
      </w:r>
      <w:r w:rsidR="007F255C">
        <w:rPr>
          <w:rFonts w:asciiTheme="minorHAnsi" w:eastAsia="Calibri" w:hAnsiTheme="minorHAnsi"/>
        </w:rPr>
        <w:t xml:space="preserve">. </w:t>
      </w:r>
      <w:r w:rsidR="00C25E34">
        <w:rPr>
          <w:rFonts w:asciiTheme="minorHAnsi" w:eastAsia="Calibri" w:hAnsiTheme="minorHAnsi"/>
        </w:rPr>
        <w:t xml:space="preserve">The basic assumption is that the data accurately reflect what individuals were doing </w:t>
      </w:r>
      <w:r w:rsidR="0084023C">
        <w:rPr>
          <w:rFonts w:asciiTheme="minorHAnsi" w:eastAsia="Calibri" w:hAnsiTheme="minorHAnsi"/>
        </w:rPr>
        <w:t xml:space="preserve">during </w:t>
      </w:r>
      <w:r w:rsidR="00C25E34">
        <w:rPr>
          <w:rFonts w:asciiTheme="minorHAnsi" w:eastAsia="Calibri" w:hAnsiTheme="minorHAnsi"/>
        </w:rPr>
        <w:t xml:space="preserve">the study period. </w:t>
      </w:r>
      <w:r w:rsidR="007F255C">
        <w:rPr>
          <w:rFonts w:asciiTheme="minorHAnsi" w:eastAsia="Calibri" w:hAnsiTheme="minorHAnsi"/>
        </w:rPr>
        <w:t>Researchers can only observe a subset of</w:t>
      </w:r>
      <w:r w:rsidR="008B486F">
        <w:rPr>
          <w:rFonts w:asciiTheme="minorHAnsi" w:eastAsia="Calibri" w:hAnsiTheme="minorHAnsi"/>
        </w:rPr>
        <w:t xml:space="preserve"> individuals’</w:t>
      </w:r>
      <w:r w:rsidR="007F255C">
        <w:rPr>
          <w:rFonts w:asciiTheme="minorHAnsi" w:eastAsia="Calibri" w:hAnsiTheme="minorHAnsi"/>
        </w:rPr>
        <w:t xml:space="preserve"> interactions, meaning that the “real” distribution of interactions is unknown and we have to assume that the collected data reflect it accurately </w:t>
      </w:r>
      <w:r w:rsidR="007F255C">
        <w:rPr>
          <w:rFonts w:asciiTheme="minorHAnsi" w:eastAsia="Calibri" w:hAnsiTheme="minorHAnsi"/>
        </w:rPr>
        <w:fldChar w:fldCharType="begin" w:fldLock="1"/>
      </w:r>
      <w:r w:rsidR="0073734E">
        <w:rPr>
          <w:rFonts w:asciiTheme="minorHAnsi" w:eastAsia="Calibri" w:hAnsiTheme="minorHAnsi"/>
        </w:rPr>
        <w:instrText xml:space="preserve">ADDIN CSL_CITATION {"citationItems":[{"id":"ITEM-1","itemData":{"DOI":"10.1098/rsos.150367","ISSN":"20545703","PMID":"26473059","abstract":"Social network analysis provides a useful lens through which to view the structure of animal societies, and as a result its use is increasingly widespread. One challenge that many studies of animal social networks face is dealing with limited sample sizes, which introduces the potential for a high level of uncertainty in estimating the rates of association or interaction between individuals. We present a method based on Bayesian inference to incorporate uncertainty into network analyses. We test the reliability of this method at capturing both local and global properties of simulated networks, and compare it to a recently suggested method based on bootstrapping. Our results suggest that Bayesian inference can provide useful information about the underlying certainty in an observed network. When networks are well sampled, observed networks approach the real underlying social structure. However, when sampling is sparse, Bayesian inferred networks can provide realistic uncertainty estimates around edge weights. We also suggest a potential method for estimating the reliability of an observed network given the amount of sampling performed. This paper highlights how relatively simple procedures can be used to estimate uncertainty and reliability in studies using animal social network analysis.","author":[{"dropping-particle":"","family":"Farine","given":"Damien R.","non-dropping-particle":"","parse-names":false,"suffix":""},{"dropping-particle":"","family":"Strandburg-Peshkin","given":"Ariana","non-dropping-particle":"","parse-names":false,"suffix":""}],"container-title":"Royal Society Open Science","id":"ITEM-1","issue":"9","issued":{"date-parts":[["2015"]]},"page":"150367","title":"Estimating uncertainty and reliability of social network data using Bayesian inference","type":"article-journal","volume":"2"},"uris":["http://www.mendeley.com/documents/?uuid=278efe64-7aab-33b1-ada5-fb91d81b5701"]},{"id":"ITEM-2","itemData":{"DOI":"10.1007/s10329-009-0153-2","ISBN":"0032-8332","ISSN":"00328332","PMID":"19533270","abstract":"Primate social systems are difficult to characterize, and existing classification schemes have been criticized for being overly simplifying, formulated only on a verbal level or partly inconsistent. Social network analysis comprises a collection of analytical tools rooted in the framework of graph theory that were developed to study human social interaction patterns. More recently these techniques have been successfully applied to examine animal societies. Primate social systems differ from those of humans in both size and density, requiring an approach that puts more emphasis on the quality of relationships. Here, we discuss a set of network measures that are useful to describe primate social organization and we present the results of a network analysis of 70 groups from 30 different species. For this purpose we concentrated on structural measures on the group level, describing the distribution of interaction patterns, centrality, and group structuring. We found considerable variability in those measures, reflecting the high degree of diversity of primate social organizations. By characterizing primate groups in terms of their network metrics we can draw a much finer picture of their internal structure that might be useful for species comparisons as well as the interpretation of social behavior. © Japan Monkey Centre and Springer 2009.","author":[{"dropping-particle":"","family":"Kasper","given":"Claudia","non-dropping-particle":"","parse-names":false,"suffix":""},{"dropping-particle":"","family":"Voelkl","given":"Bernhard","non-dropping-particle":"","parse-names":false,"suffix":""}],"container-title":"Primates","id":"ITEM-2","issue":"4","issued":{"date-parts":[["2009","10","17"]]},"page":"343-356","publisher":"Springer Japan","title":"A social network analysis of primate groups","type":"article-journal","volume":"50"},"uris":["http://www.mendeley.com/documents/?uuid=df483788-4156-36b8-9d12-68f0600a65ee"]},{"id":"ITEM-3","itemData":{"DOI":"10.1016/j.anbehav.2007.08.022","ISBN":"0003-3472","ISSN":"00033472","abstract":"I develop guidelines for assessing the precision and power of statistical techniques that are frequently used to study nonhuman social systems using observed dyadic associations. Association indexes estimate the proportion of time that two individuals are associated. Binomial approximation and nonparametric bootstrap methods produce similar estimates of the precision of association indexes. For a mid-range (0.4-0.9) association index to have a standard error of less than 0.1 requires about 15 observations of the pair associated, and for it to be less than 0.05, this rises to 50 observations. The coefficient of variation among dyads of the proportion of time that pairs of individuals are actually associated describes social differentiation (S), and this may be estimated from association data using maximum likelihood. With a poorly differentiated population (S </w:instrText>
      </w:r>
      <w:r w:rsidR="0073734E">
        <w:rPr>
          <w:rFonts w:ascii="Cambria Math" w:eastAsia="Calibri" w:hAnsi="Cambria Math" w:cs="Cambria Math"/>
        </w:rPr>
        <w:instrText>∼</w:instrText>
      </w:r>
      <w:r w:rsidR="0073734E">
        <w:rPr>
          <w:rFonts w:asciiTheme="minorHAnsi" w:eastAsia="Calibri" w:hAnsiTheme="minorHAnsi"/>
        </w:rPr>
        <w:instrText xml:space="preserve"> 0.2), a data set needs about five observed associations per dyad to achieve a correlation between true and estimated association indexes of r = </w:instrText>
      </w:r>
      <w:r w:rsidR="0073734E">
        <w:rPr>
          <w:rFonts w:ascii="Cambria Math" w:eastAsia="Calibri" w:hAnsi="Cambria Math" w:cs="Cambria Math"/>
        </w:rPr>
        <w:instrText>∼</w:instrText>
      </w:r>
      <w:r w:rsidR="0073734E">
        <w:rPr>
          <w:rFonts w:asciiTheme="minorHAnsi" w:eastAsia="Calibri" w:hAnsiTheme="minorHAnsi"/>
        </w:rPr>
        <w:instrText xml:space="preserve">0.4. It requires about 10 times as much data to achieve a representation with r = </w:instrText>
      </w:r>
      <w:r w:rsidR="0073734E">
        <w:rPr>
          <w:rFonts w:ascii="Cambria Math" w:eastAsia="Calibri" w:hAnsi="Cambria Math" w:cs="Cambria Math"/>
        </w:rPr>
        <w:instrText>∼</w:instrText>
      </w:r>
      <w:r w:rsidR="0073734E">
        <w:rPr>
          <w:rFonts w:asciiTheme="minorHAnsi" w:eastAsia="Calibri" w:hAnsiTheme="minorHAnsi"/>
        </w:rPr>
        <w:instrText xml:space="preserve">0.8. Permutation tests usually reject the null hypothesis that individuals have no preferred associates when S2 </w:instrText>
      </w:r>
      <w:r w:rsidR="0073734E">
        <w:rPr>
          <w:rFonts w:ascii="Calibri" w:eastAsia="Calibri" w:hAnsi="Calibri" w:cs="Calibri"/>
        </w:rPr>
        <w:instrText>×</w:instrText>
      </w:r>
      <w:r w:rsidR="0073734E">
        <w:rPr>
          <w:rFonts w:asciiTheme="minorHAnsi" w:eastAsia="Calibri" w:hAnsiTheme="minorHAnsi"/>
        </w:rPr>
        <w:instrText xml:space="preserve"> H &gt; 5, where H is the mean number of observed associations per individual. Thus most situations require substantial numbers of observations of associations to give useful portrayals of social systems, and sparse association data inform only when social differentiation is high. © 2007 The Association for the Study of Animal Behaviour.","author":[{"dropping-particle":"","family":"Whitehead","given":"Hal","non-dropping-particle":"","parse-names":false,"suffix":""}],"container-title":"Animal Behaviour","id":"ITEM-3","issue":"3","issued":{"date-parts":[["2008"]]},"page":"1093-1099","publisher":"Academic Press","title":"Precision and power in the analysis of social structure using associations","type":"article-journal","volume":"75"},"uris":["http://www.mendeley.com/documents/?uuid=4d4881bc-b071-35b0-94e7-da8be75799d5"]}],"mendeley":{"formattedCitation":"(Farine &amp; Strandburg-Peshkin, 2015; Kasper &amp; Voelkl, 2009; Whitehead, 2008)","plainTextFormattedCitation":"(Farine &amp; Strandburg-Peshkin, 2015; Kasper &amp; Voelkl, 2009; Whitehead, 2008)","previouslyFormattedCitation":"(Farine &amp; Strandburg-Peshkin, 2015; Kasper &amp; Voelkl, 2009; Whitehead, 2008)"},"properties":{"noteIndex":0},"schema":"https://github.com/citation-style-language/schema/raw/master/csl-citation.json"}</w:instrText>
      </w:r>
      <w:r w:rsidR="007F255C">
        <w:rPr>
          <w:rFonts w:asciiTheme="minorHAnsi" w:eastAsia="Calibri" w:hAnsiTheme="minorHAnsi"/>
        </w:rPr>
        <w:fldChar w:fldCharType="separate"/>
      </w:r>
      <w:r w:rsidR="008B486F" w:rsidRPr="008B486F">
        <w:rPr>
          <w:rFonts w:asciiTheme="minorHAnsi" w:eastAsia="Calibri" w:hAnsiTheme="minorHAnsi"/>
          <w:noProof/>
        </w:rPr>
        <w:t>(Farine &amp; Strandburg-Peshkin, 2015; Kasper &amp; Voelkl, 2009; Whitehead, 2008)</w:t>
      </w:r>
      <w:r w:rsidR="007F255C">
        <w:rPr>
          <w:rFonts w:asciiTheme="minorHAnsi" w:eastAsia="Calibri" w:hAnsiTheme="minorHAnsi"/>
        </w:rPr>
        <w:fldChar w:fldCharType="end"/>
      </w:r>
      <w:r w:rsidR="00523EEC">
        <w:rPr>
          <w:rFonts w:asciiTheme="minorHAnsi" w:eastAsia="Calibri" w:hAnsiTheme="minorHAnsi"/>
        </w:rPr>
        <w:t xml:space="preserve"> and are consistent across days and time periods</w:t>
      </w:r>
      <w:r w:rsidR="007F255C">
        <w:rPr>
          <w:rFonts w:asciiTheme="minorHAnsi" w:eastAsia="Calibri" w:hAnsiTheme="minorHAnsi"/>
        </w:rPr>
        <w:t>. However, if data are sparse, estimate error</w:t>
      </w:r>
      <w:r w:rsidR="00E20312">
        <w:rPr>
          <w:rFonts w:asciiTheme="minorHAnsi" w:eastAsia="Calibri" w:hAnsiTheme="minorHAnsi"/>
        </w:rPr>
        <w:t xml:space="preserve">s are increased </w:t>
      </w:r>
      <w:r w:rsidR="007F255C">
        <w:rPr>
          <w:rFonts w:asciiTheme="minorHAnsi" w:eastAsia="Calibri" w:hAnsiTheme="minorHAnsi"/>
        </w:rPr>
        <w:t xml:space="preserve">and robustness of the resulting distribution </w:t>
      </w:r>
      <w:r w:rsidR="00E20312">
        <w:rPr>
          <w:rFonts w:asciiTheme="minorHAnsi" w:eastAsia="Calibri" w:hAnsiTheme="minorHAnsi"/>
        </w:rPr>
        <w:t xml:space="preserve">reduced </w:t>
      </w:r>
      <w:r w:rsidR="007F255C">
        <w:rPr>
          <w:rFonts w:asciiTheme="minorHAnsi" w:eastAsia="Calibri" w:hAnsiTheme="minorHAnsi"/>
        </w:rPr>
        <w:fldChar w:fldCharType="begin" w:fldLock="1"/>
      </w:r>
      <w:r w:rsidR="007F255C">
        <w:rPr>
          <w:rFonts w:asciiTheme="minorHAnsi" w:eastAsia="Calibri" w:hAnsiTheme="minorHAnsi"/>
        </w:rPr>
        <w:instrText>ADDIN CSL_CITATION {"citationItems":[{"id":"ITEM-1","itemData":{"DOI":"10.1016/j.anbehav.2015.12.007","ISSN":"00033472","PMID":"26949266","abstract":"The existence of discrete social clusters, or 'communities', is a common feature of social networks in human and nonhuman animals. The level of such community structure in networks is typically measured using an index of modularity, Q. While modularity quantifies the degree to which individuals associate within versus between social communities and provides a useful measure of structure in the social network, it assumes that the network has been well sampled. However, animal social network data is typically subject to sampling errors. In particular, the associations among individuals are often not sampled equally, and animal social network studies are often based on a relatively small set of observations. Here, we extend an existing framework for bootstrapping network metrics to provide a method for assessing the robustness of community assignment in social networks using a metric we call community assortativity (rcom). We use simulations to demonstrate that modularity can reliably detect the transition from random to structured associations in networks that differ in size and number of communities, while community assortativity accurately measures the level of confidence based on the detectability of associations. We then demonstrate the use of these metrics using three publicly available data sets of avian social networks. We suggest that by explicitly addressing the known limitations in sampling animal social network, this approach will facilitate more rigorous analyses of population-level structural patterns across social systems.","author":[{"dropping-particle":"","family":"Shizuka","given":"Daizaburo","non-dropping-particle":"","parse-names":false,"suffix":""},{"dropping-particle":"","family":"Farine","given":"Damien R.","non-dropping-particle":"","parse-names":false,"suffix":""}],"container-title":"Animal Behaviour","id":"ITEM-1","issued":{"date-parts":[["2016"]]},"page":"237-246","publisher":"Academic Press","title":"Measuring the robustness of network community structure using assortativity","type":"article-journal","volume":"112"},"uris":["http://www.mendeley.com/documents/?uuid=2fe9c488-9864-3dd5-91bb-5d24546a328d"]},{"id":"ITEM-2","itemData":{"DOI":"10.1016/j.anbehav.2007.10.029","ISBN":"0003-3472","ISSN":"00033472","PMID":"1139","abstract":"Over the past decade network theory has been applied successfully to the study of a variety of complex adaptive systems. However, the application of these techniques to non-human social networks has several shortfalls. Firstly, in most cases the strength of associations between individuals is disregarded. Secondly, present techniques assume that observed interactions are invariant values and not statistical samples taken from a population. These two simplifications have weakened the value of these techniques when applied to the study of animal social systems. Here we introduce a set of behaviorally meaningful weighted network statistics that can be readily applied to matrices of association indices between pairs of individual animals. We also introduce bootstrapping techniques that estimate the effects of sampling uncertainty on the network statistics and structure. Finally, we discuss the use of randomisation tests to detect the departure of observed network statistics from expected values under null hypotheses of random association given the sampling structure of the data. We use two case studies to show that these techniques provide invaluable insight in the dynamics of interactions within social units and in the community structure of societies.","author":[{"dropping-particle":"","family":"Lusseau","given":"David","non-dropping-particle":"","parse-names":false,"suffix":""},{"dropping-particle":"","family":"Whitehead","given":"Hal","non-dropping-particle":"","parse-names":false,"suffix":""},{"dropping-particle":"","family":"Gero","given":"Shane","non-dropping-particle":"","parse-names":false,"suffix":""}],"container-title":"Animal Behaviour","id":"ITEM-2","issue":"5","issued":{"date-parts":[["2008"]]},"page":"1809-1815","publisher":"Academic Press","title":"Incorporating uncertainty into the study of animal social networks","type":"article","volume":"75"},"uris":["http://www.mendeley.com/documents/?uuid=f4b5cb88-218b-3279-9eab-bcfa60261477"]}],"mendeley":{"formattedCitation":"(Lusseau et al., 2008; Shizuka &amp; Farine, 2016)","plainTextFormattedCitation":"(Lusseau et al., 2008; Shizuka &amp; Farine, 2016)","previouslyFormattedCitation":"(Lusseau et al., 2008; Shizuka &amp; Farine, 2016)"},"properties":{"noteIndex":0},"schema":"https://github.com/citation-style-language/schema/raw/master/csl-citation.json"}</w:instrText>
      </w:r>
      <w:r w:rsidR="007F255C">
        <w:rPr>
          <w:rFonts w:asciiTheme="minorHAnsi" w:eastAsia="Calibri" w:hAnsiTheme="minorHAnsi"/>
        </w:rPr>
        <w:fldChar w:fldCharType="separate"/>
      </w:r>
      <w:r w:rsidR="007F255C" w:rsidRPr="00B244F2">
        <w:rPr>
          <w:rFonts w:asciiTheme="minorHAnsi" w:eastAsia="Calibri" w:hAnsiTheme="minorHAnsi"/>
          <w:noProof/>
        </w:rPr>
        <w:t>(Lusseau et al., 2008; Shizuka &amp; Farine, 2016)</w:t>
      </w:r>
      <w:r w:rsidR="007F255C">
        <w:rPr>
          <w:rFonts w:asciiTheme="minorHAnsi" w:eastAsia="Calibri" w:hAnsiTheme="minorHAnsi"/>
        </w:rPr>
        <w:fldChar w:fldCharType="end"/>
      </w:r>
      <w:r w:rsidR="007F255C">
        <w:rPr>
          <w:rFonts w:asciiTheme="minorHAnsi" w:eastAsia="Calibri" w:hAnsiTheme="minorHAnsi"/>
        </w:rPr>
        <w:t xml:space="preserve">. Working with distributions which are not accurate representations of the underlying distribution can lead to misleading results </w:t>
      </w:r>
      <w:r w:rsidR="007F255C">
        <w:rPr>
          <w:rFonts w:asciiTheme="minorHAnsi" w:eastAsia="Calibri" w:hAnsiTheme="minorHAnsi"/>
        </w:rPr>
        <w:fldChar w:fldCharType="begin" w:fldLock="1"/>
      </w:r>
      <w:r w:rsidR="007F255C">
        <w:rPr>
          <w:rFonts w:asciiTheme="minorHAnsi" w:eastAsia="Calibri" w:hAnsiTheme="minorHAnsi"/>
        </w:rPr>
        <w:instrText>ADDIN CSL_CITATION {"citationItems":[{"id":"ITEM-1","itemData":{"DOI":"10.1016/j.anbehav.2018.04.012","ISSN":"00033472","abstract":"Social network analysis is quickly becoming an established framework to study the structure of animal social systems. To explore the social network of a population, observers must capture data on the interactions or associations between individuals. Sampling decisions significantly impact the outcome of data collection, notably the amount of data available from which to construct social networks. However, little is known about how different sampling methods, and more generally the extent of sampling effort, impact the robustness of social network analyses. Here, we generate proximity networks from data obtained via nearly continuous GPS tracking of members of a wild baboon troop (Papio anubis). These data allow us to produce networks based on complete observations of interindividual distances between group members. We then mimic several widely used focal animal sampling and group scanning methods by subsampling the complete data set to simulate observational data comparable to that produced by human observers. We explore how sampling effort, sampling methods, network definitions and levels and types of sampling error affect the correlation between the estimated and complete networks. Our results suggest that for some scenarios, even low levels of sampling effort (5–10 samples/individual) can provide the same information as high sampling effort (&gt;64 samples/individual). However, we find that insufficient data collected across all potentially interacting individuals, certain network definitions (how edge weights and distance thresholds are calculated) and misidentifications of individuals in the network can generate spurious network structure with little or no correlation to the underlying or ‘real’ social structure. Our results suggest that data collection methods should be designed to maximize the number of potential interactions (edges) recorded for each observation. We discuss the relative trade-offs between maximizing the amount of data collected across as many individuals as possible and the potential for erroneous observations.","author":[{"dropping-particle":"","family":"Davis","given":"Grace H.","non-dropping-particle":"","parse-names":false,"suffix":""},{"dropping-particle":"","family":"Crofoot","given":"Margaret C.","non-dropping-particle":"","parse-names":false,"suffix":""},{"dropping-particle":"","family":"Farine","given":"Damien R.","non-dropping-particle":"","parse-names":false,"suffix":""}],"container-title":"Animal Behaviour","id":"ITEM-1","issued":{"date-parts":[["2018"]]},"page":"29-44","title":"Estimating the robustness and uncertainty of animal social networks using different observational methods","type":"article-journal","volume":"141"},"uris":["http://www.mendeley.com/documents/?uuid=fecd314c-238b-4964-bbc9-e227497a3de5"]}],"mendeley":{"formattedCitation":"(Davis et al., 2018)","plainTextFormattedCitation":"(Davis et al., 2018)","previouslyFormattedCitation":"(Davis et al., 2018)"},"properties":{"noteIndex":0},"schema":"https://github.com/citation-style-language/schema/raw/master/csl-citation.json"}</w:instrText>
      </w:r>
      <w:r w:rsidR="007F255C">
        <w:rPr>
          <w:rFonts w:asciiTheme="minorHAnsi" w:eastAsia="Calibri" w:hAnsiTheme="minorHAnsi"/>
        </w:rPr>
        <w:fldChar w:fldCharType="separate"/>
      </w:r>
      <w:r w:rsidR="007F255C" w:rsidRPr="00B244F2">
        <w:rPr>
          <w:rFonts w:asciiTheme="minorHAnsi" w:eastAsia="Calibri" w:hAnsiTheme="minorHAnsi"/>
          <w:noProof/>
        </w:rPr>
        <w:t>(Davis et al., 2018)</w:t>
      </w:r>
      <w:r w:rsidR="007F255C">
        <w:rPr>
          <w:rFonts w:asciiTheme="minorHAnsi" w:eastAsia="Calibri" w:hAnsiTheme="minorHAnsi"/>
        </w:rPr>
        <w:fldChar w:fldCharType="end"/>
      </w:r>
      <w:r w:rsidR="007F255C">
        <w:rPr>
          <w:rFonts w:asciiTheme="minorHAnsi" w:eastAsia="Calibri" w:hAnsiTheme="minorHAnsi"/>
        </w:rPr>
        <w:t xml:space="preserve">. This problem is aggravated when already sparse datasets are cut into shorter time intervals (e.g. </w:t>
      </w:r>
      <w:r w:rsidR="008B486F">
        <w:rPr>
          <w:rFonts w:asciiTheme="minorHAnsi" w:eastAsia="Calibri" w:hAnsiTheme="minorHAnsi"/>
        </w:rPr>
        <w:t>6-month</w:t>
      </w:r>
      <w:r w:rsidR="007F255C">
        <w:rPr>
          <w:rFonts w:asciiTheme="minorHAnsi" w:eastAsia="Calibri" w:hAnsiTheme="minorHAnsi"/>
        </w:rPr>
        <w:t xml:space="preserve"> blocks)</w:t>
      </w:r>
      <w:r w:rsidR="008B486F">
        <w:rPr>
          <w:rFonts w:asciiTheme="minorHAnsi" w:eastAsia="Calibri" w:hAnsiTheme="minorHAnsi"/>
        </w:rPr>
        <w:t>, a common practice in animal behaviour studies</w:t>
      </w:r>
      <w:r w:rsidR="007F255C">
        <w:rPr>
          <w:rFonts w:asciiTheme="minorHAnsi" w:eastAsia="Calibri" w:hAnsiTheme="minorHAnsi"/>
        </w:rPr>
        <w:t xml:space="preserve">. What constitutes enough data can vary depending on how </w:t>
      </w:r>
      <w:r w:rsidR="00523EEC">
        <w:rPr>
          <w:rFonts w:asciiTheme="minorHAnsi" w:eastAsia="Calibri" w:hAnsiTheme="minorHAnsi"/>
        </w:rPr>
        <w:t>consistent</w:t>
      </w:r>
      <w:r w:rsidR="007F255C">
        <w:rPr>
          <w:rFonts w:asciiTheme="minorHAnsi" w:eastAsia="Calibri" w:hAnsiTheme="minorHAnsi"/>
        </w:rPr>
        <w:t xml:space="preserve"> partner choice is </w:t>
      </w:r>
      <w:r w:rsidR="007F255C">
        <w:rPr>
          <w:rFonts w:asciiTheme="minorHAnsi" w:eastAsia="Calibri" w:hAnsiTheme="minorHAnsi"/>
        </w:rPr>
        <w:fldChar w:fldCharType="begin" w:fldLock="1"/>
      </w:r>
      <w:r w:rsidR="007F255C">
        <w:rPr>
          <w:rFonts w:asciiTheme="minorHAnsi" w:eastAsia="Calibr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sidR="007F255C">
        <w:rPr>
          <w:rFonts w:asciiTheme="minorHAnsi" w:eastAsia="Calibri" w:hAnsiTheme="minorHAnsi"/>
        </w:rPr>
        <w:fldChar w:fldCharType="separate"/>
      </w:r>
      <w:r w:rsidR="007F255C" w:rsidRPr="00B244F2">
        <w:rPr>
          <w:rFonts w:asciiTheme="minorHAnsi" w:eastAsia="Calibri" w:hAnsiTheme="minorHAnsi"/>
          <w:noProof/>
        </w:rPr>
        <w:t>(Sánchez-Tójar et al., 2018)</w:t>
      </w:r>
      <w:r w:rsidR="007F255C">
        <w:rPr>
          <w:rFonts w:asciiTheme="minorHAnsi" w:eastAsia="Calibri" w:hAnsiTheme="minorHAnsi"/>
        </w:rPr>
        <w:fldChar w:fldCharType="end"/>
      </w:r>
      <w:r w:rsidR="007F255C">
        <w:rPr>
          <w:rFonts w:asciiTheme="minorHAnsi" w:eastAsia="Calibri" w:hAnsiTheme="minorHAnsi"/>
        </w:rPr>
        <w:t>.</w:t>
      </w:r>
      <w:r>
        <w:rPr>
          <w:rFonts w:asciiTheme="minorHAnsi" w:eastAsia="Calibri" w:hAnsiTheme="minorHAnsi"/>
        </w:rPr>
        <w:t xml:space="preserve"> For many researchers, it is difficult to assess whether they have collected enough data to include an interaction type into their analyses. Here, we propose a shorthand.</w:t>
      </w:r>
    </w:p>
    <w:p w14:paraId="7BDD0987" w14:textId="4CB367C2" w:rsidR="007F255C" w:rsidRDefault="00C624CE" w:rsidP="007F255C">
      <w:pPr>
        <w:spacing w:line="480" w:lineRule="auto"/>
        <w:ind w:leftChars="0" w:left="0" w:firstLineChars="0" w:firstLine="0"/>
        <w:jc w:val="both"/>
        <w:rPr>
          <w:rFonts w:asciiTheme="minorHAnsi" w:eastAsia="Calibri" w:hAnsiTheme="minorHAnsi"/>
        </w:rPr>
      </w:pPr>
      <w:r>
        <w:rPr>
          <w:rFonts w:asciiTheme="minorHAnsi" w:eastAsia="Calibri" w:hAnsiTheme="minorHAnsi"/>
        </w:rPr>
        <w:t>Here,</w:t>
      </w:r>
      <w:r w:rsidR="00523EEC">
        <w:rPr>
          <w:rFonts w:asciiTheme="minorHAnsi" w:eastAsia="Calibri" w:hAnsiTheme="minorHAnsi"/>
        </w:rPr>
        <w:t xml:space="preserve"> using simulations,</w:t>
      </w:r>
      <w:r>
        <w:rPr>
          <w:rFonts w:asciiTheme="minorHAnsi" w:eastAsia="Calibri" w:hAnsiTheme="minorHAnsi"/>
        </w:rPr>
        <w:t xml:space="preserve"> we develop a consistency measure that has two functions: on one hand, </w:t>
      </w:r>
      <w:r>
        <w:rPr>
          <w:rFonts w:asciiTheme="minorHAnsi" w:eastAsia="Calibri" w:hAnsiTheme="minorHAnsi"/>
        </w:rPr>
        <w:lastRenderedPageBreak/>
        <w:t xml:space="preserve">it allows researchers to gauge whether they have collected enough data of a certain interaction type to warrant including that interaction type in their analyses, in a social network or when creating relationship indices. On the other hand, it allows us to compare interaction types within and between species </w:t>
      </w:r>
      <w:r w:rsidR="004A57E7">
        <w:rPr>
          <w:rFonts w:asciiTheme="minorHAnsi" w:eastAsia="Calibri" w:hAnsiTheme="minorHAnsi"/>
        </w:rPr>
        <w:t>regarding</w:t>
      </w:r>
      <w:r>
        <w:rPr>
          <w:rFonts w:asciiTheme="minorHAnsi" w:eastAsia="Calibri" w:hAnsiTheme="minorHAnsi"/>
        </w:rPr>
        <w:t xml:space="preserve"> their predictability. </w:t>
      </w:r>
      <w:r w:rsidR="007F255C">
        <w:rPr>
          <w:rFonts w:asciiTheme="minorHAnsi" w:eastAsia="Calibri" w:hAnsiTheme="minorHAnsi"/>
        </w:rPr>
        <w:t xml:space="preserve">Consistency should be high if individuals regularly choose the same partners for the same interaction type and observing </w:t>
      </w:r>
      <w:r w:rsidR="00963887">
        <w:rPr>
          <w:rFonts w:asciiTheme="minorHAnsi" w:eastAsia="Calibri" w:hAnsiTheme="minorHAnsi"/>
        </w:rPr>
        <w:t xml:space="preserve">an </w:t>
      </w:r>
      <w:r w:rsidR="007F255C">
        <w:rPr>
          <w:rFonts w:asciiTheme="minorHAnsi" w:eastAsia="Calibri" w:hAnsiTheme="minorHAnsi"/>
        </w:rPr>
        <w:t xml:space="preserve">individual at one point in time allows for accurate predictions of </w:t>
      </w:r>
      <w:r w:rsidR="00963887">
        <w:rPr>
          <w:rFonts w:asciiTheme="minorHAnsi" w:eastAsia="Calibri" w:hAnsiTheme="minorHAnsi"/>
        </w:rPr>
        <w:t xml:space="preserve">its </w:t>
      </w:r>
      <w:r w:rsidR="007F255C">
        <w:rPr>
          <w:rFonts w:asciiTheme="minorHAnsi" w:eastAsia="Calibri" w:hAnsiTheme="minorHAnsi"/>
        </w:rPr>
        <w:t xml:space="preserve">behaviour later. </w:t>
      </w:r>
      <w:r w:rsidR="00523EEC">
        <w:rPr>
          <w:rFonts w:asciiTheme="minorHAnsi" w:eastAsia="Calibri" w:hAnsiTheme="minorHAnsi"/>
        </w:rPr>
        <w:t xml:space="preserve">Using </w:t>
      </w:r>
      <w:r w:rsidR="007F255C">
        <w:rPr>
          <w:rFonts w:asciiTheme="minorHAnsi" w:eastAsia="Calibri" w:hAnsiTheme="minorHAnsi"/>
        </w:rPr>
        <w:t>Low consistency can arise if individuals show weak partner preference or preference changes over time</w:t>
      </w:r>
      <w:r w:rsidR="00C60AF1">
        <w:rPr>
          <w:rFonts w:asciiTheme="minorHAnsi" w:eastAsia="Calibri" w:hAnsiTheme="minorHAnsi"/>
        </w:rPr>
        <w:t>, or if insufficient data are available</w:t>
      </w:r>
      <w:r w:rsidR="00523EEC">
        <w:rPr>
          <w:rFonts w:asciiTheme="minorHAnsi" w:eastAsia="Calibri" w:hAnsiTheme="minorHAnsi"/>
        </w:rPr>
        <w:t>.</w:t>
      </w:r>
    </w:p>
    <w:p w14:paraId="69C3711C" w14:textId="43E6510D" w:rsidR="00CC4A8D" w:rsidRDefault="00B244F2">
      <w:pPr>
        <w:spacing w:before="120" w:line="480" w:lineRule="auto"/>
        <w:ind w:left="0" w:hanging="2"/>
        <w:jc w:val="both"/>
        <w:rPr>
          <w:rFonts w:asciiTheme="minorHAnsi" w:eastAsia="Calibri" w:hAnsiTheme="minorHAnsi"/>
        </w:rPr>
      </w:pPr>
      <w:r>
        <w:rPr>
          <w:rFonts w:asciiTheme="minorHAnsi" w:eastAsia="Calibri" w:hAnsiTheme="minorHAnsi"/>
        </w:rPr>
        <w:t xml:space="preserve">To </w:t>
      </w:r>
      <w:r w:rsidR="00CB3679">
        <w:rPr>
          <w:rFonts w:asciiTheme="minorHAnsi" w:eastAsia="Calibri" w:hAnsiTheme="minorHAnsi"/>
        </w:rPr>
        <w:t>explore</w:t>
      </w:r>
      <w:r>
        <w:rPr>
          <w:rFonts w:asciiTheme="minorHAnsi" w:eastAsia="Calibri" w:hAnsiTheme="minorHAnsi"/>
        </w:rPr>
        <w:t xml:space="preserve"> how consistency can be used to compare social groups with different structure and organisation, we apply the</w:t>
      </w:r>
      <w:r w:rsidR="00CB3679">
        <w:rPr>
          <w:rFonts w:asciiTheme="minorHAnsi" w:eastAsia="Calibri" w:hAnsiTheme="minorHAnsi"/>
        </w:rPr>
        <w:t xml:space="preserve"> consistency</w:t>
      </w:r>
      <w:r>
        <w:rPr>
          <w:rFonts w:asciiTheme="minorHAnsi" w:eastAsia="Calibri" w:hAnsiTheme="minorHAnsi"/>
        </w:rPr>
        <w:t xml:space="preserve"> measure to data from two Western chimpanzee (</w:t>
      </w:r>
      <w:r>
        <w:rPr>
          <w:rFonts w:asciiTheme="minorHAnsi" w:eastAsia="Calibri" w:hAnsiTheme="minorHAnsi"/>
          <w:i/>
        </w:rPr>
        <w:t xml:space="preserve">Pan troglodytes </w:t>
      </w:r>
      <w:proofErr w:type="spellStart"/>
      <w:r>
        <w:rPr>
          <w:rFonts w:asciiTheme="minorHAnsi" w:eastAsia="Calibri" w:hAnsiTheme="minorHAnsi"/>
          <w:i/>
        </w:rPr>
        <w:t>verus</w:t>
      </w:r>
      <w:proofErr w:type="spellEnd"/>
      <w:r>
        <w:rPr>
          <w:rFonts w:asciiTheme="minorHAnsi" w:eastAsia="Calibri" w:hAnsiTheme="minorHAnsi"/>
        </w:rPr>
        <w:t>) communities and one sooty mangabey (</w:t>
      </w:r>
      <w:proofErr w:type="spellStart"/>
      <w:r>
        <w:rPr>
          <w:rFonts w:asciiTheme="minorHAnsi" w:eastAsia="Calibri" w:hAnsiTheme="minorHAnsi"/>
          <w:i/>
        </w:rPr>
        <w:t>Cercocebus</w:t>
      </w:r>
      <w:proofErr w:type="spellEnd"/>
      <w:r>
        <w:rPr>
          <w:rFonts w:asciiTheme="minorHAnsi" w:eastAsia="Calibri" w:hAnsiTheme="minorHAnsi"/>
          <w:i/>
        </w:rPr>
        <w:t xml:space="preserve"> </w:t>
      </w:r>
      <w:proofErr w:type="spellStart"/>
      <w:r>
        <w:rPr>
          <w:rFonts w:asciiTheme="minorHAnsi" w:eastAsia="Calibri" w:hAnsiTheme="minorHAnsi"/>
          <w:i/>
        </w:rPr>
        <w:t>atys</w:t>
      </w:r>
      <w:proofErr w:type="spellEnd"/>
      <w:r>
        <w:rPr>
          <w:rFonts w:asciiTheme="minorHAnsi" w:eastAsia="Calibri" w:hAnsiTheme="minorHAnsi"/>
          <w:i/>
        </w:rPr>
        <w:t xml:space="preserve"> </w:t>
      </w:r>
      <w:proofErr w:type="spellStart"/>
      <w:r>
        <w:rPr>
          <w:rFonts w:asciiTheme="minorHAnsi" w:eastAsia="Calibri" w:hAnsiTheme="minorHAnsi"/>
          <w:i/>
        </w:rPr>
        <w:t>atys</w:t>
      </w:r>
      <w:proofErr w:type="spellEnd"/>
      <w:r>
        <w:rPr>
          <w:rFonts w:asciiTheme="minorHAnsi" w:eastAsia="Calibri" w:hAnsiTheme="minorHAnsi"/>
        </w:rPr>
        <w:t xml:space="preserve">) community living sympatrically in the Taï National Park, Côte d’Ivoire </w:t>
      </w:r>
      <w:r>
        <w:rPr>
          <w:rFonts w:asciiTheme="minorHAnsi" w:eastAsia="Calibri" w:hAnsiTheme="minorHAnsi"/>
        </w:rPr>
        <w:fldChar w:fldCharType="begin" w:fldLock="1"/>
      </w:r>
      <w:r>
        <w:rPr>
          <w:rFonts w:asciiTheme="minorHAnsi" w:eastAsia="Calibri" w:hAnsiTheme="minorHAnsi"/>
        </w:rPr>
        <w:instrText>ADDIN CSL_CITATION {"citationItems":[{"id":"ITEM-1","itemData":{"DOI":"10.1098/rsos.171296","ISSN":"20545703","PMID":"29291114","abstract":"Grooming interactions benefit groomers, but may have negative consequences for bystanders. Grooming limits bystanders’ grooming access and ensuing alliances could threaten the bystander’s hierarchy rank or their previous investment in the groomers. To gain a competitive advantage, bystanders could intervene into a grooming bout to increase their own grooming access or to prevent the negative impact of others’ grooming. We tested the impact of dominance rank and social relationships on grooming intervention likelihood and outcome in two sympatric primate species, Western chimpanzees (Pan troglodytes verus) and sooty mangabeys (Cercocebus atys atys). In both species, rather than increasing their own access to preferred partners, bystanders intervened mainly when an alliance between groomers could have a negative impact on them: when the lower-ranking groomer was close to the bystander in rank, when either groomer was an affiliation partner whose services they could lose, or the groomers were not yet strongly affiliated with each other. Thus, bystanders in both species appear to monitor grooming interactions and intervene based on their own dominance rank and social relationships, as well as triadic awareness of the relationship between groomers. While the motivation to intervene did not differ between species, mangabeys appeared to be more constrained by dominance rank than chimpanzees.","author":[{"dropping-particle":"","family":"Mielke","given":"Alexander","non-dropping-particle":"","parse-names":false,"suffix":""},{"dropping-particle":"","family":"Samuni","given":"Liran","non-dropping-particle":"","parse-names":false,"suffix":""},{"dropping-particle":"","family":"Preis","given":"Anna","non-dropping-particle":"","parse-names":false,"suffix":""},{"dropping-particle":"","family":"Gogarten","given":"Jan F.","non-dropping-particle":"","parse-names":false,"suffix":""},{"dropping-particle":"","family":"Crockford","given":"Catherine","non-dropping-particle":"","parse-names":false,"suffix":""},{"dropping-particle":"","family":"Wittig","given":"Roman M.","non-dropping-particle":"","parse-names":false,"suffix":""}],"container-title":"Royal Society Open Science","id":"ITEM-1","issue":"11","issued":{"date-parts":[["2017","11","8"]]},"page":"171296","title":"Bystanders intervene to impede grooming in western chimpanzees and sooty mangabeys","type":"article-journal","volume":"4"},"uris":["http://www.mendeley.com/documents/?uuid=348a9a44-fe39-4295-b877-0fbaa4079659"]},{"id":"ITEM-2","itemData":{"DOI":"10.1098/rsos.172143","ISSN":"20545703","abstract":"Living in permanent social groups forces animals to make decisions about when, how and with whom to interact, requiring decisions to be made that integrate multiple sources of information. Changing social environments can influence this decision-making process by constraining choice or altering the likelihood of a positive outcome. Here, we conceptualized grooming as a choice situation where an individual chooses one of a number of potential partners. Studying two wild populations of sympatric primate species, sooty mangabeys (Cercocebus atys atys) and western chimpanzees (Pan troglodytes verus), we tested what properties of potential partners influenced grooming decisions, including their relative value based on available alternatives and the social relationships of potential partners with bystanders who could observe the outcome of the decision. Across 1529 decision events, multiple partner attributes (e.g. dominance ranks, social relationship quality, reproductive state, partner sex) influenced choice. Individuals preferred to initiate grooming with partners of similar global rank, but this effect was driven by a bias towards partners with a high rank compared to other locally available options. Individuals also avoided grooming partners who had strong social relationships with at least one bystander. Results indicated flexible decision-making in grooming interactions in both species, based on a partner’s value given the local social environment. Viewing partner choice as a value-based decision-making process allows researchers to compare how different species solve similar social problems.","author":[{"dropping-particle":"","family":"Mielke","given":"Alexander","non-dropping-particle":"","parse-names":false,"suffix":""},{"dropping-particle":"","family":"Preis","given":"Anna","non-dropping-particle":"","parse-names":false,"suffix":""},{"dropping-particle":"","family":"Samuni","given":"Liran","non-dropping-particle":"","parse-names":false,"suffix":""},{"dropping-particle":"","family":"Gogarten","given":"Jan F.","non-dropping-particle":"","parse-names":false,"suffix":""},{"dropping-particle":"","family":"Wittig","given":"Roman M.","non-dropping-particle":"","parse-names":false,"suffix":""},{"dropping-particle":"","family":"Crockford","given":"Catherine","non-dropping-particle":"","parse-names":false,"suffix":""}],"container-title":"Royal Society Open Science","id":"ITEM-2","issue":"7","issued":{"date-parts":[["2018","7","11"]]},"page":"172143","title":"Flexible decision-making in grooming partner choice in sooty mangabeys and chimpanzees","type":"article-journal","volume":"5"},"uris":["http://www.mendeley.com/documents/?uuid=f98670e1-2f5d-4cc2-82ee-b24920f77eaf"]}],"mendeley":{"formattedCitation":"(Mielke et al., 2017, 2018)","plainTextFormattedCitation":"(Mielke et al., 2017, 2018)","previouslyFormattedCitation":"(Mielke et al., 2017, 2018)"},"properties":{"noteIndex":0},"schema":"https://github.com/citation-style-language/schema/raw/master/csl-citation.json"}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(Mielke et al., 2017, 2018)</w:t>
      </w:r>
      <w:r>
        <w:rPr>
          <w:rFonts w:asciiTheme="minorHAnsi" w:eastAsia="Calibri" w:hAnsiTheme="minorHAnsi"/>
        </w:rPr>
        <w:fldChar w:fldCharType="end"/>
      </w:r>
      <w:r>
        <w:rPr>
          <w:rFonts w:asciiTheme="minorHAnsi" w:eastAsia="Calibri" w:hAnsiTheme="minorHAnsi"/>
        </w:rPr>
        <w:t>. We chose these species as they represent two well-studied</w:t>
      </w:r>
      <w:r w:rsidR="00CB3679">
        <w:rPr>
          <w:rFonts w:asciiTheme="minorHAnsi" w:eastAsia="Calibri" w:hAnsiTheme="minorHAnsi"/>
        </w:rPr>
        <w:t xml:space="preserve">, quite different </w:t>
      </w:r>
      <w:r>
        <w:rPr>
          <w:rFonts w:asciiTheme="minorHAnsi" w:eastAsia="Calibri" w:hAnsiTheme="minorHAnsi"/>
        </w:rPr>
        <w:t>primate social systems</w:t>
      </w:r>
      <w:r w:rsidR="00CB3679">
        <w:rPr>
          <w:rFonts w:asciiTheme="minorHAnsi" w:eastAsia="Calibri" w:hAnsiTheme="minorHAnsi"/>
        </w:rPr>
        <w:t>.</w:t>
      </w:r>
      <w:r>
        <w:rPr>
          <w:rFonts w:asciiTheme="minorHAnsi" w:eastAsia="Calibri" w:hAnsiTheme="minorHAnsi"/>
        </w:rPr>
        <w:t xml:space="preserve"> </w:t>
      </w:r>
      <w:r w:rsidR="0073734E">
        <w:rPr>
          <w:rFonts w:asciiTheme="minorHAnsi" w:eastAsia="Calibri" w:hAnsiTheme="minorHAnsi"/>
        </w:rPr>
        <w:t xml:space="preserve">Sooty mangabeys have philopatric females who form linear, despotic, stable matrilineal hierarchies </w:t>
      </w:r>
      <w:r w:rsidR="0073734E">
        <w:rPr>
          <w:rFonts w:asciiTheme="minorHAnsi" w:eastAsia="Calibri" w:hAnsiTheme="minorHAnsi"/>
        </w:rPr>
        <w:fldChar w:fldCharType="begin" w:fldLock="1"/>
      </w:r>
      <w:r w:rsidR="00826E7E">
        <w:rPr>
          <w:rFonts w:asciiTheme="minorHAnsi" w:eastAsia="Calibri" w:hAnsiTheme="minorHAnsi"/>
        </w:rPr>
        <w:instrText>ADDIN CSL_CITATION {"citationItems":[{"id":"ITEM-1","itemData":{"DOI":"10.1002/ajp.1070","ISBN":"0275-2565 (Print)\\r0275-2565 (Linking)","ISSN":"02752565","PMID":"11857651","abstract":"Dominance relationships of female sooty mangabeys have thus far been studied exclusively in captive groups. In captivity, adult females form a stable linear hierarchy as would be expected in species exhibiting strong contest competition. However, the same individuals do not exhibit other aspects of behavior that would be expected where contest competition occurs. For example, they show no kin-based alliances leading to hierarchies in which the members of each matriline occupy adjacent ranks. The goal of this study was to provide the first data on dominance relationships of sooty mangabey females in their natural environment in the Tai National Park, Ivory Coast. In our study group, adult females formed a linear dominance hierarchy. Aggression over food increased in food patches, as would be expected for species that experience contest competition. Moreover, females formed highly differentiated social relationships, showing particular affinities with females of adjacent rank.","author":[{"dropping-particle":"","family":"Range","given":"Friederike","non-dropping-particle":"","parse-names":false,"suffix":""},{"dropping-particle":"","family":"Noë","given":"Ronald","non-dropping-particle":"","parse-names":false,"suffix":""}],"container-title":"American Journal of Primatology","id":"ITEM-1","issue":"3","issued":{"date-parts":[["2002"]]},"page":"137-153","title":"Familiarity and dominance relations among female sooty mangabeys in the Taï National Park","type":"article-journal","volume":"56"},"uris":["http://www.mendeley.com/documents/?uuid=f160a165-14e3-4331-9df4-3294c44f9b4e"]},{"id":"ITEM-2","itemData":{"DOI":"10.1098/rsos.171296","ISSN":"20545703","PMID":"29291114","abstract":"Grooming interactions benefit groomers, but may have negative consequences for bystanders. Grooming limits bystanders’ grooming access and ensuing alliances could threaten the bystander’s hierarchy rank or their previous investment in the groomers. To gain a competitive advantage, bystanders could intervene into a grooming bout to increase their own grooming access or to prevent the negative impact of others’ grooming. We tested the impact of dominance rank and social relationships on grooming intervention likelihood and outcome in two sympatric primate species, Western chimpanzees (Pan troglodytes verus) and sooty mangabeys (Cercocebus atys atys). In both species, rather than increasing their own access to preferred partners, bystanders intervened mainly when an alliance between groomers could have a negative impact on them: when the lower-ranking groomer was close to the bystander in rank, when either groomer was an affiliation partner whose services they could lose, or the groomers were not yet strongly affiliated with each other. Thus, bystanders in both species appear to monitor grooming interactions and intervene based on their own dominance rank and social relationships, as well as triadic awareness of the relationship between groomers. While the motivation to intervene did not differ between species, mangabeys appeared to be more constrained by dominance rank than chimpanzees.","author":[{"dropping-particle":"","family":"Mielke","given":"Alexander","non-dropping-particle":"","parse-names":false,"suffix":""},{"dropping-particle":"","family":"Samuni","given":"Liran","non-dropping-particle":"","parse-names":false,"suffix":""},{"dropping-particle":"","family":"Preis","given":"Anna","non-dropping-particle":"","parse-names":false,"suffix":""},{"dropping-particle":"","family":"Gogarten","given":"Jan F.","non-dropping-particle":"","parse-names":false,"suffix":""},{"dropping-particle":"","family":"Crockford","given":"Catherine","non-dropping-particle":"","parse-names":false,"suffix":""},{"dropping-particle":"","family":"Wittig","given":"Roman M.","non-dropping-particle":"","parse-names":false,"suffix":""}],"container-title":"Royal Society Open Science","id":"ITEM-2","issue":"11","issued":{"date-parts":[["2017","11","8"]]},"page":"171296","title":"Bystanders intervene to impede grooming in western chimpanzees and sooty mangabeys","type":"article-journal","volume":"4"},"uris":["http://www.mendeley.com/documents/?uuid=348a9a44-fe39-4295-b877-0fbaa4079659"]},{"id":"ITEM-3","itemData":{"DOI":"10.1007/s00265-005-0076-x","ISBN":"0340-5443\\r1432-0762","ISSN":"03405443","PMID":"15834893","abstract":"Sooty mangabeys are terrestrial monkeys exhibiting female philopatry and male dispersal. Studies in captivity as well as in the wild have found that adult females form linear dominance hierarchies. However, while captive studies found no evidence for a matrilineal social system, a previous study in Tai National Park, Ivory Coast, suggested that relatedness could influence both dominance rank and affiliation pattern among adult females. Here I test whether the dominance rank, coalitionary behavior, and affiliative behavior of juveniles in a group of free-ranging mangabeys in the Tai National Park are in accordance with a matrilineal, individual, or age-related dominance system. I found that juvenile females' dominance ranks remained stable over time and were highly correlated with the dominance ranks of their mothers, whereas juvenile males' dominance ranks were initially correlated with the ranks of their mothers, but showed greater instability with increasing age. Moreover, coalitions occurred mainly between juveniles and animals that were close in rank, including their mothers and siblings. Finally, juvenile females associated and groomed preferentially with close-ranking juvenile and adult females. Juvenile males showed similar preferences in affiliation with adult females, but when associating with juvenile males, they preferred peers. The observed social behavior of free-ranging juvenile sooty mangabeys resembled the social behavior described for juveniles of many matrilineal primate species.","author":[{"dropping-particle":"","family":"Range","given":"Friederike","non-dropping-particle":"","parse-names":false,"suffix":""}],"container-title":"Behavioral Ecology and Sociobiology","id":"ITEM-3","issue":"4","issued":{"date-parts":[["2006"]]},"page":"511-520","title":"Social behavior of free-ranging juvenile sooty mangabeys (Cercocebus torquatus atys)","type":"article-journal","volume":"59"},"uris":["http://www.mendeley.com/documents/?uuid=a0a02c52-0664-4503-a8cb-c6b9f6dff720"]},{"id":"ITEM-4","itemData":{"DOI":"10.1098/rsos.172143","ISSN":"20545703","abstract":"Living in permanent social groups forces animals to make decisions about when, how and with whom to interact, requiring decisions to be made that integrate multiple sources of information. Changing social environments can influence this decision-making process by constraining choice or altering the likelihood of a positive outcome. Here, we conceptualized grooming as a choice situation where an individual chooses one of a number of potential partners. Studying two wild populations of sympatric primate species, sooty mangabeys (Cercocebus atys atys) and western chimpanzees (Pan troglodytes verus), we tested what properties of potential partners influenced grooming decisions, including their relative value based on available alternatives and the social relationships of potential partners with bystanders who could observe the outcome of the decision. Across 1529 decision events, multiple partner attributes (e.g. dominance ranks, social relationship quality, reproductive state, partner sex) influenced choice. Individuals preferred to initiate grooming with partners of similar global rank, but this effect was driven by a bias towards partners with a high rank compared to other locally available options. Individuals also avoided grooming partners who had strong social relationships with at least one bystander. Results indicated flexible decision-making in grooming interactions in both species, based on a partner’s value given the local social environment. Viewing partner choice as a value-based decision-making process allows researchers to compare how different species solve similar social problems.","author":[{"dropping-particle":"","family":"Mielke","given":"Alexander","non-dropping-particle":"","parse-names":false,"suffix":""},{"dropping-particle":"","family":"Preis","given":"Anna","non-dropping-particle":"","parse-names":false,"suffix":""},{"dropping-particle":"","family":"Samuni","given":"Liran","non-dropping-particle":"","parse-names":false,"suffix":""},{"dropping-particle":"","family":"Gogarten","given":"Jan F.","non-dropping-particle":"","parse-names":false,"suffix":""},{"dropping-particle":"","family":"Wittig","given":"Roman M.","non-dropping-particle":"","parse-names":false,"suffix":""},{"dropping-particle":"","family":"Crockford","given":"Catherine","non-dropping-particle":"","parse-names":false,"suffix":""}],"container-title":"Royal Society Open Science","id":"ITEM-4","issue":"7","issued":{"date-parts":[["2018","7","11"]]},"page":"172143","title":"Flexible decision-making in grooming partner choice in sooty mangabeys and chimpanzees","type":"article-journal","volume":"5"},"uris":["http://www.mendeley.com/documents/?uuid=f98670e1-2f5d-4cc2-82ee-b24920f77eaf"]}],"mendeley":{"formattedCitation":"(Mielke et al., 2017, 2018; Range, 2006; Range &amp; Noë, 2002)","plainTextFormattedCitation":"(Mielke et al., 2017, 2018; Range, 2006; Range &amp; Noë, 2002)","previouslyFormattedCitation":"(Mielke et al., 2017, 2018; Range, 2006; Range &amp; Noë, 2002)"},"properties":{"noteIndex":0},"schema":"https://github.com/citation-style-language/schema/raw/master/csl-citation.json"}</w:instrText>
      </w:r>
      <w:r w:rsidR="0073734E">
        <w:rPr>
          <w:rFonts w:asciiTheme="minorHAnsi" w:eastAsia="Calibri" w:hAnsiTheme="minorHAnsi"/>
        </w:rPr>
        <w:fldChar w:fldCharType="separate"/>
      </w:r>
      <w:r w:rsidR="004A57E7" w:rsidRPr="004A57E7">
        <w:rPr>
          <w:rFonts w:asciiTheme="minorHAnsi" w:eastAsia="Calibri" w:hAnsiTheme="minorHAnsi"/>
          <w:noProof/>
        </w:rPr>
        <w:t>(Mielke et al., 2017, 2018; Range, 2006; Range &amp; Noë, 2002)</w:t>
      </w:r>
      <w:r w:rsidR="0073734E">
        <w:rPr>
          <w:rFonts w:asciiTheme="minorHAnsi" w:eastAsia="Calibri" w:hAnsiTheme="minorHAnsi"/>
        </w:rPr>
        <w:fldChar w:fldCharType="end"/>
      </w:r>
      <w:r w:rsidR="0073734E">
        <w:rPr>
          <w:rFonts w:asciiTheme="minorHAnsi" w:eastAsia="Calibri" w:hAnsiTheme="minorHAnsi"/>
        </w:rPr>
        <w:t xml:space="preserve">. All </w:t>
      </w:r>
      <w:r w:rsidR="00E81C67">
        <w:rPr>
          <w:rFonts w:asciiTheme="minorHAnsi" w:eastAsia="Calibri" w:hAnsiTheme="minorHAnsi"/>
        </w:rPr>
        <w:t>mangabey social i</w:t>
      </w:r>
      <w:r w:rsidR="0073734E">
        <w:rPr>
          <w:rFonts w:asciiTheme="minorHAnsi" w:eastAsia="Calibri" w:hAnsiTheme="minorHAnsi"/>
        </w:rPr>
        <w:t>nteraction</w:t>
      </w:r>
      <w:r w:rsidR="00E81C67">
        <w:rPr>
          <w:rFonts w:asciiTheme="minorHAnsi" w:eastAsia="Calibri" w:hAnsiTheme="minorHAnsi"/>
        </w:rPr>
        <w:t>s</w:t>
      </w:r>
      <w:r w:rsidR="00372F60">
        <w:rPr>
          <w:rFonts w:asciiTheme="minorHAnsi" w:eastAsia="Calibri" w:hAnsiTheme="minorHAnsi"/>
        </w:rPr>
        <w:t xml:space="preserve"> </w:t>
      </w:r>
      <w:r w:rsidR="0073734E">
        <w:rPr>
          <w:rFonts w:asciiTheme="minorHAnsi" w:eastAsia="Calibri" w:hAnsiTheme="minorHAnsi"/>
        </w:rPr>
        <w:t xml:space="preserve">are predicted to show high consistency, as they should be </w:t>
      </w:r>
      <w:r w:rsidR="00E81C67">
        <w:rPr>
          <w:rFonts w:asciiTheme="minorHAnsi" w:eastAsia="Calibri" w:hAnsiTheme="minorHAnsi"/>
        </w:rPr>
        <w:t xml:space="preserve">strongly </w:t>
      </w:r>
      <w:r w:rsidR="0073734E">
        <w:rPr>
          <w:rFonts w:asciiTheme="minorHAnsi" w:eastAsia="Calibri" w:hAnsiTheme="minorHAnsi"/>
        </w:rPr>
        <w:t xml:space="preserve">influenced by stable parameters, especially kinship, dominance rank, and sex </w:t>
      </w:r>
      <w:r w:rsidR="0073734E">
        <w:rPr>
          <w:rFonts w:asciiTheme="minorHAnsi" w:eastAsia="Calibri" w:hAnsiTheme="minorHAnsi"/>
        </w:rPr>
        <w:fldChar w:fldCharType="begin" w:fldLock="1"/>
      </w:r>
      <w:r w:rsidR="0073734E">
        <w:rPr>
          <w:rFonts w:asciiTheme="minorHAnsi" w:eastAsia="Calibri" w:hAnsiTheme="minorHAnsi"/>
        </w:rPr>
        <w:instrText>ADDIN CSL_CITATION {"citationItems":[{"id":"ITEM-1","itemData":{"DOI":"10.1002/ajp.1070","ISBN":"0275-2565 (Print)\\r0275-2565 (Linking)","ISSN":"02752565","PMID":"11857651","abstract":"Dominance relationships of female sooty mangabeys have thus far been studied exclusively in captive groups. In captivity, adult females form a stable linear hierarchy as would be expected in species exhibiting strong contest competition. However, the same individuals do not exhibit other aspects of behavior that would be expected where contest competition occurs. For example, they show no kin-based alliances leading to hierarchies in which the members of each matriline occupy adjacent ranks. The goal of this study was to provide the first data on dominance relationships of sooty mangabey females in their natural environment in the Tai National Park, Ivory Coast. In our study group, adult females formed a linear dominance hierarchy. Aggression over food increased in food patches, as would be expected for species that experience contest competition. Moreover, females formed highly differentiated social relationships, showing particular affinities with females of adjacent rank.","author":[{"dropping-particle":"","family":"Range","given":"Friederike","non-dropping-particle":"","parse-names":false,"suffix":""},{"dropping-particle":"","family":"Noë","given":"Ronald","non-dropping-particle":"","parse-names":false,"suffix":""}],"container-title":"American Journal of Primatology","id":"ITEM-1","issue":"3","issued":{"date-parts":[["2002"]]},"page":"137-153","title":"Familiarity and dominance relations among female sooty mangabeys in the Taï National Park","type":"article-journal","volume":"56"},"uris":["http://www.mendeley.com/documents/?uuid=f160a165-14e3-4331-9df4-3294c44f9b4e"]}],"mendeley":{"formattedCitation":"(Range &amp; Noë, 2002)","plainTextFormattedCitation":"(Range &amp; Noë, 2002)","previouslyFormattedCitation":"(Range &amp; Noë, 2002)"},"properties":{"noteIndex":0},"schema":"https://github.com/citation-style-language/schema/raw/master/csl-citation.json"}</w:instrText>
      </w:r>
      <w:r w:rsidR="0073734E">
        <w:rPr>
          <w:rFonts w:asciiTheme="minorHAnsi" w:eastAsia="Calibri" w:hAnsiTheme="minorHAnsi"/>
        </w:rPr>
        <w:fldChar w:fldCharType="separate"/>
      </w:r>
      <w:r w:rsidR="0073734E">
        <w:rPr>
          <w:rFonts w:asciiTheme="minorHAnsi" w:eastAsia="Calibri" w:hAnsiTheme="minorHAnsi"/>
          <w:noProof/>
        </w:rPr>
        <w:t>(Range &amp; Noë, 2002)</w:t>
      </w:r>
      <w:r w:rsidR="0073734E">
        <w:rPr>
          <w:rFonts w:asciiTheme="minorHAnsi" w:eastAsia="Calibri" w:hAnsiTheme="minorHAnsi"/>
        </w:rPr>
        <w:fldChar w:fldCharType="end"/>
      </w:r>
      <w:r w:rsidR="0073734E">
        <w:rPr>
          <w:rFonts w:asciiTheme="minorHAnsi" w:eastAsia="Calibri" w:hAnsiTheme="minorHAnsi"/>
        </w:rPr>
        <w:t xml:space="preserve">. Chimpanzees </w:t>
      </w:r>
      <w:r w:rsidR="00CB3679">
        <w:rPr>
          <w:rFonts w:asciiTheme="minorHAnsi" w:eastAsia="Calibri" w:hAnsiTheme="minorHAnsi"/>
        </w:rPr>
        <w:t xml:space="preserve">on the other hand, </w:t>
      </w:r>
      <w:r w:rsidR="0073734E">
        <w:rPr>
          <w:rFonts w:asciiTheme="minorHAnsi" w:eastAsia="Calibri" w:hAnsiTheme="minorHAnsi"/>
        </w:rPr>
        <w:t>form male philopatric societies with stable linear hierarchies</w:t>
      </w:r>
      <w:r w:rsidR="00AF5800">
        <w:rPr>
          <w:rFonts w:asciiTheme="minorHAnsi" w:eastAsia="Calibri" w:hAnsiTheme="minorHAnsi"/>
        </w:rPr>
        <w:t>.</w:t>
      </w:r>
      <w:r w:rsidR="00CB3679">
        <w:rPr>
          <w:rFonts w:asciiTheme="minorHAnsi" w:eastAsia="Calibri" w:hAnsiTheme="minorHAnsi"/>
        </w:rPr>
        <w:t xml:space="preserve"> </w:t>
      </w:r>
      <w:r w:rsidR="00AF5800">
        <w:rPr>
          <w:rFonts w:asciiTheme="minorHAnsi" w:eastAsia="Calibri" w:hAnsiTheme="minorHAnsi"/>
        </w:rPr>
        <w:t>A</w:t>
      </w:r>
      <w:r w:rsidR="0073734E">
        <w:rPr>
          <w:rFonts w:asciiTheme="minorHAnsi" w:eastAsia="Calibri" w:hAnsiTheme="minorHAnsi"/>
        </w:rPr>
        <w:t xml:space="preserve">ggression in Taï is </w:t>
      </w:r>
      <w:r w:rsidR="00AF5800">
        <w:rPr>
          <w:rFonts w:asciiTheme="minorHAnsi" w:eastAsia="Calibri" w:hAnsiTheme="minorHAnsi"/>
        </w:rPr>
        <w:t>not exclusively determined by dominance hierarchy</w:t>
      </w:r>
      <w:r w:rsidR="0073734E">
        <w:rPr>
          <w:rFonts w:asciiTheme="minorHAnsi" w:eastAsia="Calibri" w:hAnsiTheme="minorHAnsi"/>
        </w:rPr>
        <w:t xml:space="preserve"> </w:t>
      </w:r>
      <w:r w:rsidR="0073734E">
        <w:rPr>
          <w:rFonts w:asciiTheme="minorHAnsi" w:eastAsia="Calibri" w:hAnsiTheme="minorHAnsi"/>
        </w:rPr>
        <w:fldChar w:fldCharType="begin" w:fldLock="1"/>
      </w:r>
      <w:r w:rsidR="0073734E">
        <w:rPr>
          <w:rFonts w:asciiTheme="minorHAnsi" w:eastAsia="Calibri" w:hAnsiTheme="minorHAnsi"/>
        </w:rPr>
        <w:instrText>ADDIN CSL_CITATION {"citationItems":[{"id":"ITEM-1","itemData":{"DOI":"10.1007/s00265-003-0654-8","ISBN":"4934135502","ISSN":"03405443","PMID":"37","abstract":"We examined the “decision-making” process of aggressive interactions within a community of wild chimpanzees (Pan troglodytes verus) in the Taï National Park, Côte d’Ivoire (West Africa). Costs and benefits were investigated for 876 dyadic aggressive interactions among 18 adults (including 4 independent adolescents) of either sex. An extended version of the Relational Model was developed to describe the dynamics of the “decision-making” process in Taï chimpanzees, which suggests that the net benefit determines the occurrence of conflicts. Both sexes fought more frequently for the resources that were most important to them, food for females and social contexts for males. Individuals used two different strategies according to their likelihood of winning the aggressive interaction, determined by the dominance relationship of the conflict partners. Dominant initiators had longer and more intense aggressive interactions, but they limited their social disadvantages by fighting non-cooperative partners. Subordinate initiators had shorter and less intense aggressive interactions, but risked more social costs, which they could reduce afterwards by reconciliation. Both strategies included a positive overall net benefit. The extended Relational Model fits the complexity of wild chimpanzee conflicts and allows for more flexibility in the “decision-making” compared to the original version.","author":[{"dropping-particle":"","family":"Wittig","given":"Roman M.","non-dropping-particle":"","parse-names":false,"suffix":""},{"dropping-particle":"","family":"Boesch","given":"Christophe","non-dropping-particle":"","parse-names":false,"suffix":""}],"container-title":"Behavioral Ecology and Sociobiology","id":"ITEM-1","issue":"5","issued":{"date-parts":[["2003"]]},"page":"491-504","title":"\"Decision-making\" in conflicts of wild chimpanzees (Pan troglodytes): An extension of the Relational Model","type":"article-journal","volume":"54"},"uris":["http://www.mendeley.com/documents/?uuid=cef76848-74b7-4353-a3dc-e28c4f7b7b8f"]}],"mendeley":{"formattedCitation":"(Wittig &amp; Boesch, 2003)","plainTextFormattedCitation":"(Wittig &amp; Boesch, 2003)","previouslyFormattedCitation":"(Wittig &amp; Boesch, 2003)"},"properties":{"noteIndex":0},"schema":"https://github.com/citation-style-language/schema/raw/master/csl-citation.json"}</w:instrText>
      </w:r>
      <w:r w:rsidR="0073734E">
        <w:rPr>
          <w:rFonts w:asciiTheme="minorHAnsi" w:eastAsia="Calibri" w:hAnsiTheme="minorHAnsi"/>
        </w:rPr>
        <w:fldChar w:fldCharType="separate"/>
      </w:r>
      <w:r w:rsidR="0073734E">
        <w:rPr>
          <w:rFonts w:asciiTheme="minorHAnsi" w:eastAsia="Calibri" w:hAnsiTheme="minorHAnsi"/>
          <w:noProof/>
        </w:rPr>
        <w:t>(Wittig &amp; Boesch, 2003)</w:t>
      </w:r>
      <w:r w:rsidR="0073734E">
        <w:rPr>
          <w:rFonts w:asciiTheme="minorHAnsi" w:eastAsia="Calibri" w:hAnsiTheme="minorHAnsi"/>
        </w:rPr>
        <w:fldChar w:fldCharType="end"/>
      </w:r>
      <w:r w:rsidR="00AF5800">
        <w:rPr>
          <w:rFonts w:asciiTheme="minorHAnsi" w:eastAsia="Calibri" w:hAnsiTheme="minorHAnsi"/>
        </w:rPr>
        <w:t xml:space="preserve">, we have previously described </w:t>
      </w:r>
      <w:r w:rsidR="0073734E">
        <w:rPr>
          <w:rFonts w:asciiTheme="minorHAnsi" w:eastAsia="Calibri" w:hAnsiTheme="minorHAnsi"/>
        </w:rPr>
        <w:t xml:space="preserve">rank changes in both sexes in the study period </w:t>
      </w:r>
      <w:r w:rsidR="0073734E">
        <w:rPr>
          <w:rFonts w:asciiTheme="minorHAnsi" w:eastAsia="Calibri" w:hAnsiTheme="minorHAnsi"/>
        </w:rPr>
        <w:fldChar w:fldCharType="begin" w:fldLock="1"/>
      </w:r>
      <w:r w:rsidR="00F41459">
        <w:rPr>
          <w:rFonts w:asciiTheme="minorHAnsi" w:eastAsia="Calibri" w:hAnsiTheme="minorHAnsi"/>
        </w:rPr>
        <w:instrText>ADDIN CSL_CITATION {"citationItems":[{"id":"ITEM-1","itemData":{"DOI":"10.1017/9781108674218.019","author":[{"dropping-particle":"","family":"Mielke","given":"Alexander","non-dropping-particle":"","parse-names":false,"suffix":""},{"dropping-particle":"","family":"Crockford","given":"Catherine","non-dropping-particle":"","parse-names":false,"suffix":""},{"dropping-particle":"","family":"Wittig","given":"Roman","non-dropping-particle":"","parse-names":false,"suffix":""}],"container-title":"The Chimpanzees of the Taï Forest","editor":[{"dropping-particle":"","family":"Boesch","given":"Christophe","non-dropping-particle":"","parse-names":false,"suffix":""},{"dropping-particle":"","family":"Wittig","given":"Roman M.","non-dropping-particle":"","parse-names":false,"suffix":""}],"id":"ITEM-1","issued":{"date-parts":[["2019"]]},"page":"290-300","publisher":"Cambridge University Press","publisher-place":"Cambridge","title":"Rank changes in female chimpanzees in Taï National Park","type":"chapter"},"uris":["http://www.mendeley.com/documents/?uuid=298ff7b7-a64a-49b7-b474-e92f01dd6e06"]},{"id":"ITEM-2","itemData":{"DOI":"10.3389/fevo.2019.00107","ISSN":"2296701X","abstract":"High dominance status is associated with fitness benefits in many social mammals. Yet, attaining and maintaining a high social status often comes with elevated energetic costs. Dominance rank-related exposure to energetic and psychosocial stressors is predicted to vary depending on the type of breeding system, the means a high rank is acquired and maintained, and the stability of the dominance hierarchy. Using behavioral data and urinary cortisol levels, we investigated whether a high dominance rank is associated with elevated energetic costs in Taï male chimpanzees and whether the relationship between male dominance rank and cortisol levels varies between stable and unstable dominance periods. Additionally, we investigated potential sources of energetic and psychosocial stress linked to competition over dominance status and mating opportunities. We found that higher-ranking males gave more aggressions than lower-ranking males in stable and unstable dominance periods, but that dominance rank and urinary cortisol levels were not associated in either period. Urinary cortisol levels were higher in all males in unstable compared to stable dominance periods, whereas aggression rates showed the reversed pattern, with higher rates in stable periods. Our results indicate that dominance maintenance is not associated with elevated physiological stress for dominant Taï male chimpanzees, and that social instability exposed all males to psychosocial stress, despite lower rates of aggressive interactions. Overall, these findings suggest that male chimpanzees adjust competitive behavior to context dependent conditions, possibly by means of predictability of outcomes of social interactions, and use conflict management strategies, such as avoidance of aggression potentially diminishing the risk of escalation.","author":[{"dropping-particle":"","family":"Preis","given":"Anna","non-dropping-particle":"","parse-names":false,"suffix":""},{"dropping-particle":"","family":"Samuni","given":"Liran","non-dropping-particle":"","parse-names":false,"suffix":""},{"dropping-particle":"","family":"Deschner","given":"Tobias","non-dropping-particle":"","parse-names":false,"suffix":""},{"dropping-particle":"","family":"Crockford","given":"Catherine","non-dropping-particle":"","parse-names":false,"suffix":""},{"dropping-particle":"","family":"Wittig","given":"Roman M.","non-dropping-particle":"","parse-names":false,"suffix":""}],"container-title":"Frontiers in Ecology and Evolution","id":"ITEM-2","issue":"APR","issued":{"date-parts":[["2019"]]},"title":"Urinary cortisol, aggression, dominance and competition in wild, West African male chimpanzees","type":"article-journal","volume":"7"},"uris":["http://www.mendeley.com/documents/?uuid=42e1d166-33c6-4784-9633-2fe1fc9c49db","http://www.mendeley.com/documents/?uuid=519798ae-6eef-476a-888b-9132053524a8"]}],"mendeley":{"formattedCitation":"(Mielke et al., 2019; Preis et al., 2019)","plainTextFormattedCitation":"(Mielke et al., 2019; Preis et al., 2019)","previouslyFormattedCitation":"(Mielke et al., 2019; Preis et al., 2019)"},"properties":{"noteIndex":0},"schema":"https://github.com/citation-style-language/schema/raw/master/csl-citation.json"}</w:instrText>
      </w:r>
      <w:r w:rsidR="0073734E">
        <w:rPr>
          <w:rFonts w:asciiTheme="minorHAnsi" w:eastAsia="Calibri" w:hAnsiTheme="minorHAnsi"/>
        </w:rPr>
        <w:fldChar w:fldCharType="separate"/>
      </w:r>
      <w:r w:rsidR="0036699B" w:rsidRPr="0036699B">
        <w:rPr>
          <w:rFonts w:asciiTheme="minorHAnsi" w:eastAsia="Calibri" w:hAnsiTheme="minorHAnsi"/>
          <w:noProof/>
        </w:rPr>
        <w:t>(Mielke et al., 2019; Preis et al., 2019)</w:t>
      </w:r>
      <w:r w:rsidR="0073734E">
        <w:rPr>
          <w:rFonts w:asciiTheme="minorHAnsi" w:eastAsia="Calibri" w:hAnsiTheme="minorHAnsi"/>
        </w:rPr>
        <w:fldChar w:fldCharType="end"/>
      </w:r>
      <w:r w:rsidR="00AF5800">
        <w:rPr>
          <w:rFonts w:asciiTheme="minorHAnsi" w:eastAsia="Calibri" w:hAnsiTheme="minorHAnsi"/>
        </w:rPr>
        <w:t>.</w:t>
      </w:r>
      <w:r w:rsidR="00372F60">
        <w:rPr>
          <w:rFonts w:asciiTheme="minorHAnsi" w:eastAsia="Calibri" w:hAnsiTheme="minorHAnsi"/>
        </w:rPr>
        <w:t xml:space="preserve"> </w:t>
      </w:r>
      <w:r w:rsidR="0073734E">
        <w:rPr>
          <w:rFonts w:asciiTheme="minorHAnsi" w:eastAsia="Calibri" w:hAnsiTheme="minorHAnsi"/>
        </w:rPr>
        <w:t xml:space="preserve"> </w:t>
      </w:r>
      <w:r w:rsidR="00AF5800">
        <w:rPr>
          <w:rFonts w:asciiTheme="minorHAnsi" w:eastAsia="Calibri" w:hAnsiTheme="minorHAnsi"/>
        </w:rPr>
        <w:t>However, stable</w:t>
      </w:r>
      <w:r w:rsidR="0073734E">
        <w:rPr>
          <w:rFonts w:asciiTheme="minorHAnsi" w:eastAsia="Calibri" w:hAnsiTheme="minorHAnsi"/>
        </w:rPr>
        <w:t xml:space="preserve"> </w:t>
      </w:r>
      <w:r w:rsidR="00372F60">
        <w:rPr>
          <w:rFonts w:asciiTheme="minorHAnsi" w:eastAsia="Calibri" w:hAnsiTheme="minorHAnsi"/>
        </w:rPr>
        <w:t>grooming</w:t>
      </w:r>
      <w:r w:rsidR="00AF5800">
        <w:rPr>
          <w:rFonts w:asciiTheme="minorHAnsi" w:eastAsia="Calibri" w:hAnsiTheme="minorHAnsi"/>
        </w:rPr>
        <w:t>, aggression,</w:t>
      </w:r>
      <w:r w:rsidR="00372F60">
        <w:rPr>
          <w:rFonts w:asciiTheme="minorHAnsi" w:eastAsia="Calibri" w:hAnsiTheme="minorHAnsi"/>
        </w:rPr>
        <w:t xml:space="preserve"> and association patterns</w:t>
      </w:r>
      <w:r w:rsidR="0073734E">
        <w:rPr>
          <w:rFonts w:asciiTheme="minorHAnsi" w:eastAsia="Calibri" w:hAnsiTheme="minorHAnsi"/>
        </w:rPr>
        <w:t xml:space="preserve"> have been described for both sexes</w:t>
      </w:r>
      <w:r w:rsidR="00372F60">
        <w:rPr>
          <w:rFonts w:asciiTheme="minorHAnsi" w:eastAsia="Calibri" w:hAnsiTheme="minorHAnsi"/>
        </w:rPr>
        <w:t xml:space="preserve"> in Taï</w:t>
      </w:r>
      <w:r w:rsidR="0073734E">
        <w:rPr>
          <w:rFonts w:asciiTheme="minorHAnsi" w:eastAsia="Calibri" w:hAnsiTheme="minorHAnsi"/>
        </w:rPr>
        <w:t xml:space="preserve"> </w:t>
      </w:r>
      <w:r w:rsidR="00372F60">
        <w:rPr>
          <w:rFonts w:asciiTheme="minorHAnsi" w:eastAsia="Calibri" w:hAnsiTheme="minorHAnsi"/>
        </w:rPr>
        <w:t xml:space="preserve">chimpanzees </w:t>
      </w:r>
      <w:r w:rsidR="0073734E">
        <w:rPr>
          <w:rFonts w:asciiTheme="minorHAnsi" w:eastAsia="Calibri" w:hAnsiTheme="minorHAnsi"/>
        </w:rPr>
        <w:fldChar w:fldCharType="begin" w:fldLock="1"/>
      </w:r>
      <w:r w:rsidR="00AF5800">
        <w:rPr>
          <w:rFonts w:asciiTheme="minorHAnsi" w:eastAsia="Calibri" w:hAnsiTheme="minorHAnsi"/>
        </w:rPr>
        <w:instrText>ADDIN CSL_CITATION {"citationItems":[{"id":"ITEM-1","itemData":{"DOI":"10.1016/j.anbehav.2008.11.021","ISBN":"9781424471331","ISSN":"00033472","PMID":"24223924","abstract":"Controversy exists regarding the nature of primate social relationships. While individual primates are frequently hypothesized to form enduring social bonds with conspecifics, recent studies suggest that relationships are labile, with animals interacting only over short periods to satisfy their immediate needs. Here I use data collected over 10 years on a community of chimpanzees, Pan troglodytes, at Ngogo, Kibale National Park, Uganda, to investigate whether male chimpanzees establish long-term social relationships and to determine the factors that affect variation in relationship quality and the stability of social bonds. Kinship and dominance rank influenced the quality of relationships. Maternal brothers and males of the same dominance rank class groomed each other more equitably than did unrelated males and males that were dissimilar in rank. In addition, males that formed strong social bonds groomed more equitably than did males that displayed weaker bonds. Social bonds were stable over time, with relationships in one year predicting those in subsequent years. Kinship and the quality of social relationships affected bond stability. Maternal half siblings and males that groomed each other equitably maintained longer-lasting bonds than did nonkin and males that groomed each other unevenly. Virtually all of the males established at least one enduring relationship with another individual. The most enduring bonds formed between a few pairs of maternal brothers and dyads that maintained balanced grooming interactions. These results indicate that male chimpanzees maintain long-lasting and equitable social bonds whose formation is affected by maternal kinship and the quality of social relationships. ?? 2008 The Association for the Study of Animal Behaviour.","author":[{"dropping-particle":"","family":"Mitani","given":"John C.","non-dropping-particle":"","parse-names":false,"suffix":""}],"container-title":"Animal Behaviour","id":"ITEM-1","issue":"3","issued":{"date-parts":[["2009"]]},"page":"633-640","publisher":"Elsevier Ltd","title":"Male chimpanzees form enduring and equitable social bonds","type":"article-journal","volume":"77"},"uris":["http://www.mendeley.com/documents/?uuid=64d6bdc0-fdd6-4e3e-8752-68d5dae06dc5"]},{"id":"ITEM-2","itemData":{"DOI":"10.1016/j.anbehav.2015.04.012","ISBN":"0003-3472 (Print)\\r0003-3472 (Linking)","ISSN":"00033472","PMID":"26028669","abstract":"In most primate societies, strong and enduring social bonds form preferentially among kin, who benefit from cooperation through direct and indirect fitness gains. Chimpanzees, Pan troglodytes, differ from most species by showing consistent female-biased dispersal and strict male philopatry. In most East African populations, females tend to forage alone in small core areas and were long thought to have weak social bonds of little biological significance. Recent work in some populations is challenging this view. However, difficulties remain in quantifying the influence of shared space use on association patterns, and in identifying the drivers of partner preferences and social bonds. Here, we use the largest data set on wild chimpanzee behaviour currently available to assess potential determinants of female association patterns. We quantify pairwise similarities in ranging, dyadic association and grooming for 624 unique dyads over 38 years, including 17 adult female kin dyads. To search for social preferences that could not be explained by spatial overlap alone, we controlled for expected association based on pairwise kernel volume intersections of core areas. We found that association frequencies among females with above-average overlap correlated positively with grooming rates, suggesting that associations reflected social preferences in these dyads. Furthermore, when available, females preferred kin over nonkin partners for association and grooming, and variability was high among nonkin dyads. While variability in association above and below expected values was high, on average, nonkin associated more frequently if they had immature male offspring, while having female offspring had the opposite effect. Dominance rank, an important determinant of reproductive success at Gombe, influenced associations primarily for low-ranking females, who associated preferentially with each other. Our findings support the hypothesis that female chimpanzees form well-differentiated social relationships that are of potential adaptive value to females and their offspring.","author":[{"dropping-particle":"","family":"Foerster","given":"Steffen","non-dropping-particle":"","parse-names":false,"suffix":""},{"dropping-particle":"","family":"McLellan","given":"Karen","non-dropping-particle":"","parse-names":false,"suffix":""},{"dropping-particle":"","family":"Schroepfer-Walker","given":"Kara","non-dropping-particle":"","parse-names":false,"suffix":""},{"dropping-particle":"","family":"Murray","given":"Carson M.","non-dropping-particle":"","parse-names":false,"suffix":""},{"dropping-particle":"","family":"Krupenye","given":"Christopher","non-dropping-particle":"","parse-names":false,"suffix":""},{"dropping-particle":"","family":"Gilby","given":"Ian C.","non-dropping-particle":"","parse-names":false,"suffix":""},{"dropping-particle":"","family":"Pusey","given":"Anne E.","non-dropping-particle":"","parse-names":false,"suffix":""}],"container-title":"Animal Behaviour","id":"ITEM-2","issued":{"date-parts":[["2015"]]},"page":"139-152","title":"Social bonds in the dispersing sex: Partner preferences among adult female chimpanzees","type":"article-journal","volume":"105"},"uris":["http://www.mendeley.com/documents/?uuid=3b5950ce-b5bd-3e35-839e-6f50b1808fe0"]},{"id":"ITEM-3","itemData":{"DOI":"10.1016/j.anbehav.2008.09.038","ISSN":"00033472","abstract":"Patterns of group social structure are often linked to the competitive regime within a social unit and to the availability of kin. In line with this, many studies have shown that the dispersing sex, which is considered to have fewer kin around, is less social, while the philopatric sex has strong social bonds. Chimpanzees were considered to fit well into this scheme with highly social and competing philopatric males and generally asocial and solitary dispersing females. However, recent data suggest that chimpanzee females can indeed be highly social, even though they are unlikely to be related to each other. We studied female sociality in a long-term habituated group living in the Taï Forest, Côte d'Ivoire. Female social relationships as measured by association and grooming preferences were well differentiated and long lasting. Association (and to a lesser extent grooming) bonds were associated with reduced aggression between social partners. In addition, the competitive regime as indicated by group size had a strong effect on female social networks, which were more centralized and less clustered in smaller groups, suggesting that competition may play a major role in shaping female chimpanzee sociality. These findings suggest that strong social bonds can occur even in the absence of a strong network of kin relationships. © 2008 The Association for the Study of Animal Behaviour.","author":[{"dropping-particle":"","family":"Lehmann","given":"Julia","non-dropping-particle":"","parse-names":false,"suffix":""},{"dropping-particle":"","family":"Boesch","given":"Christophe","non-dropping-particle":"","parse-names":false,"suffix":""}],"container-title":"Animal Behaviour","id":"ITEM-3","issue":"2","issued":{"date-parts":[["2009","2"]]},"page":"377-387","title":"Sociality of the dispersing sex: the nature of social bonds in West African female chimpanzees, Pan troglodytes","type":"article-journal","volume":"77"},"uris":["http://www.mendeley.com/documents/?uuid=e0e75f19-e641-3bdb-86db-469121f9dd56"]}],"mendeley":{"formattedCitation":"(Foerster et al., 2015; Lehmann &amp; Boesch, 2009; Mitani, 2009)","manualFormatting":"(Lehmann &amp; Boesch, 2009; Tkaczynski et al. 2020)","plainTextFormattedCitation":"(Foerster et al., 2015; Lehmann &amp; Boesch, 2009; Mitani, 2009)","previouslyFormattedCitation":"(Foerster et al., 2015; Lehmann &amp; Boesch, 2009; Mitani, 2009)"},"properties":{"noteIndex":0},"schema":"https://github.com/citation-style-language/schema/raw/master/csl-citation.json"}</w:instrText>
      </w:r>
      <w:r w:rsidR="0073734E">
        <w:rPr>
          <w:rFonts w:asciiTheme="minorHAnsi" w:eastAsia="Calibri" w:hAnsiTheme="minorHAnsi"/>
        </w:rPr>
        <w:fldChar w:fldCharType="separate"/>
      </w:r>
      <w:r w:rsidR="0073734E" w:rsidRPr="0073734E">
        <w:rPr>
          <w:rFonts w:asciiTheme="minorHAnsi" w:eastAsia="Calibri" w:hAnsiTheme="minorHAnsi"/>
          <w:noProof/>
        </w:rPr>
        <w:t>(Lehmann &amp; Boesch, 2009</w:t>
      </w:r>
      <w:r w:rsidR="00372F60">
        <w:rPr>
          <w:rFonts w:asciiTheme="minorHAnsi" w:eastAsia="Calibri" w:hAnsiTheme="minorHAnsi"/>
          <w:noProof/>
        </w:rPr>
        <w:t>; Tka</w:t>
      </w:r>
      <w:r w:rsidR="00AF5800">
        <w:rPr>
          <w:rFonts w:asciiTheme="minorHAnsi" w:eastAsia="Calibri" w:hAnsiTheme="minorHAnsi"/>
          <w:noProof/>
        </w:rPr>
        <w:t>czynski et al. 2020</w:t>
      </w:r>
      <w:r w:rsidR="0073734E" w:rsidRPr="0073734E">
        <w:rPr>
          <w:rFonts w:asciiTheme="minorHAnsi" w:eastAsia="Calibri" w:hAnsiTheme="minorHAnsi"/>
          <w:noProof/>
        </w:rPr>
        <w:t>)</w:t>
      </w:r>
      <w:r w:rsidR="0073734E">
        <w:rPr>
          <w:rFonts w:asciiTheme="minorHAnsi" w:eastAsia="Calibri" w:hAnsiTheme="minorHAnsi"/>
        </w:rPr>
        <w:fldChar w:fldCharType="end"/>
      </w:r>
      <w:r w:rsidR="00CB3679">
        <w:rPr>
          <w:rFonts w:asciiTheme="minorHAnsi" w:eastAsia="Calibri" w:hAnsiTheme="minorHAnsi"/>
        </w:rPr>
        <w:t xml:space="preserve">. </w:t>
      </w:r>
      <w:r w:rsidR="00AF5800">
        <w:rPr>
          <w:rFonts w:asciiTheme="minorHAnsi" w:eastAsia="Calibri" w:hAnsiTheme="minorHAnsi"/>
        </w:rPr>
        <w:t xml:space="preserve">Thus, we predict that </w:t>
      </w:r>
      <w:r w:rsidR="00AF5800">
        <w:rPr>
          <w:rFonts w:asciiTheme="minorHAnsi" w:eastAsia="Calibri" w:hAnsiTheme="minorHAnsi"/>
        </w:rPr>
        <w:lastRenderedPageBreak/>
        <w:t xml:space="preserve">the chimpanzee interactions are less consistent than mangabey interactions. </w:t>
      </w:r>
      <w:r w:rsidR="0073734E">
        <w:rPr>
          <w:rFonts w:asciiTheme="minorHAnsi" w:eastAsia="Calibri" w:hAnsiTheme="minorHAnsi"/>
        </w:rPr>
        <w:t>We develop</w:t>
      </w:r>
      <w:r w:rsidR="003601E1">
        <w:rPr>
          <w:rFonts w:asciiTheme="minorHAnsi" w:eastAsia="Calibri" w:hAnsiTheme="minorHAnsi"/>
        </w:rPr>
        <w:t>ed</w:t>
      </w:r>
      <w:r w:rsidR="0073734E">
        <w:rPr>
          <w:rFonts w:asciiTheme="minorHAnsi" w:eastAsia="Calibri" w:hAnsiTheme="minorHAnsi"/>
        </w:rPr>
        <w:t xml:space="preserve"> the consistency measures with two aims: a) to identify interaction types w</w:t>
      </w:r>
      <w:r w:rsidR="00E81C67">
        <w:rPr>
          <w:rFonts w:asciiTheme="minorHAnsi" w:eastAsia="Calibri" w:hAnsiTheme="minorHAnsi"/>
        </w:rPr>
        <w:t>h</w:t>
      </w:r>
      <w:r w:rsidR="0073734E">
        <w:rPr>
          <w:rFonts w:asciiTheme="minorHAnsi" w:eastAsia="Calibri" w:hAnsiTheme="minorHAnsi"/>
        </w:rPr>
        <w:t>ere data distributions are likely unreliable due to insufficient data; and b) to compare chimpanzees and mangabeys, and different interaction types within species, regarding their consistency, as an indicator of predictability.</w:t>
      </w:r>
    </w:p>
    <w:p w14:paraId="09D71CC3" w14:textId="77777777" w:rsidR="00CC4A8D" w:rsidRPr="00C60AF1" w:rsidRDefault="00CC4A8D" w:rsidP="00C60AF1">
      <w:pPr>
        <w:spacing w:before="120" w:line="480" w:lineRule="auto"/>
        <w:ind w:left="0" w:hanging="2"/>
        <w:jc w:val="both"/>
        <w:rPr>
          <w:rFonts w:asciiTheme="minorHAnsi" w:eastAsia="Calibri" w:hAnsiTheme="minorHAnsi"/>
        </w:rPr>
      </w:pPr>
    </w:p>
    <w:p w14:paraId="1C77134C" w14:textId="77777777" w:rsidR="00CC4A8D" w:rsidRDefault="00B244F2">
      <w:pPr>
        <w:spacing w:before="120" w:line="480" w:lineRule="auto"/>
        <w:ind w:leftChars="0" w:left="0" w:firstLineChars="0" w:firstLine="0"/>
        <w:jc w:val="both"/>
        <w:rPr>
          <w:rFonts w:asciiTheme="minorHAnsi" w:eastAsia="Calibri" w:hAnsiTheme="minorHAnsi"/>
        </w:rPr>
      </w:pPr>
      <w:r>
        <w:rPr>
          <w:rFonts w:asciiTheme="minorHAnsi" w:eastAsia="Calibri" w:hAnsiTheme="minorHAnsi"/>
          <w:b/>
        </w:rPr>
        <w:t>METHODS</w:t>
      </w:r>
    </w:p>
    <w:p w14:paraId="1F2C15C4" w14:textId="77777777" w:rsidR="001F641A" w:rsidRPr="00A54CD6" w:rsidRDefault="001F641A" w:rsidP="001F641A">
      <w:pPr>
        <w:spacing w:before="120" w:line="480" w:lineRule="auto"/>
        <w:ind w:left="0" w:hanging="2"/>
        <w:jc w:val="both"/>
        <w:rPr>
          <w:rFonts w:asciiTheme="minorHAnsi" w:eastAsia="Calibri" w:hAnsiTheme="minorHAnsi"/>
          <w:i/>
          <w:iCs/>
        </w:rPr>
      </w:pPr>
      <w:r w:rsidRPr="00A54CD6">
        <w:rPr>
          <w:rFonts w:asciiTheme="minorHAnsi" w:eastAsia="Calibri" w:hAnsiTheme="minorHAnsi"/>
          <w:i/>
          <w:iCs/>
        </w:rPr>
        <w:t>Consistency measure</w:t>
      </w:r>
    </w:p>
    <w:p w14:paraId="45108921" w14:textId="7DCC3E2B" w:rsidR="00105174" w:rsidRDefault="001F641A" w:rsidP="001F641A">
      <w:pPr>
        <w:spacing w:line="480" w:lineRule="auto"/>
        <w:ind w:leftChars="0" w:left="0" w:firstLineChars="0" w:firstLine="0"/>
        <w:jc w:val="both"/>
        <w:rPr>
          <w:rFonts w:asciiTheme="minorHAnsi" w:eastAsia="Calibri" w:hAnsiTheme="minorHAnsi"/>
          <w:color w:val="auto"/>
        </w:rPr>
      </w:pPr>
      <w:r>
        <w:rPr>
          <w:rFonts w:asciiTheme="minorHAnsi" w:eastAsia="Calibri" w:hAnsiTheme="minorHAnsi"/>
          <w:color w:val="auto"/>
        </w:rPr>
        <w:t xml:space="preserve">To quantify consistency in an interaction type, we </w:t>
      </w:r>
      <w:r w:rsidR="00AF5800">
        <w:rPr>
          <w:rFonts w:asciiTheme="minorHAnsi" w:eastAsia="Calibri" w:hAnsiTheme="minorHAnsi"/>
          <w:color w:val="auto"/>
        </w:rPr>
        <w:t>organised</w:t>
      </w:r>
      <w:r>
        <w:rPr>
          <w:rFonts w:asciiTheme="minorHAnsi" w:eastAsia="Calibri" w:hAnsiTheme="minorHAnsi"/>
          <w:color w:val="auto"/>
        </w:rPr>
        <w:t xml:space="preserve"> </w:t>
      </w:r>
      <w:r w:rsidR="00410839">
        <w:rPr>
          <w:rFonts w:asciiTheme="minorHAnsi" w:eastAsia="Calibri" w:hAnsiTheme="minorHAnsi"/>
          <w:color w:val="auto"/>
        </w:rPr>
        <w:t>the</w:t>
      </w:r>
      <w:r>
        <w:rPr>
          <w:rFonts w:asciiTheme="minorHAnsi" w:eastAsia="Calibri" w:hAnsiTheme="minorHAnsi"/>
          <w:color w:val="auto"/>
        </w:rPr>
        <w:t xml:space="preserve"> data by collection days. Each observation day is randomly assigned to one of two datasets of equal size </w:t>
      </w:r>
      <w:r>
        <w:rPr>
          <w:rFonts w:asciiTheme="minorHAnsi" w:eastAsia="Calibri" w:hAnsiTheme="minorHAnsi"/>
          <w:color w:val="auto"/>
        </w:rPr>
        <w:fldChar w:fldCharType="begin" w:fldLock="1"/>
      </w:r>
      <w:r>
        <w:rPr>
          <w:rFonts w:asciiTheme="minorHAnsi" w:eastAsia="Calibri" w:hAnsiTheme="minorHAnsi"/>
          <w:color w:val="auto"/>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Pr>
          <w:rFonts w:asciiTheme="minorHAnsi" w:eastAsia="Calibri" w:hAnsiTheme="minorHAnsi"/>
          <w:color w:val="auto"/>
        </w:rPr>
        <w:fldChar w:fldCharType="separate"/>
      </w:r>
      <w:r w:rsidRPr="00B244F2">
        <w:rPr>
          <w:rFonts w:asciiTheme="minorHAnsi" w:eastAsia="Calibri" w:hAnsiTheme="minorHAnsi"/>
          <w:noProof/>
          <w:color w:val="auto"/>
        </w:rPr>
        <w:t>(Sánchez-Tójar et al., 2018)</w:t>
      </w:r>
      <w:r>
        <w:rPr>
          <w:rFonts w:asciiTheme="minorHAnsi" w:eastAsia="Calibri" w:hAnsiTheme="minorHAnsi"/>
          <w:color w:val="auto"/>
        </w:rPr>
        <w:fldChar w:fldCharType="end"/>
      </w:r>
      <w:r>
        <w:rPr>
          <w:rFonts w:asciiTheme="minorHAnsi" w:eastAsia="Calibri" w:hAnsiTheme="minorHAnsi"/>
          <w:color w:val="auto"/>
        </w:rPr>
        <w:t xml:space="preserve">. </w:t>
      </w:r>
      <w:r w:rsidR="00105174">
        <w:rPr>
          <w:rFonts w:asciiTheme="minorHAnsi" w:eastAsia="Calibri" w:hAnsiTheme="minorHAnsi"/>
          <w:color w:val="auto"/>
        </w:rPr>
        <w:t>For each of these two datasets, we</w:t>
      </w:r>
      <w:r w:rsidR="00B52FF0">
        <w:rPr>
          <w:rFonts w:asciiTheme="minorHAnsi" w:eastAsia="Calibri" w:hAnsiTheme="minorHAnsi"/>
          <w:color w:val="auto"/>
        </w:rPr>
        <w:t xml:space="preserve"> </w:t>
      </w:r>
      <w:r>
        <w:rPr>
          <w:rFonts w:asciiTheme="minorHAnsi" w:eastAsia="Calibri" w:hAnsiTheme="minorHAnsi"/>
          <w:color w:val="auto"/>
        </w:rPr>
        <w:t xml:space="preserve">then </w:t>
      </w:r>
      <w:r w:rsidR="00C25E34">
        <w:rPr>
          <w:rFonts w:asciiTheme="minorHAnsi" w:eastAsia="Calibri" w:hAnsiTheme="minorHAnsi"/>
          <w:color w:val="auto"/>
        </w:rPr>
        <w:t>aggregate</w:t>
      </w:r>
      <w:r w:rsidR="00B52FF0">
        <w:rPr>
          <w:rFonts w:asciiTheme="minorHAnsi" w:eastAsia="Calibri" w:hAnsiTheme="minorHAnsi"/>
          <w:color w:val="auto"/>
        </w:rPr>
        <w:t>d</w:t>
      </w:r>
      <w:r>
        <w:rPr>
          <w:rFonts w:asciiTheme="minorHAnsi" w:eastAsia="Calibri" w:hAnsiTheme="minorHAnsi"/>
          <w:color w:val="auto"/>
        </w:rPr>
        <w:t xml:space="preserve"> the interaction distribution of dyadic interactions per observation hour in each of the halves and calculate the non-parametric Spearman correlation between </w:t>
      </w:r>
      <w:r w:rsidR="00105174">
        <w:rPr>
          <w:rFonts w:asciiTheme="minorHAnsi" w:eastAsia="Calibri" w:hAnsiTheme="minorHAnsi"/>
          <w:color w:val="auto"/>
        </w:rPr>
        <w:t xml:space="preserve">the </w:t>
      </w:r>
      <w:r>
        <w:rPr>
          <w:rFonts w:asciiTheme="minorHAnsi" w:eastAsia="Calibri" w:hAnsiTheme="minorHAnsi"/>
          <w:color w:val="auto"/>
        </w:rPr>
        <w:t>distributions</w:t>
      </w:r>
      <w:r w:rsidR="00105174">
        <w:rPr>
          <w:rFonts w:asciiTheme="minorHAnsi" w:eastAsia="Calibri" w:hAnsiTheme="minorHAnsi"/>
          <w:color w:val="auto"/>
        </w:rPr>
        <w:t xml:space="preserve"> from these two datasets</w:t>
      </w:r>
      <w:r w:rsidR="00920918">
        <w:rPr>
          <w:rFonts w:asciiTheme="minorHAnsi" w:eastAsia="Calibri" w:hAnsiTheme="minorHAnsi"/>
          <w:color w:val="auto"/>
        </w:rPr>
        <w:t xml:space="preserve"> (see Fig. 1 for </w:t>
      </w:r>
      <w:r w:rsidR="00A33F21">
        <w:rPr>
          <w:rFonts w:asciiTheme="minorHAnsi" w:eastAsia="Calibri" w:hAnsiTheme="minorHAnsi"/>
          <w:color w:val="auto"/>
        </w:rPr>
        <w:t>procedure</w:t>
      </w:r>
      <w:r w:rsidR="00920918">
        <w:rPr>
          <w:rFonts w:asciiTheme="minorHAnsi" w:eastAsia="Calibri" w:hAnsiTheme="minorHAnsi"/>
          <w:color w:val="auto"/>
        </w:rPr>
        <w:t>)</w:t>
      </w:r>
      <w:r>
        <w:rPr>
          <w:rFonts w:asciiTheme="minorHAnsi" w:eastAsia="Calibri" w:hAnsiTheme="minorHAnsi"/>
          <w:color w:val="auto"/>
        </w:rPr>
        <w:t xml:space="preserve">. This </w:t>
      </w:r>
      <w:r w:rsidR="00920918">
        <w:rPr>
          <w:rFonts w:asciiTheme="minorHAnsi" w:eastAsia="Calibri" w:hAnsiTheme="minorHAnsi"/>
          <w:color w:val="auto"/>
        </w:rPr>
        <w:t>allowed</w:t>
      </w:r>
      <w:r>
        <w:rPr>
          <w:rFonts w:asciiTheme="minorHAnsi" w:eastAsia="Calibri" w:hAnsiTheme="minorHAnsi"/>
          <w:color w:val="auto"/>
        </w:rPr>
        <w:t xml:space="preserve"> us to estimate how well variation in one half </w:t>
      </w:r>
      <w:r w:rsidR="00105174">
        <w:rPr>
          <w:rFonts w:asciiTheme="minorHAnsi" w:eastAsia="Calibri" w:hAnsiTheme="minorHAnsi"/>
          <w:color w:val="auto"/>
        </w:rPr>
        <w:t xml:space="preserve">of the dataset </w:t>
      </w:r>
      <w:r>
        <w:rPr>
          <w:rFonts w:asciiTheme="minorHAnsi" w:eastAsia="Calibri" w:hAnsiTheme="minorHAnsi"/>
          <w:color w:val="auto"/>
        </w:rPr>
        <w:t>predicts variation in the other</w:t>
      </w:r>
      <w:r w:rsidR="00105174">
        <w:rPr>
          <w:rFonts w:asciiTheme="minorHAnsi" w:eastAsia="Calibri" w:hAnsiTheme="minorHAnsi"/>
          <w:color w:val="auto"/>
        </w:rPr>
        <w:t xml:space="preserve"> half</w:t>
      </w:r>
      <w:r>
        <w:rPr>
          <w:rFonts w:asciiTheme="minorHAnsi" w:eastAsia="Calibri" w:hAnsiTheme="minorHAnsi"/>
          <w:color w:val="auto"/>
        </w:rPr>
        <w:t>. We repeat</w:t>
      </w:r>
      <w:r w:rsidR="00105174">
        <w:rPr>
          <w:rFonts w:asciiTheme="minorHAnsi" w:eastAsia="Calibri" w:hAnsiTheme="minorHAnsi"/>
          <w:color w:val="auto"/>
        </w:rPr>
        <w:t>ed</w:t>
      </w:r>
      <w:r>
        <w:rPr>
          <w:rFonts w:asciiTheme="minorHAnsi" w:eastAsia="Calibri" w:hAnsiTheme="minorHAnsi"/>
          <w:color w:val="auto"/>
        </w:rPr>
        <w:t xml:space="preserve"> this procedure 100 times, with the median correlation coefficient constituting our measure of consistency for the full dataset. </w:t>
      </w:r>
    </w:p>
    <w:p w14:paraId="60EEE989" w14:textId="3981CEBF" w:rsidR="00920918" w:rsidRDefault="00920918" w:rsidP="001F641A">
      <w:pPr>
        <w:spacing w:line="480" w:lineRule="auto"/>
        <w:ind w:leftChars="0" w:left="0" w:firstLineChars="0" w:firstLine="0"/>
        <w:jc w:val="both"/>
        <w:rPr>
          <w:rFonts w:asciiTheme="minorHAnsi" w:eastAsia="Calibri" w:hAnsiTheme="minorHAnsi"/>
          <w:color w:val="auto"/>
        </w:rPr>
      </w:pPr>
    </w:p>
    <w:p w14:paraId="39C5BA76" w14:textId="77777777" w:rsidR="00920918" w:rsidRDefault="00920918" w:rsidP="00920918">
      <w:pPr>
        <w:keepNext/>
        <w:spacing w:line="480" w:lineRule="auto"/>
        <w:ind w:leftChars="0" w:left="0" w:firstLineChars="0" w:firstLine="0"/>
        <w:jc w:val="center"/>
      </w:pPr>
      <w:r>
        <w:rPr>
          <w:rFonts w:asciiTheme="minorHAnsi" w:eastAsia="Calibri" w:hAnsiTheme="minorHAnsi"/>
          <w:noProof/>
          <w:color w:val="auto"/>
          <w:lang w:eastAsia="en-GB" w:bidi="ar-SA"/>
        </w:rPr>
        <w:lastRenderedPageBreak/>
        <w:drawing>
          <wp:inline distT="0" distB="0" distL="0" distR="0" wp14:anchorId="6D1FEEC4" wp14:editId="545172FA">
            <wp:extent cx="2931897" cy="160972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sistency schem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31897" cy="1609725"/>
                    </a:xfrm>
                    <a:prstGeom prst="rect">
                      <a:avLst/>
                    </a:prstGeom>
                  </pic:spPr>
                </pic:pic>
              </a:graphicData>
            </a:graphic>
          </wp:inline>
        </w:drawing>
      </w:r>
    </w:p>
    <w:p w14:paraId="43E53740" w14:textId="056C246D" w:rsidR="00920918" w:rsidRDefault="00920918" w:rsidP="00920918">
      <w:pPr>
        <w:pStyle w:val="Caption"/>
        <w:ind w:left="0" w:hanging="2"/>
        <w:jc w:val="center"/>
        <w:rPr>
          <w:rFonts w:asciiTheme="minorHAnsi" w:eastAsia="Calibri" w:hAnsiTheme="minorHAnsi"/>
          <w:color w:val="auto"/>
        </w:rPr>
      </w:pPr>
      <w:r>
        <w:t xml:space="preserve">Fig. </w:t>
      </w:r>
      <w:r w:rsidR="00A94AF2">
        <w:fldChar w:fldCharType="begin"/>
      </w:r>
      <w:r w:rsidR="00A94AF2">
        <w:instrText xml:space="preserve"> SEQ Figure \* ARABIC </w:instrText>
      </w:r>
      <w:r w:rsidR="00A94AF2">
        <w:fldChar w:fldCharType="separate"/>
      </w:r>
      <w:r w:rsidR="004D319F">
        <w:rPr>
          <w:noProof/>
        </w:rPr>
        <w:t>1</w:t>
      </w:r>
      <w:r w:rsidR="00A94AF2">
        <w:rPr>
          <w:noProof/>
        </w:rPr>
        <w:fldChar w:fldCharType="end"/>
      </w:r>
      <w:r>
        <w:t xml:space="preserve">: Schema of the consistency measure. Data are </w:t>
      </w:r>
      <w:r>
        <w:rPr>
          <w:noProof/>
        </w:rPr>
        <w:t>randomly divided into two subsets based on the collection day. Dyadic interactions for all dyads are aggregated for each subset. The two subsets are correlate</w:t>
      </w:r>
      <w:r w:rsidR="00A33F21">
        <w:rPr>
          <w:noProof/>
        </w:rPr>
        <w:t>d. This process is repeated 100</w:t>
      </w:r>
      <w:r>
        <w:rPr>
          <w:noProof/>
        </w:rPr>
        <w:t xml:space="preserve"> times to calculate the consistency of the overall dataset for this interaction type.</w:t>
      </w:r>
    </w:p>
    <w:p w14:paraId="5D3D7E5E" w14:textId="77777777" w:rsidR="00920918" w:rsidRDefault="00920918" w:rsidP="001F641A">
      <w:pPr>
        <w:spacing w:line="480" w:lineRule="auto"/>
        <w:ind w:leftChars="0" w:left="0" w:firstLineChars="0" w:firstLine="0"/>
        <w:jc w:val="both"/>
        <w:rPr>
          <w:rFonts w:asciiTheme="minorHAnsi" w:eastAsia="Calibri" w:hAnsiTheme="minorHAnsi"/>
          <w:color w:val="auto"/>
        </w:rPr>
      </w:pPr>
    </w:p>
    <w:p w14:paraId="74CC8222" w14:textId="77777777" w:rsidR="00B9517A" w:rsidRDefault="00054AD8" w:rsidP="007A5C4F">
      <w:pPr>
        <w:spacing w:before="120" w:line="480" w:lineRule="auto"/>
        <w:ind w:left="-2" w:firstLineChars="0" w:firstLine="0"/>
        <w:jc w:val="both"/>
        <w:rPr>
          <w:rFonts w:asciiTheme="minorHAnsi" w:eastAsia="Calibri" w:hAnsiTheme="minorHAnsi"/>
          <w:color w:val="auto"/>
        </w:rPr>
      </w:pPr>
      <w:r>
        <w:rPr>
          <w:rFonts w:asciiTheme="minorHAnsi" w:eastAsia="Calibri" w:hAnsiTheme="minorHAnsi"/>
          <w:color w:val="auto"/>
        </w:rPr>
        <w:t>The</w:t>
      </w:r>
      <w:r w:rsidR="001F641A">
        <w:rPr>
          <w:rFonts w:asciiTheme="minorHAnsi" w:eastAsia="Calibri" w:hAnsiTheme="minorHAnsi"/>
          <w:color w:val="auto"/>
        </w:rPr>
        <w:t xml:space="preserve"> overall correlation between</w:t>
      </w:r>
      <w:r>
        <w:rPr>
          <w:rFonts w:asciiTheme="minorHAnsi" w:eastAsia="Calibri" w:hAnsiTheme="minorHAnsi"/>
          <w:color w:val="auto"/>
        </w:rPr>
        <w:t xml:space="preserve"> </w:t>
      </w:r>
      <w:r w:rsidR="001F641A">
        <w:rPr>
          <w:rFonts w:asciiTheme="minorHAnsi" w:eastAsia="Calibri" w:hAnsiTheme="minorHAnsi"/>
          <w:color w:val="auto"/>
        </w:rPr>
        <w:t xml:space="preserve">halves </w:t>
      </w:r>
      <w:r w:rsidR="00105174">
        <w:rPr>
          <w:rFonts w:asciiTheme="minorHAnsi" w:eastAsia="Calibri" w:hAnsiTheme="minorHAnsi"/>
          <w:color w:val="auto"/>
        </w:rPr>
        <w:t>of the dataset is likel</w:t>
      </w:r>
      <w:r>
        <w:rPr>
          <w:rFonts w:asciiTheme="minorHAnsi" w:eastAsia="Calibri" w:hAnsiTheme="minorHAnsi"/>
          <w:color w:val="auto"/>
        </w:rPr>
        <w:t>y</w:t>
      </w:r>
      <w:r w:rsidR="001F641A">
        <w:rPr>
          <w:rFonts w:asciiTheme="minorHAnsi" w:eastAsia="Calibri" w:hAnsiTheme="minorHAnsi"/>
          <w:color w:val="auto"/>
        </w:rPr>
        <w:t xml:space="preserve"> dependent on the data</w:t>
      </w:r>
      <w:r>
        <w:rPr>
          <w:rFonts w:asciiTheme="minorHAnsi" w:eastAsia="Calibri" w:hAnsiTheme="minorHAnsi"/>
          <w:color w:val="auto"/>
        </w:rPr>
        <w:t xml:space="preserve"> collection</w:t>
      </w:r>
      <w:r w:rsidR="001F641A">
        <w:rPr>
          <w:rFonts w:asciiTheme="minorHAnsi" w:eastAsia="Calibri" w:hAnsiTheme="minorHAnsi"/>
          <w:color w:val="auto"/>
        </w:rPr>
        <w:t xml:space="preserve"> </w:t>
      </w:r>
      <w:r>
        <w:rPr>
          <w:rFonts w:asciiTheme="minorHAnsi" w:eastAsia="Calibri" w:hAnsiTheme="minorHAnsi"/>
          <w:color w:val="auto"/>
        </w:rPr>
        <w:t>effort</w:t>
      </w:r>
      <w:r w:rsidR="001F641A">
        <w:rPr>
          <w:rFonts w:asciiTheme="minorHAnsi" w:eastAsia="Calibri" w:hAnsiTheme="minorHAnsi"/>
          <w:color w:val="auto"/>
        </w:rPr>
        <w:t xml:space="preserve"> and community size</w:t>
      </w:r>
      <w:r>
        <w:rPr>
          <w:rFonts w:asciiTheme="minorHAnsi" w:eastAsia="Calibri" w:hAnsiTheme="minorHAnsi"/>
          <w:color w:val="auto"/>
        </w:rPr>
        <w:t>, making it difficult to compare different communities and field sites</w:t>
      </w:r>
      <w:r w:rsidR="00756778">
        <w:rPr>
          <w:rFonts w:asciiTheme="minorHAnsi" w:eastAsia="Calibri" w:hAnsiTheme="minorHAnsi"/>
          <w:color w:val="auto"/>
        </w:rPr>
        <w:t>: how can we make statements about one group with 30 individuals and one with 10 individuals, or a common and a rare interaction type?</w:t>
      </w:r>
      <w:r w:rsidR="001F641A">
        <w:rPr>
          <w:rFonts w:asciiTheme="minorHAnsi" w:eastAsia="Calibri" w:hAnsiTheme="minorHAnsi"/>
          <w:color w:val="auto"/>
        </w:rPr>
        <w:t xml:space="preserve"> </w:t>
      </w:r>
      <w:r>
        <w:rPr>
          <w:rFonts w:asciiTheme="minorHAnsi" w:eastAsia="Calibri" w:hAnsiTheme="minorHAnsi"/>
          <w:color w:val="auto"/>
        </w:rPr>
        <w:t>W</w:t>
      </w:r>
      <w:r w:rsidR="00105174">
        <w:rPr>
          <w:rFonts w:asciiTheme="minorHAnsi" w:eastAsia="Calibri" w:hAnsiTheme="minorHAnsi"/>
          <w:color w:val="auto"/>
        </w:rPr>
        <w:t xml:space="preserve">e </w:t>
      </w:r>
      <w:r>
        <w:rPr>
          <w:rFonts w:asciiTheme="minorHAnsi" w:eastAsia="Calibri" w:hAnsiTheme="minorHAnsi"/>
          <w:color w:val="auto"/>
        </w:rPr>
        <w:t xml:space="preserve">therefore developed a </w:t>
      </w:r>
      <w:r w:rsidR="001F641A">
        <w:rPr>
          <w:rFonts w:asciiTheme="minorHAnsi" w:eastAsia="Calibri" w:hAnsiTheme="minorHAnsi"/>
          <w:color w:val="auto"/>
        </w:rPr>
        <w:t xml:space="preserve">standardised version </w:t>
      </w:r>
      <w:r>
        <w:rPr>
          <w:rFonts w:asciiTheme="minorHAnsi" w:eastAsia="Calibri" w:hAnsiTheme="minorHAnsi"/>
          <w:color w:val="auto"/>
        </w:rPr>
        <w:t>of the consistency measure</w:t>
      </w:r>
      <w:r w:rsidR="00B9517A">
        <w:rPr>
          <w:rFonts w:asciiTheme="minorHAnsi" w:eastAsia="Calibri" w:hAnsiTheme="minorHAnsi"/>
          <w:color w:val="auto"/>
        </w:rPr>
        <w:t xml:space="preserve"> (Fig. 2)</w:t>
      </w:r>
      <w:r w:rsidR="001F641A">
        <w:rPr>
          <w:rFonts w:asciiTheme="minorHAnsi" w:eastAsia="Calibri" w:hAnsiTheme="minorHAnsi"/>
          <w:color w:val="auto"/>
        </w:rPr>
        <w:t>: We repeated</w:t>
      </w:r>
      <w:r>
        <w:rPr>
          <w:rFonts w:asciiTheme="minorHAnsi" w:eastAsia="Calibri" w:hAnsiTheme="minorHAnsi"/>
          <w:color w:val="auto"/>
        </w:rPr>
        <w:t>ly</w:t>
      </w:r>
      <w:r w:rsidR="001F641A">
        <w:rPr>
          <w:rFonts w:asciiTheme="minorHAnsi" w:eastAsia="Calibri" w:hAnsiTheme="minorHAnsi"/>
          <w:color w:val="auto"/>
        </w:rPr>
        <w:t xml:space="preserve"> </w:t>
      </w:r>
      <w:r>
        <w:rPr>
          <w:rFonts w:asciiTheme="minorHAnsi" w:eastAsia="Calibri" w:hAnsiTheme="minorHAnsi"/>
          <w:color w:val="auto"/>
        </w:rPr>
        <w:t>selected</w:t>
      </w:r>
      <w:r w:rsidR="001F641A">
        <w:rPr>
          <w:rFonts w:asciiTheme="minorHAnsi" w:eastAsia="Calibri" w:hAnsiTheme="minorHAnsi"/>
          <w:color w:val="auto"/>
        </w:rPr>
        <w:t xml:space="preserve"> subsets of the data</w:t>
      </w:r>
      <w:r>
        <w:rPr>
          <w:rFonts w:asciiTheme="minorHAnsi" w:eastAsia="Calibri" w:hAnsiTheme="minorHAnsi"/>
          <w:color w:val="auto"/>
        </w:rPr>
        <w:t xml:space="preserve"> that differ in length and the amount of data </w:t>
      </w:r>
      <w:r w:rsidR="00756778">
        <w:rPr>
          <w:rFonts w:asciiTheme="minorHAnsi" w:eastAsia="Calibri" w:hAnsiTheme="minorHAnsi"/>
          <w:color w:val="auto"/>
        </w:rPr>
        <w:t>included, by</w:t>
      </w:r>
      <w:r w:rsidR="001F641A">
        <w:rPr>
          <w:rFonts w:asciiTheme="minorHAnsi" w:eastAsia="Calibri" w:hAnsiTheme="minorHAnsi"/>
          <w:color w:val="auto"/>
        </w:rPr>
        <w:t xml:space="preserve"> randomly selected a start date and duration for the period following that date</w:t>
      </w:r>
      <w:r w:rsidR="00756778">
        <w:rPr>
          <w:rFonts w:asciiTheme="minorHAnsi" w:eastAsia="Calibri" w:hAnsiTheme="minorHAnsi"/>
          <w:color w:val="auto"/>
        </w:rPr>
        <w:t>.</w:t>
      </w:r>
      <w:r w:rsidR="001F641A">
        <w:rPr>
          <w:rFonts w:asciiTheme="minorHAnsi" w:eastAsia="Calibri" w:hAnsiTheme="minorHAnsi"/>
          <w:color w:val="auto"/>
        </w:rPr>
        <w:t xml:space="preserve"> </w:t>
      </w:r>
      <w:r w:rsidR="00756778">
        <w:rPr>
          <w:rFonts w:asciiTheme="minorHAnsi" w:eastAsia="Calibri" w:hAnsiTheme="minorHAnsi"/>
          <w:color w:val="auto"/>
        </w:rPr>
        <w:t>We</w:t>
      </w:r>
      <w:r w:rsidR="001F641A">
        <w:rPr>
          <w:rFonts w:asciiTheme="minorHAnsi" w:eastAsia="Calibri" w:hAnsiTheme="minorHAnsi"/>
          <w:color w:val="auto"/>
        </w:rPr>
        <w:t xml:space="preserve"> tested the consistency for this period for each interaction type, marking how many interactions per dyad this time period contained. For example, 10 individuals form 45 dyads; if we collect 180 aggressive events, we have a mean of 4 interactions/dyad.</w:t>
      </w:r>
      <w:r w:rsidR="007A5C4F">
        <w:rPr>
          <w:rFonts w:asciiTheme="minorHAnsi" w:eastAsia="Calibri" w:hAnsiTheme="minorHAnsi"/>
          <w:color w:val="auto"/>
        </w:rPr>
        <w:t xml:space="preserve"> We then collate the consistency of all datasets with the same number of interaction</w:t>
      </w:r>
      <w:r w:rsidR="00756778">
        <w:rPr>
          <w:rFonts w:asciiTheme="minorHAnsi" w:eastAsia="Calibri" w:hAnsiTheme="minorHAnsi"/>
          <w:color w:val="auto"/>
        </w:rPr>
        <w:t>s</w:t>
      </w:r>
      <w:r w:rsidR="007A5C4F">
        <w:rPr>
          <w:rFonts w:asciiTheme="minorHAnsi" w:eastAsia="Calibri" w:hAnsiTheme="minorHAnsi"/>
          <w:color w:val="auto"/>
        </w:rPr>
        <w:t xml:space="preserve"> per dyad – for example, </w:t>
      </w:r>
      <w:r w:rsidR="00756778">
        <w:rPr>
          <w:rFonts w:asciiTheme="minorHAnsi" w:eastAsia="Calibri" w:hAnsiTheme="minorHAnsi"/>
          <w:color w:val="auto"/>
        </w:rPr>
        <w:t xml:space="preserve">we could have 100 consistency values based on datasets that contain 3 interactions per dyad, 120 based on 4 interactions per dyad, and so on. For each interaction per dyad value, we plot and report the median of the consistency values. </w:t>
      </w:r>
    </w:p>
    <w:p w14:paraId="19B5913B" w14:textId="77777777" w:rsidR="00B9517A" w:rsidRDefault="00B9517A" w:rsidP="00B9517A">
      <w:pPr>
        <w:keepNext/>
        <w:spacing w:before="120" w:line="480" w:lineRule="auto"/>
        <w:ind w:left="-2" w:firstLineChars="0" w:firstLine="0"/>
        <w:jc w:val="center"/>
      </w:pPr>
      <w:r>
        <w:rPr>
          <w:rFonts w:asciiTheme="minorHAnsi" w:eastAsia="Calibri" w:hAnsiTheme="minorHAnsi"/>
          <w:noProof/>
          <w:color w:val="auto"/>
          <w:lang w:eastAsia="en-GB" w:bidi="ar-SA"/>
        </w:rPr>
        <w:lastRenderedPageBreak/>
        <w:drawing>
          <wp:inline distT="0" distB="0" distL="0" distR="0" wp14:anchorId="69A383D2" wp14:editId="217715CA">
            <wp:extent cx="3555988" cy="3403770"/>
            <wp:effectExtent l="0" t="0" r="698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ndard scheme.jpg"/>
                    <pic:cNvPicPr/>
                  </pic:nvPicPr>
                  <pic:blipFill>
                    <a:blip r:embed="rId11">
                      <a:extLst>
                        <a:ext uri="{28A0092B-C50C-407E-A947-70E740481C1C}">
                          <a14:useLocalDpi xmlns:a14="http://schemas.microsoft.com/office/drawing/2010/main" val="0"/>
                        </a:ext>
                      </a:extLst>
                    </a:blip>
                    <a:stretch>
                      <a:fillRect/>
                    </a:stretch>
                  </pic:blipFill>
                  <pic:spPr>
                    <a:xfrm>
                      <a:off x="0" y="0"/>
                      <a:ext cx="3555988" cy="3403770"/>
                    </a:xfrm>
                    <a:prstGeom prst="rect">
                      <a:avLst/>
                    </a:prstGeom>
                  </pic:spPr>
                </pic:pic>
              </a:graphicData>
            </a:graphic>
          </wp:inline>
        </w:drawing>
      </w:r>
    </w:p>
    <w:p w14:paraId="3CF5202D" w14:textId="1F7A4B8B" w:rsidR="00B9517A" w:rsidRDefault="00310C0A" w:rsidP="00B9517A">
      <w:pPr>
        <w:pStyle w:val="Caption"/>
        <w:ind w:left="0" w:hanging="2"/>
        <w:jc w:val="center"/>
        <w:rPr>
          <w:rFonts w:asciiTheme="minorHAnsi" w:eastAsia="Calibri" w:hAnsiTheme="minorHAnsi"/>
          <w:color w:val="auto"/>
        </w:rPr>
      </w:pPr>
      <w:r>
        <w:t>Fig.</w:t>
      </w:r>
      <w:r w:rsidR="00B9517A">
        <w:t xml:space="preserve"> </w:t>
      </w:r>
      <w:r w:rsidR="00A94AF2">
        <w:fldChar w:fldCharType="begin"/>
      </w:r>
      <w:r w:rsidR="00A94AF2">
        <w:instrText xml:space="preserve"> SEQ Figure \* ARABIC </w:instrText>
      </w:r>
      <w:r w:rsidR="00A94AF2">
        <w:fldChar w:fldCharType="separate"/>
      </w:r>
      <w:r w:rsidR="004D319F">
        <w:rPr>
          <w:noProof/>
        </w:rPr>
        <w:t>2</w:t>
      </w:r>
      <w:r w:rsidR="00A94AF2">
        <w:rPr>
          <w:noProof/>
        </w:rPr>
        <w:fldChar w:fldCharType="end"/>
      </w:r>
      <w:r w:rsidR="00B9517A">
        <w:t>: Standardisation of Consistency as a comparative measure: each dataset is randomly cut into shorter time windows of changing size and starting point. Consistency and amount of interactions per dyad are established. The median of Consistencies across different interactions per dyad values are established. The comparative value is the number of interactions per dyad where the Consistencies cross 0.5.</w:t>
      </w:r>
    </w:p>
    <w:p w14:paraId="6D4E1FE9" w14:textId="77777777" w:rsidR="00B9517A" w:rsidRDefault="00B9517A" w:rsidP="007A5C4F">
      <w:pPr>
        <w:spacing w:before="120" w:line="480" w:lineRule="auto"/>
        <w:ind w:left="-2" w:firstLineChars="0" w:firstLine="0"/>
        <w:jc w:val="both"/>
        <w:rPr>
          <w:rFonts w:asciiTheme="minorHAnsi" w:eastAsia="Calibri" w:hAnsiTheme="minorHAnsi"/>
          <w:color w:val="auto"/>
        </w:rPr>
      </w:pPr>
    </w:p>
    <w:p w14:paraId="6949FF98" w14:textId="0C9939E1" w:rsidR="001F641A" w:rsidRDefault="007A5C4F" w:rsidP="007A5C4F">
      <w:pPr>
        <w:spacing w:before="120" w:line="480" w:lineRule="auto"/>
        <w:ind w:left="-2" w:firstLineChars="0" w:firstLine="0"/>
        <w:jc w:val="both"/>
        <w:rPr>
          <w:rFonts w:asciiTheme="minorHAnsi" w:eastAsia="Calibri" w:hAnsiTheme="minorHAnsi"/>
        </w:rPr>
      </w:pPr>
      <w:r>
        <w:rPr>
          <w:rFonts w:asciiTheme="minorHAnsi" w:eastAsia="Calibri" w:hAnsiTheme="minorHAnsi"/>
          <w:color w:val="auto"/>
        </w:rPr>
        <w:t>T</w:t>
      </w:r>
      <w:r w:rsidR="001F641A">
        <w:rPr>
          <w:rFonts w:asciiTheme="minorHAnsi" w:eastAsia="Calibri" w:hAnsiTheme="minorHAnsi"/>
          <w:color w:val="auto"/>
        </w:rPr>
        <w:t xml:space="preserve">his </w:t>
      </w:r>
      <w:r w:rsidR="00105174">
        <w:rPr>
          <w:rFonts w:asciiTheme="minorHAnsi" w:eastAsia="Calibri" w:hAnsiTheme="minorHAnsi"/>
          <w:color w:val="auto"/>
        </w:rPr>
        <w:t xml:space="preserve">approach allows </w:t>
      </w:r>
      <w:r w:rsidR="00A563ED">
        <w:rPr>
          <w:rFonts w:asciiTheme="minorHAnsi" w:eastAsia="Calibri" w:hAnsiTheme="minorHAnsi"/>
          <w:color w:val="auto"/>
        </w:rPr>
        <w:t xml:space="preserve">a more systematic </w:t>
      </w:r>
      <w:r w:rsidR="001F641A">
        <w:rPr>
          <w:rFonts w:asciiTheme="minorHAnsi" w:eastAsia="Calibri" w:hAnsiTheme="minorHAnsi"/>
          <w:color w:val="auto"/>
        </w:rPr>
        <w:t>compar</w:t>
      </w:r>
      <w:r w:rsidR="00A563ED">
        <w:rPr>
          <w:rFonts w:asciiTheme="minorHAnsi" w:eastAsia="Calibri" w:hAnsiTheme="minorHAnsi"/>
          <w:color w:val="auto"/>
        </w:rPr>
        <w:t>ison of</w:t>
      </w:r>
      <w:r>
        <w:rPr>
          <w:rFonts w:asciiTheme="minorHAnsi" w:eastAsia="Calibri" w:hAnsiTheme="minorHAnsi"/>
          <w:color w:val="auto"/>
        </w:rPr>
        <w:t xml:space="preserve"> both </w:t>
      </w:r>
      <w:r w:rsidR="001F641A">
        <w:rPr>
          <w:rFonts w:asciiTheme="minorHAnsi" w:eastAsia="Calibri" w:hAnsiTheme="minorHAnsi"/>
          <w:color w:val="auto"/>
        </w:rPr>
        <w:t>frequent and infrequent interaction types, or datasets of different sizes.</w:t>
      </w:r>
      <w:r w:rsidR="00756778">
        <w:rPr>
          <w:rFonts w:asciiTheme="minorHAnsi" w:eastAsia="Calibri" w:hAnsiTheme="minorHAnsi"/>
          <w:color w:val="auto"/>
        </w:rPr>
        <w:t xml:space="preserve"> Even if one group contains 10 individuals and one contains 30 individuals, we compare the behaviour of datasets that contain the same number of interactions per dyad. </w:t>
      </w:r>
      <w:r w:rsidR="001F641A">
        <w:rPr>
          <w:rFonts w:asciiTheme="minorHAnsi" w:eastAsia="Calibri" w:hAnsiTheme="minorHAnsi"/>
          <w:color w:val="auto"/>
        </w:rPr>
        <w:t xml:space="preserve"> As a standardised </w:t>
      </w:r>
      <w:r w:rsidR="00756778">
        <w:rPr>
          <w:rFonts w:asciiTheme="minorHAnsi" w:eastAsia="Calibri" w:hAnsiTheme="minorHAnsi"/>
          <w:color w:val="auto"/>
        </w:rPr>
        <w:t>value</w:t>
      </w:r>
      <w:r w:rsidR="001F641A">
        <w:rPr>
          <w:rFonts w:asciiTheme="minorHAnsi" w:eastAsia="Calibri" w:hAnsiTheme="minorHAnsi"/>
          <w:color w:val="auto"/>
        </w:rPr>
        <w:t>, we</w:t>
      </w:r>
      <w:r>
        <w:rPr>
          <w:rFonts w:asciiTheme="minorHAnsi" w:eastAsia="Calibri" w:hAnsiTheme="minorHAnsi"/>
          <w:color w:val="auto"/>
        </w:rPr>
        <w:t xml:space="preserve"> </w:t>
      </w:r>
      <w:r w:rsidR="001F641A">
        <w:rPr>
          <w:rFonts w:asciiTheme="minorHAnsi" w:eastAsia="Calibri" w:hAnsiTheme="minorHAnsi"/>
          <w:color w:val="auto"/>
        </w:rPr>
        <w:t>report</w:t>
      </w:r>
      <w:r w:rsidR="00756778">
        <w:rPr>
          <w:rFonts w:asciiTheme="minorHAnsi" w:eastAsia="Calibri" w:hAnsiTheme="minorHAnsi"/>
          <w:color w:val="auto"/>
        </w:rPr>
        <w:t xml:space="preserve"> the number of interactions per dyad need to get a</w:t>
      </w:r>
      <w:r w:rsidR="001F641A">
        <w:rPr>
          <w:rFonts w:asciiTheme="minorHAnsi" w:eastAsia="Calibri" w:hAnsiTheme="minorHAnsi"/>
          <w:color w:val="auto"/>
        </w:rPr>
        <w:t xml:space="preserve"> median</w:t>
      </w:r>
      <w:r w:rsidR="00756778">
        <w:rPr>
          <w:rFonts w:asciiTheme="minorHAnsi" w:eastAsia="Calibri" w:hAnsiTheme="minorHAnsi"/>
          <w:color w:val="auto"/>
        </w:rPr>
        <w:t xml:space="preserve"> consistency value</w:t>
      </w:r>
      <w:r w:rsidR="001F641A">
        <w:rPr>
          <w:rFonts w:asciiTheme="minorHAnsi" w:eastAsia="Calibri" w:hAnsiTheme="minorHAnsi"/>
          <w:color w:val="auto"/>
        </w:rPr>
        <w:t xml:space="preserve"> of 0.5</w:t>
      </w:r>
      <w:r w:rsidR="00756778">
        <w:rPr>
          <w:rFonts w:asciiTheme="minorHAnsi" w:eastAsia="Calibri" w:hAnsiTheme="minorHAnsi"/>
          <w:color w:val="auto"/>
        </w:rPr>
        <w:t xml:space="preserve">; this value has no strong biological </w:t>
      </w:r>
      <w:r w:rsidR="009D175D">
        <w:rPr>
          <w:rFonts w:asciiTheme="minorHAnsi" w:eastAsia="Calibri" w:hAnsiTheme="minorHAnsi"/>
          <w:color w:val="auto"/>
        </w:rPr>
        <w:t>justification</w:t>
      </w:r>
      <w:r w:rsidR="00A47BA9">
        <w:rPr>
          <w:rFonts w:asciiTheme="minorHAnsi" w:eastAsia="Calibri" w:hAnsiTheme="minorHAnsi"/>
          <w:color w:val="auto"/>
        </w:rPr>
        <w:t>, but in the simulations worked well to distinguish interactions types that were consistent from those that had insufficient data or were inconsistent</w:t>
      </w:r>
      <w:r w:rsidR="001F641A">
        <w:rPr>
          <w:rFonts w:asciiTheme="minorHAnsi" w:eastAsia="Calibri" w:hAnsiTheme="minorHAnsi"/>
          <w:color w:val="auto"/>
        </w:rPr>
        <w:t xml:space="preserve">. This measure is largely independent of data density and community size, and produces an interpretable result: how many interactions </w:t>
      </w:r>
      <w:r w:rsidR="001F641A">
        <w:rPr>
          <w:rFonts w:asciiTheme="minorHAnsi" w:eastAsia="Calibri" w:hAnsiTheme="minorHAnsi"/>
          <w:color w:val="auto"/>
        </w:rPr>
        <w:lastRenderedPageBreak/>
        <w:t xml:space="preserve">between two group members does an individual have to observe to reliably predict future interactions? Fewer interactions per dyads and a smaller standard deviation of values indicate higher consistency </w:t>
      </w:r>
      <w:r w:rsidR="00A311FE">
        <w:rPr>
          <w:rFonts w:asciiTheme="minorHAnsi" w:eastAsia="Calibri" w:hAnsiTheme="minorHAnsi"/>
          <w:color w:val="auto"/>
        </w:rPr>
        <w:t xml:space="preserve">in partner choice </w:t>
      </w:r>
      <w:r w:rsidR="001F641A">
        <w:rPr>
          <w:rFonts w:asciiTheme="minorHAnsi" w:eastAsia="Calibri" w:hAnsiTheme="minorHAnsi"/>
          <w:color w:val="auto"/>
        </w:rPr>
        <w:t>and thus higher predictability. Larger numbers of interactions per dyad and a large standard deviation indicate that interaction</w:t>
      </w:r>
      <w:r w:rsidR="00B31432">
        <w:rPr>
          <w:rFonts w:asciiTheme="minorHAnsi" w:eastAsia="Calibri" w:hAnsiTheme="minorHAnsi"/>
          <w:color w:val="auto"/>
        </w:rPr>
        <w:t xml:space="preserve"> patterns are harder to predict</w:t>
      </w:r>
      <w:r w:rsidR="001F641A">
        <w:rPr>
          <w:rFonts w:asciiTheme="minorHAnsi" w:eastAsia="Calibri" w:hAnsiTheme="minorHAnsi"/>
          <w:color w:val="auto"/>
        </w:rPr>
        <w:t xml:space="preserve">. This can be either the case if partner choice </w:t>
      </w:r>
      <w:r w:rsidR="00A311FE">
        <w:rPr>
          <w:rFonts w:asciiTheme="minorHAnsi" w:eastAsia="Calibri" w:hAnsiTheme="minorHAnsi"/>
          <w:color w:val="auto"/>
        </w:rPr>
        <w:t xml:space="preserve">is </w:t>
      </w:r>
      <w:r w:rsidR="00B31432">
        <w:rPr>
          <w:rFonts w:asciiTheme="minorHAnsi" w:eastAsia="Calibri" w:hAnsiTheme="minorHAnsi"/>
          <w:color w:val="auto"/>
        </w:rPr>
        <w:t>less deterministic</w:t>
      </w:r>
      <w:r w:rsidR="001F641A">
        <w:rPr>
          <w:rFonts w:asciiTheme="minorHAnsi" w:eastAsia="Calibri" w:hAnsiTheme="minorHAnsi"/>
          <w:color w:val="auto"/>
        </w:rPr>
        <w:t xml:space="preserve"> for th</w:t>
      </w:r>
      <w:r w:rsidR="00A311FE">
        <w:rPr>
          <w:rFonts w:asciiTheme="minorHAnsi" w:eastAsia="Calibri" w:hAnsiTheme="minorHAnsi"/>
          <w:color w:val="auto"/>
        </w:rPr>
        <w:t>e</w:t>
      </w:r>
      <w:r w:rsidR="001F641A">
        <w:rPr>
          <w:rFonts w:asciiTheme="minorHAnsi" w:eastAsia="Calibri" w:hAnsiTheme="minorHAnsi"/>
          <w:color w:val="auto"/>
        </w:rPr>
        <w:t xml:space="preserve"> interaction type, or if the choice patterns change throughout the study period. </w:t>
      </w:r>
      <w:r w:rsidR="001F641A">
        <w:rPr>
          <w:rFonts w:asciiTheme="minorHAnsi" w:eastAsia="Calibri" w:hAnsiTheme="minorHAnsi"/>
        </w:rPr>
        <w:t xml:space="preserve">All described analyses were conducted in R </w:t>
      </w:r>
      <w:r w:rsidR="00A47BA9">
        <w:rPr>
          <w:rFonts w:asciiTheme="minorHAnsi" w:eastAsia="Calibri" w:hAnsiTheme="minorHAnsi"/>
        </w:rPr>
        <w:t>4.0.0</w:t>
      </w:r>
      <w:r w:rsidR="001F641A">
        <w:rPr>
          <w:rFonts w:asciiTheme="minorHAnsi" w:eastAsia="Calibri" w:hAnsiTheme="minorHAnsi"/>
        </w:rPr>
        <w:t xml:space="preserve"> (R Development Team 2</w:t>
      </w:r>
      <w:r w:rsidR="00A47BA9">
        <w:rPr>
          <w:rFonts w:asciiTheme="minorHAnsi" w:eastAsia="Calibri" w:hAnsiTheme="minorHAnsi"/>
        </w:rPr>
        <w:t>020</w:t>
      </w:r>
      <w:r w:rsidR="001F641A">
        <w:rPr>
          <w:rFonts w:asciiTheme="minorHAnsi" w:eastAsia="Calibri" w:hAnsiTheme="minorHAnsi"/>
        </w:rPr>
        <w:t>).</w:t>
      </w:r>
    </w:p>
    <w:p w14:paraId="56DF622E" w14:textId="59E5F8A6" w:rsidR="00C25E34" w:rsidRDefault="00304EE3" w:rsidP="001F641A">
      <w:pPr>
        <w:spacing w:before="120" w:line="480" w:lineRule="auto"/>
        <w:ind w:left="0" w:hanging="2"/>
        <w:jc w:val="both"/>
        <w:rPr>
          <w:rFonts w:asciiTheme="minorHAnsi" w:eastAsia="Calibri" w:hAnsiTheme="minorHAnsi"/>
          <w:i/>
          <w:iCs/>
        </w:rPr>
      </w:pPr>
      <w:r>
        <w:rPr>
          <w:rFonts w:asciiTheme="minorHAnsi" w:eastAsia="Calibri" w:hAnsiTheme="minorHAnsi"/>
          <w:i/>
          <w:iCs/>
        </w:rPr>
        <w:t xml:space="preserve"> </w:t>
      </w:r>
    </w:p>
    <w:p w14:paraId="52C65122" w14:textId="77777777" w:rsidR="001F641A" w:rsidRPr="00A54CD6" w:rsidRDefault="001F641A" w:rsidP="001F641A">
      <w:pPr>
        <w:spacing w:before="120" w:line="480" w:lineRule="auto"/>
        <w:ind w:left="0" w:hanging="2"/>
        <w:jc w:val="both"/>
        <w:rPr>
          <w:rFonts w:asciiTheme="minorHAnsi" w:eastAsia="Calibri" w:hAnsiTheme="minorHAnsi"/>
          <w:i/>
          <w:iCs/>
        </w:rPr>
      </w:pPr>
      <w:r w:rsidRPr="00A54CD6">
        <w:rPr>
          <w:rFonts w:asciiTheme="minorHAnsi" w:eastAsia="Calibri" w:hAnsiTheme="minorHAnsi"/>
          <w:i/>
          <w:iCs/>
        </w:rPr>
        <w:t>Simulations</w:t>
      </w:r>
    </w:p>
    <w:p w14:paraId="1D2357B3" w14:textId="6097D0B1" w:rsidR="001F641A" w:rsidRPr="00A54CD6" w:rsidRDefault="001F641A" w:rsidP="001F641A">
      <w:pPr>
        <w:spacing w:line="480" w:lineRule="auto"/>
        <w:ind w:leftChars="0" w:firstLineChars="0" w:firstLine="0"/>
        <w:jc w:val="both"/>
        <w:rPr>
          <w:rFonts w:asciiTheme="minorHAnsi" w:eastAsia="Calibri" w:hAnsiTheme="minorHAnsi"/>
          <w:color w:val="auto"/>
        </w:rPr>
      </w:pPr>
      <w:r>
        <w:rPr>
          <w:rFonts w:asciiTheme="minorHAnsi" w:eastAsia="Calibri" w:hAnsiTheme="minorHAnsi"/>
          <w:color w:val="auto"/>
        </w:rPr>
        <w:t xml:space="preserve">We </w:t>
      </w:r>
      <w:r w:rsidR="00A563ED">
        <w:rPr>
          <w:rFonts w:asciiTheme="minorHAnsi" w:eastAsia="Calibri" w:hAnsiTheme="minorHAnsi"/>
          <w:color w:val="auto"/>
        </w:rPr>
        <w:t>explored</w:t>
      </w:r>
      <w:r>
        <w:rPr>
          <w:rFonts w:asciiTheme="minorHAnsi" w:eastAsia="Calibri" w:hAnsiTheme="minorHAnsi"/>
          <w:color w:val="auto"/>
        </w:rPr>
        <w:t xml:space="preserve"> the impact of different group sizes, data densities, </w:t>
      </w:r>
      <w:r w:rsidR="00F2111F">
        <w:rPr>
          <w:rFonts w:asciiTheme="minorHAnsi" w:eastAsia="Calibri" w:hAnsiTheme="minorHAnsi"/>
          <w:color w:val="auto"/>
        </w:rPr>
        <w:t>repeatability</w:t>
      </w:r>
      <w:r>
        <w:rPr>
          <w:rFonts w:asciiTheme="minorHAnsi" w:eastAsia="Calibri" w:hAnsiTheme="minorHAnsi"/>
          <w:color w:val="auto"/>
        </w:rPr>
        <w:t xml:space="preserve"> of partner choice, and changes in underlying relationships on our consistency measure </w:t>
      </w:r>
      <w:r w:rsidR="00A563ED">
        <w:rPr>
          <w:rFonts w:asciiTheme="minorHAnsi" w:eastAsia="Calibri" w:hAnsiTheme="minorHAnsi"/>
          <w:color w:val="auto"/>
        </w:rPr>
        <w:t>using simulated datasets.  We</w:t>
      </w:r>
      <w:r>
        <w:rPr>
          <w:rFonts w:asciiTheme="minorHAnsi" w:eastAsia="Calibri" w:hAnsiTheme="minorHAnsi"/>
          <w:color w:val="auto"/>
        </w:rPr>
        <w:t xml:space="preserve"> </w:t>
      </w:r>
      <w:r w:rsidR="00A563ED">
        <w:rPr>
          <w:rFonts w:asciiTheme="minorHAnsi" w:eastAsia="Calibri" w:hAnsiTheme="minorHAnsi"/>
          <w:color w:val="auto"/>
        </w:rPr>
        <w:t>then explore whether</w:t>
      </w:r>
      <w:r>
        <w:rPr>
          <w:rFonts w:asciiTheme="minorHAnsi" w:eastAsia="Calibri" w:hAnsiTheme="minorHAnsi"/>
          <w:color w:val="auto"/>
        </w:rPr>
        <w:t xml:space="preserve"> it can be used to compare consistency across communities of different sizes. </w:t>
      </w:r>
      <w:r w:rsidR="00A563ED">
        <w:rPr>
          <w:rFonts w:asciiTheme="minorHAnsi" w:eastAsia="Calibri" w:hAnsiTheme="minorHAnsi"/>
          <w:color w:val="auto"/>
        </w:rPr>
        <w:t>We tested whether our c</w:t>
      </w:r>
      <w:r w:rsidR="00A563ED" w:rsidRPr="00A54CD6">
        <w:rPr>
          <w:rFonts w:asciiTheme="minorHAnsi" w:eastAsia="Calibri" w:hAnsiTheme="minorHAnsi"/>
          <w:color w:val="auto"/>
        </w:rPr>
        <w:t xml:space="preserve">onsistency </w:t>
      </w:r>
      <w:r w:rsidR="00A563ED">
        <w:rPr>
          <w:rFonts w:asciiTheme="minorHAnsi" w:eastAsia="Calibri" w:hAnsiTheme="minorHAnsi"/>
          <w:color w:val="auto"/>
        </w:rPr>
        <w:t xml:space="preserve">metric is </w:t>
      </w:r>
      <w:r w:rsidRPr="00A54CD6">
        <w:rPr>
          <w:rFonts w:asciiTheme="minorHAnsi" w:eastAsia="Calibri" w:hAnsiTheme="minorHAnsi"/>
          <w:color w:val="auto"/>
        </w:rPr>
        <w:t xml:space="preserve">high </w:t>
      </w:r>
      <w:r w:rsidR="00A563ED">
        <w:rPr>
          <w:rFonts w:asciiTheme="minorHAnsi" w:eastAsia="Calibri" w:hAnsiTheme="minorHAnsi"/>
          <w:color w:val="auto"/>
        </w:rPr>
        <w:t xml:space="preserve">when </w:t>
      </w:r>
      <w:r w:rsidRPr="00A54CD6">
        <w:rPr>
          <w:rFonts w:asciiTheme="minorHAnsi" w:eastAsia="Calibri" w:hAnsiTheme="minorHAnsi"/>
          <w:color w:val="auto"/>
        </w:rPr>
        <w:t xml:space="preserve">individuals regularly choose the same partners for the same interaction type. </w:t>
      </w:r>
      <w:r w:rsidR="00A563ED">
        <w:rPr>
          <w:rFonts w:asciiTheme="minorHAnsi" w:eastAsia="Calibri" w:hAnsiTheme="minorHAnsi"/>
          <w:color w:val="auto"/>
        </w:rPr>
        <w:t>We also tested whether l</w:t>
      </w:r>
      <w:r w:rsidR="00A563ED" w:rsidRPr="00A54CD6">
        <w:rPr>
          <w:rFonts w:asciiTheme="minorHAnsi" w:eastAsia="Calibri" w:hAnsiTheme="minorHAnsi"/>
          <w:color w:val="auto"/>
        </w:rPr>
        <w:t>ow</w:t>
      </w:r>
      <w:r w:rsidRPr="00A54CD6">
        <w:rPr>
          <w:rFonts w:asciiTheme="minorHAnsi" w:eastAsia="Calibri" w:hAnsiTheme="minorHAnsi"/>
          <w:color w:val="auto"/>
        </w:rPr>
        <w:t xml:space="preserve"> consistency arise</w:t>
      </w:r>
      <w:r w:rsidR="00A563ED">
        <w:rPr>
          <w:rFonts w:asciiTheme="minorHAnsi" w:eastAsia="Calibri" w:hAnsiTheme="minorHAnsi"/>
          <w:color w:val="auto"/>
        </w:rPr>
        <w:t>s</w:t>
      </w:r>
      <w:r w:rsidRPr="00A54CD6">
        <w:rPr>
          <w:rFonts w:asciiTheme="minorHAnsi" w:eastAsia="Calibri" w:hAnsiTheme="minorHAnsi"/>
          <w:color w:val="auto"/>
        </w:rPr>
        <w:t xml:space="preserve"> </w:t>
      </w:r>
      <w:r w:rsidR="00A563ED">
        <w:rPr>
          <w:rFonts w:asciiTheme="minorHAnsi" w:eastAsia="Calibri" w:hAnsiTheme="minorHAnsi"/>
          <w:color w:val="auto"/>
        </w:rPr>
        <w:t>when</w:t>
      </w:r>
      <w:r w:rsidRPr="00A54CD6">
        <w:rPr>
          <w:rFonts w:asciiTheme="minorHAnsi" w:eastAsia="Calibri" w:hAnsiTheme="minorHAnsi"/>
          <w:color w:val="auto"/>
        </w:rPr>
        <w:t xml:space="preserve"> individuals show weak partner preference or </w:t>
      </w:r>
      <w:r w:rsidR="00A311FE">
        <w:rPr>
          <w:rFonts w:asciiTheme="minorHAnsi" w:eastAsia="Calibri" w:hAnsiTheme="minorHAnsi"/>
          <w:color w:val="auto"/>
        </w:rPr>
        <w:t xml:space="preserve">when </w:t>
      </w:r>
      <w:r w:rsidRPr="00A54CD6">
        <w:rPr>
          <w:rFonts w:asciiTheme="minorHAnsi" w:eastAsia="Calibri" w:hAnsiTheme="minorHAnsi"/>
          <w:color w:val="auto"/>
        </w:rPr>
        <w:t xml:space="preserve">preference changes over time. To test how our consistency measure </w:t>
      </w:r>
      <w:r w:rsidR="00A311FE" w:rsidRPr="00A54CD6">
        <w:rPr>
          <w:rFonts w:asciiTheme="minorHAnsi" w:eastAsia="Calibri" w:hAnsiTheme="minorHAnsi"/>
          <w:color w:val="auto"/>
        </w:rPr>
        <w:t>performed</w:t>
      </w:r>
      <w:r w:rsidRPr="00A54CD6">
        <w:rPr>
          <w:rFonts w:asciiTheme="minorHAnsi" w:eastAsia="Calibri" w:hAnsiTheme="minorHAnsi"/>
          <w:color w:val="auto"/>
        </w:rPr>
        <w:t xml:space="preserve"> under different conditions, and how to interpret different results, we simulated datasets with different group sizes; numbers of interactions per individual; data collection density; stereotypy of partner choice; and consistency of partner choice over time, mirroring interaction data as it could be collected in different </w:t>
      </w:r>
      <w:r w:rsidR="008F29C0">
        <w:rPr>
          <w:rFonts w:asciiTheme="minorHAnsi" w:eastAsia="Calibri" w:hAnsiTheme="minorHAnsi"/>
          <w:color w:val="auto"/>
        </w:rPr>
        <w:t>social animal</w:t>
      </w:r>
      <w:r w:rsidR="00A311FE">
        <w:rPr>
          <w:rFonts w:asciiTheme="minorHAnsi" w:eastAsia="Calibri" w:hAnsiTheme="minorHAnsi"/>
          <w:color w:val="auto"/>
        </w:rPr>
        <w:t xml:space="preserve"> species</w:t>
      </w:r>
      <w:r w:rsidRPr="00A54CD6">
        <w:rPr>
          <w:rFonts w:asciiTheme="minorHAnsi" w:eastAsia="Calibri" w:hAnsiTheme="minorHAnsi"/>
          <w:color w:val="auto"/>
        </w:rPr>
        <w:t xml:space="preserve">. </w:t>
      </w:r>
    </w:p>
    <w:p w14:paraId="6FE83967" w14:textId="24680E8F" w:rsidR="001F641A" w:rsidRPr="00A54CD6" w:rsidRDefault="00A563ED" w:rsidP="00F2111F">
      <w:pPr>
        <w:spacing w:line="480" w:lineRule="auto"/>
        <w:ind w:leftChars="0" w:firstLineChars="0" w:firstLine="0"/>
        <w:jc w:val="both"/>
        <w:rPr>
          <w:rFonts w:asciiTheme="minorHAnsi" w:eastAsia="Calibri" w:hAnsiTheme="minorHAnsi"/>
          <w:color w:val="auto"/>
        </w:rPr>
      </w:pPr>
      <w:r>
        <w:rPr>
          <w:rFonts w:asciiTheme="minorHAnsi" w:eastAsia="Calibri" w:hAnsiTheme="minorHAnsi"/>
          <w:color w:val="auto"/>
        </w:rPr>
        <w:t>Specifically, w</w:t>
      </w:r>
      <w:r w:rsidRPr="00A54CD6">
        <w:rPr>
          <w:rFonts w:asciiTheme="minorHAnsi" w:eastAsia="Calibri" w:hAnsiTheme="minorHAnsi"/>
          <w:color w:val="auto"/>
        </w:rPr>
        <w:t>e</w:t>
      </w:r>
      <w:r w:rsidR="001F641A" w:rsidRPr="00A54CD6">
        <w:rPr>
          <w:rFonts w:asciiTheme="minorHAnsi" w:eastAsia="Calibri" w:hAnsiTheme="minorHAnsi"/>
          <w:color w:val="auto"/>
        </w:rPr>
        <w:t xml:space="preserve"> created datasets for 10, 1</w:t>
      </w:r>
      <w:r w:rsidR="009D175D">
        <w:rPr>
          <w:rFonts w:asciiTheme="minorHAnsi" w:eastAsia="Calibri" w:hAnsiTheme="minorHAnsi"/>
          <w:color w:val="auto"/>
        </w:rPr>
        <w:t>8</w:t>
      </w:r>
      <w:r w:rsidR="001F641A" w:rsidRPr="00A54CD6">
        <w:rPr>
          <w:rFonts w:asciiTheme="minorHAnsi" w:eastAsia="Calibri" w:hAnsiTheme="minorHAnsi"/>
          <w:color w:val="auto"/>
        </w:rPr>
        <w:t>, and 2</w:t>
      </w:r>
      <w:r w:rsidR="009D175D">
        <w:rPr>
          <w:rFonts w:asciiTheme="minorHAnsi" w:eastAsia="Calibri" w:hAnsiTheme="minorHAnsi"/>
          <w:color w:val="auto"/>
        </w:rPr>
        <w:t>6</w:t>
      </w:r>
      <w:r w:rsidR="001F641A" w:rsidRPr="00A54CD6">
        <w:rPr>
          <w:rFonts w:asciiTheme="minorHAnsi" w:eastAsia="Calibri" w:hAnsiTheme="minorHAnsi"/>
          <w:color w:val="auto"/>
        </w:rPr>
        <w:t xml:space="preserve"> individuals in a community, for one nonspecific interaction type over a simulated time period of one year. We randomly assigned each individual </w:t>
      </w:r>
      <w:r w:rsidR="001F641A" w:rsidRPr="00A54CD6">
        <w:rPr>
          <w:rFonts w:asciiTheme="minorHAnsi" w:eastAsia="Calibri" w:hAnsiTheme="minorHAnsi"/>
          <w:color w:val="auto"/>
        </w:rPr>
        <w:lastRenderedPageBreak/>
        <w:t xml:space="preserve">between one and </w:t>
      </w:r>
      <w:r w:rsidR="009D175D">
        <w:rPr>
          <w:rFonts w:asciiTheme="minorHAnsi" w:eastAsia="Calibri" w:hAnsiTheme="minorHAnsi"/>
          <w:color w:val="auto"/>
        </w:rPr>
        <w:t>10</w:t>
      </w:r>
      <w:r w:rsidR="001F641A" w:rsidRPr="00A54CD6">
        <w:rPr>
          <w:rFonts w:asciiTheme="minorHAnsi" w:eastAsia="Calibri" w:hAnsiTheme="minorHAnsi"/>
          <w:color w:val="auto"/>
        </w:rPr>
        <w:t xml:space="preserve"> interactio</w:t>
      </w:r>
      <w:r w:rsidR="009D175D">
        <w:rPr>
          <w:rFonts w:asciiTheme="minorHAnsi" w:eastAsia="Calibri" w:hAnsiTheme="minorHAnsi"/>
          <w:color w:val="auto"/>
        </w:rPr>
        <w:t>ns per day, and for each interaction the partner was chosen from a</w:t>
      </w:r>
      <w:r w:rsidR="001F641A" w:rsidRPr="00A54CD6">
        <w:rPr>
          <w:rFonts w:asciiTheme="minorHAnsi" w:eastAsia="Calibri" w:hAnsiTheme="minorHAnsi"/>
          <w:color w:val="auto"/>
        </w:rPr>
        <w:t xml:space="preserve"> random chosen </w:t>
      </w:r>
      <w:r w:rsidR="009D175D">
        <w:rPr>
          <w:rFonts w:asciiTheme="minorHAnsi" w:eastAsia="Calibri" w:hAnsiTheme="minorHAnsi"/>
          <w:color w:val="auto"/>
        </w:rPr>
        <w:t>subset</w:t>
      </w:r>
      <w:r w:rsidR="001F641A" w:rsidRPr="00A54CD6">
        <w:rPr>
          <w:rFonts w:asciiTheme="minorHAnsi" w:eastAsia="Calibri" w:hAnsiTheme="minorHAnsi"/>
          <w:color w:val="auto"/>
        </w:rPr>
        <w:t xml:space="preserve"> of group members</w:t>
      </w:r>
      <w:r w:rsidR="009D175D">
        <w:rPr>
          <w:rFonts w:asciiTheme="minorHAnsi" w:eastAsia="Calibri" w:hAnsiTheme="minorHAnsi"/>
          <w:color w:val="auto"/>
        </w:rPr>
        <w:t xml:space="preserve"> (to simulate animal groups, in which not all group members are always physically available. To simulate different underlying probability distributions of who interacts with whom, e</w:t>
      </w:r>
      <w:r w:rsidR="001F641A" w:rsidRPr="00A54CD6">
        <w:rPr>
          <w:rFonts w:asciiTheme="minorHAnsi" w:eastAsia="Calibri" w:hAnsiTheme="minorHAnsi"/>
          <w:color w:val="auto"/>
        </w:rPr>
        <w:t xml:space="preserve">ach dyad was assigned a random likelihood to interact with each other, with three different stereotypy levels: “high certainty” (each individual has strong preference for a </w:t>
      </w:r>
      <w:r w:rsidR="000B026E">
        <w:rPr>
          <w:rFonts w:asciiTheme="minorHAnsi" w:eastAsia="Calibri" w:hAnsiTheme="minorHAnsi"/>
          <w:color w:val="auto"/>
        </w:rPr>
        <w:t>f</w:t>
      </w:r>
      <w:r w:rsidR="009D175D">
        <w:rPr>
          <w:rFonts w:asciiTheme="minorHAnsi" w:eastAsia="Calibri" w:hAnsiTheme="minorHAnsi"/>
          <w:color w:val="auto"/>
        </w:rPr>
        <w:t>ew group members, always chosen</w:t>
      </w:r>
      <w:r w:rsidR="000B026E">
        <w:rPr>
          <w:rFonts w:asciiTheme="minorHAnsi" w:eastAsia="Calibri" w:hAnsiTheme="minorHAnsi"/>
          <w:color w:val="auto"/>
        </w:rPr>
        <w:t xml:space="preserve"> those when they are available</w:t>
      </w:r>
      <w:r w:rsidR="001F641A" w:rsidRPr="00A54CD6">
        <w:rPr>
          <w:rFonts w:asciiTheme="minorHAnsi" w:eastAsia="Calibri" w:hAnsiTheme="minorHAnsi"/>
          <w:color w:val="auto"/>
        </w:rPr>
        <w:t xml:space="preserve">), “medium certainty” (each individual prefers several group members, but can also choose non-preferred partners), and “low certainty” (the likelihood of choosing any partner is equal). Based on these dyadic values, one of the individuals in the “party” was selected as interaction partner. We </w:t>
      </w:r>
      <w:r w:rsidR="004E1F87">
        <w:rPr>
          <w:rFonts w:asciiTheme="minorHAnsi" w:eastAsia="Calibri" w:hAnsiTheme="minorHAnsi"/>
          <w:color w:val="auto"/>
        </w:rPr>
        <w:t>explored</w:t>
      </w:r>
      <w:r w:rsidR="001F641A" w:rsidRPr="00A54CD6">
        <w:rPr>
          <w:rFonts w:asciiTheme="minorHAnsi" w:eastAsia="Calibri" w:hAnsiTheme="minorHAnsi"/>
          <w:color w:val="auto"/>
        </w:rPr>
        <w:t xml:space="preserve"> </w:t>
      </w:r>
      <w:r w:rsidR="00F2111F">
        <w:rPr>
          <w:rFonts w:asciiTheme="minorHAnsi" w:eastAsia="Calibri" w:hAnsiTheme="minorHAnsi"/>
          <w:color w:val="auto"/>
        </w:rPr>
        <w:t>three</w:t>
      </w:r>
      <w:r w:rsidR="001F641A" w:rsidRPr="00A54CD6">
        <w:rPr>
          <w:rFonts w:asciiTheme="minorHAnsi" w:eastAsia="Calibri" w:hAnsiTheme="minorHAnsi"/>
          <w:color w:val="auto"/>
        </w:rPr>
        <w:t xml:space="preserve"> conditions concerning the consistency of individuals’ choice: in the first condition, dyadic interaction likelihood remained the same throughout. In the second condition, </w:t>
      </w:r>
      <w:r w:rsidR="009D175D">
        <w:rPr>
          <w:rFonts w:asciiTheme="minorHAnsi" w:eastAsia="Calibri" w:hAnsiTheme="minorHAnsi"/>
          <w:color w:val="auto"/>
        </w:rPr>
        <w:t>to simulate changes in interaction patterns,</w:t>
      </w:r>
      <w:r w:rsidR="001F641A" w:rsidRPr="00A54CD6">
        <w:rPr>
          <w:rFonts w:asciiTheme="minorHAnsi" w:eastAsia="Calibri" w:hAnsiTheme="minorHAnsi"/>
          <w:color w:val="auto"/>
        </w:rPr>
        <w:t xml:space="preserve"> </w:t>
      </w:r>
      <w:r w:rsidR="009D175D">
        <w:rPr>
          <w:rFonts w:asciiTheme="minorHAnsi" w:eastAsia="Calibri" w:hAnsiTheme="minorHAnsi"/>
          <w:color w:val="auto"/>
        </w:rPr>
        <w:t>all</w:t>
      </w:r>
      <w:r w:rsidR="001F641A" w:rsidRPr="00A54CD6">
        <w:rPr>
          <w:rFonts w:asciiTheme="minorHAnsi" w:eastAsia="Calibri" w:hAnsiTheme="minorHAnsi"/>
          <w:color w:val="auto"/>
        </w:rPr>
        <w:t xml:space="preserve"> likelihood</w:t>
      </w:r>
      <w:r w:rsidR="009D175D">
        <w:rPr>
          <w:rFonts w:asciiTheme="minorHAnsi" w:eastAsia="Calibri" w:hAnsiTheme="minorHAnsi"/>
          <w:color w:val="auto"/>
        </w:rPr>
        <w:t>s</w:t>
      </w:r>
      <w:r w:rsidR="001F641A" w:rsidRPr="00A54CD6">
        <w:rPr>
          <w:rFonts w:asciiTheme="minorHAnsi" w:eastAsia="Calibri" w:hAnsiTheme="minorHAnsi"/>
          <w:color w:val="auto"/>
        </w:rPr>
        <w:t xml:space="preserve"> </w:t>
      </w:r>
      <w:r w:rsidR="009D175D">
        <w:rPr>
          <w:rFonts w:asciiTheme="minorHAnsi" w:eastAsia="Calibri" w:hAnsiTheme="minorHAnsi"/>
          <w:color w:val="auto"/>
        </w:rPr>
        <w:t>of partner choice were</w:t>
      </w:r>
      <w:r w:rsidR="001F641A" w:rsidRPr="00A54CD6">
        <w:rPr>
          <w:rFonts w:asciiTheme="minorHAnsi" w:eastAsia="Calibri" w:hAnsiTheme="minorHAnsi"/>
          <w:color w:val="auto"/>
        </w:rPr>
        <w:t xml:space="preserve"> reversed halfway through data collection, so dyads with a 0.95 likelihood of interacting in the first half had a 0.05 likelihood of interacting in the second half of data collection. In the </w:t>
      </w:r>
      <w:r w:rsidR="00F2111F">
        <w:rPr>
          <w:rFonts w:asciiTheme="minorHAnsi" w:eastAsia="Calibri" w:hAnsiTheme="minorHAnsi"/>
          <w:color w:val="auto"/>
        </w:rPr>
        <w:t>third</w:t>
      </w:r>
      <w:r w:rsidR="001F641A" w:rsidRPr="00A54CD6">
        <w:rPr>
          <w:rFonts w:asciiTheme="minorHAnsi" w:eastAsia="Calibri" w:hAnsiTheme="minorHAnsi"/>
          <w:color w:val="auto"/>
        </w:rPr>
        <w:t xml:space="preserve"> condition, partner choice was completely random, which should lead to an even distribution of interactions between all group members over the whole time period.</w:t>
      </w:r>
    </w:p>
    <w:p w14:paraId="3AEF1A48" w14:textId="140964F2" w:rsidR="001F641A" w:rsidRDefault="001F641A" w:rsidP="001F641A">
      <w:pPr>
        <w:spacing w:line="480" w:lineRule="auto"/>
        <w:ind w:leftChars="0" w:left="0" w:firstLineChars="0" w:firstLine="0"/>
        <w:jc w:val="both"/>
        <w:rPr>
          <w:rFonts w:asciiTheme="minorHAnsi" w:eastAsia="Calibri" w:hAnsiTheme="minorHAnsi"/>
          <w:color w:val="auto"/>
        </w:rPr>
      </w:pPr>
      <w:r w:rsidRPr="00A54CD6">
        <w:rPr>
          <w:rFonts w:asciiTheme="minorHAnsi" w:eastAsia="Calibri" w:hAnsiTheme="minorHAnsi"/>
          <w:color w:val="auto"/>
        </w:rPr>
        <w:t xml:space="preserve">Following this procedure, we created </w:t>
      </w:r>
      <w:r w:rsidR="000B026E">
        <w:rPr>
          <w:rFonts w:asciiTheme="minorHAnsi" w:eastAsia="Calibri" w:hAnsiTheme="minorHAnsi"/>
          <w:color w:val="auto"/>
        </w:rPr>
        <w:t>108</w:t>
      </w:r>
      <w:r w:rsidRPr="00A54CD6">
        <w:rPr>
          <w:rFonts w:asciiTheme="minorHAnsi" w:eastAsia="Calibri" w:hAnsiTheme="minorHAnsi"/>
          <w:color w:val="auto"/>
        </w:rPr>
        <w:t xml:space="preserve"> simulated datasets (</w:t>
      </w:r>
      <w:r w:rsidR="000B026E">
        <w:rPr>
          <w:rFonts w:asciiTheme="minorHAnsi" w:eastAsia="Calibri" w:hAnsiTheme="minorHAnsi"/>
          <w:color w:val="auto"/>
        </w:rPr>
        <w:t>three</w:t>
      </w:r>
      <w:r w:rsidRPr="00A54CD6">
        <w:rPr>
          <w:rFonts w:asciiTheme="minorHAnsi" w:eastAsia="Calibri" w:hAnsiTheme="minorHAnsi"/>
          <w:color w:val="auto"/>
        </w:rPr>
        <w:t xml:space="preserve"> each for every combination of number of individuals, level of stereotypy, and consistency condition) that contained all interactions for all group members for each day of the data collection period. Subsequently, we simulated differences in data collection effort (Davis, </w:t>
      </w:r>
      <w:proofErr w:type="spellStart"/>
      <w:r w:rsidRPr="00A54CD6">
        <w:rPr>
          <w:rFonts w:asciiTheme="minorHAnsi" w:eastAsia="Calibri" w:hAnsiTheme="minorHAnsi"/>
          <w:color w:val="auto"/>
        </w:rPr>
        <w:t>Crofoot</w:t>
      </w:r>
      <w:proofErr w:type="spellEnd"/>
      <w:r w:rsidRPr="00A54CD6">
        <w:rPr>
          <w:rFonts w:asciiTheme="minorHAnsi" w:eastAsia="Calibri" w:hAnsiTheme="minorHAnsi"/>
          <w:color w:val="auto"/>
        </w:rPr>
        <w:t xml:space="preserve">, &amp; </w:t>
      </w:r>
      <w:proofErr w:type="spellStart"/>
      <w:r w:rsidRPr="00A54CD6">
        <w:rPr>
          <w:rFonts w:asciiTheme="minorHAnsi" w:eastAsia="Calibri" w:hAnsiTheme="minorHAnsi"/>
          <w:color w:val="auto"/>
        </w:rPr>
        <w:t>Farine</w:t>
      </w:r>
      <w:proofErr w:type="spellEnd"/>
      <w:r w:rsidRPr="00A54CD6">
        <w:rPr>
          <w:rFonts w:asciiTheme="minorHAnsi" w:eastAsia="Calibri" w:hAnsiTheme="minorHAnsi"/>
          <w:color w:val="auto"/>
        </w:rPr>
        <w:t xml:space="preserve">, 2018): for each day of the sampling period, one individual was chosen as the “focal” individual whose data was retained, as would be the case in most </w:t>
      </w:r>
      <w:r w:rsidR="009D175D">
        <w:rPr>
          <w:rFonts w:asciiTheme="minorHAnsi" w:eastAsia="Calibri" w:hAnsiTheme="minorHAnsi"/>
          <w:color w:val="auto"/>
        </w:rPr>
        <w:t>animal</w:t>
      </w:r>
      <w:r w:rsidRPr="00A54CD6">
        <w:rPr>
          <w:rFonts w:asciiTheme="minorHAnsi" w:eastAsia="Calibri" w:hAnsiTheme="minorHAnsi"/>
          <w:color w:val="auto"/>
        </w:rPr>
        <w:t xml:space="preserve"> datasets. We assumed a twelve-hour observation period per </w:t>
      </w:r>
      <w:r w:rsidRPr="00A54CD6">
        <w:rPr>
          <w:rFonts w:asciiTheme="minorHAnsi" w:eastAsia="Calibri" w:hAnsiTheme="minorHAnsi"/>
          <w:color w:val="auto"/>
        </w:rPr>
        <w:lastRenderedPageBreak/>
        <w:t>focal day, to calculate interaction rates. Then we simulated that data collection took place every day, 66% of days, or every third day</w:t>
      </w:r>
      <w:r w:rsidR="00DD238A">
        <w:rPr>
          <w:rFonts w:asciiTheme="minorHAnsi" w:eastAsia="Calibri" w:hAnsiTheme="minorHAnsi"/>
          <w:color w:val="auto"/>
        </w:rPr>
        <w:t xml:space="preserve"> (33%)</w:t>
      </w:r>
      <w:r w:rsidR="001163E0">
        <w:rPr>
          <w:rFonts w:asciiTheme="minorHAnsi" w:eastAsia="Calibri" w:hAnsiTheme="minorHAnsi"/>
          <w:color w:val="auto"/>
        </w:rPr>
        <w:t>,</w:t>
      </w:r>
      <w:r w:rsidRPr="00A54CD6">
        <w:rPr>
          <w:rFonts w:asciiTheme="minorHAnsi" w:eastAsia="Calibri" w:hAnsiTheme="minorHAnsi"/>
          <w:color w:val="auto"/>
        </w:rPr>
        <w:t xml:space="preserve"> to test which impact low data collection density had on the consistency measure. We therefore retained </w:t>
      </w:r>
      <w:r w:rsidR="000B026E">
        <w:rPr>
          <w:rFonts w:asciiTheme="minorHAnsi" w:eastAsia="Calibri" w:hAnsiTheme="minorHAnsi"/>
          <w:color w:val="auto"/>
        </w:rPr>
        <w:t>324</w:t>
      </w:r>
      <w:r w:rsidRPr="00A54CD6">
        <w:rPr>
          <w:rFonts w:asciiTheme="minorHAnsi" w:eastAsia="Calibri" w:hAnsiTheme="minorHAnsi"/>
          <w:color w:val="auto"/>
        </w:rPr>
        <w:t xml:space="preserve"> simulated datasets with different properties. For each of these, the proposed consistency measure – randomly selecting half of the dataset and correlating interaction rates of dyads with those of the other half, as well as repeating this procedure with subsets of the data – was carried out 1</w:t>
      </w:r>
      <w:r w:rsidR="001163E0">
        <w:rPr>
          <w:rFonts w:asciiTheme="minorHAnsi" w:eastAsia="Calibri" w:hAnsiTheme="minorHAnsi"/>
          <w:color w:val="auto"/>
        </w:rPr>
        <w:t>0</w:t>
      </w:r>
      <w:r w:rsidRPr="00A54CD6">
        <w:rPr>
          <w:rFonts w:asciiTheme="minorHAnsi" w:eastAsia="Calibri" w:hAnsiTheme="minorHAnsi"/>
          <w:color w:val="auto"/>
        </w:rPr>
        <w:t>0 times.</w:t>
      </w:r>
    </w:p>
    <w:p w14:paraId="01D00B5C" w14:textId="77777777" w:rsidR="001F641A" w:rsidRDefault="001F641A">
      <w:pPr>
        <w:widowControl/>
        <w:spacing w:before="120" w:after="200" w:line="480" w:lineRule="auto"/>
        <w:ind w:left="0" w:hanging="2"/>
        <w:jc w:val="both"/>
        <w:rPr>
          <w:rFonts w:asciiTheme="minorHAnsi" w:eastAsia="Calibri" w:hAnsiTheme="minorHAnsi"/>
          <w:i/>
        </w:rPr>
      </w:pPr>
    </w:p>
    <w:p w14:paraId="25507BAD" w14:textId="77777777" w:rsidR="00CC4A8D" w:rsidRDefault="00B244F2">
      <w:pPr>
        <w:widowControl/>
        <w:spacing w:before="120" w:after="200" w:line="480" w:lineRule="auto"/>
        <w:ind w:left="0" w:hanging="2"/>
        <w:jc w:val="both"/>
        <w:rPr>
          <w:rFonts w:asciiTheme="minorHAnsi" w:eastAsia="Calibri" w:hAnsiTheme="minorHAnsi"/>
        </w:rPr>
      </w:pPr>
      <w:r>
        <w:rPr>
          <w:rFonts w:asciiTheme="minorHAnsi" w:eastAsia="Calibri" w:hAnsiTheme="minorHAnsi"/>
          <w:i/>
        </w:rPr>
        <w:t>Data Collection</w:t>
      </w:r>
    </w:p>
    <w:p w14:paraId="1BA5589F" w14:textId="56D86A42" w:rsidR="00C60AF1" w:rsidRDefault="00B244F2" w:rsidP="00C60AF1">
      <w:pPr>
        <w:spacing w:before="120" w:line="480" w:lineRule="auto"/>
        <w:ind w:left="0" w:hanging="2"/>
        <w:jc w:val="both"/>
        <w:rPr>
          <w:rFonts w:asciiTheme="minorHAnsi" w:eastAsia="Calibri" w:hAnsiTheme="minorHAnsi"/>
        </w:rPr>
      </w:pPr>
      <w:r>
        <w:rPr>
          <w:rFonts w:asciiTheme="minorHAnsi" w:eastAsia="Calibri" w:hAnsiTheme="minorHAnsi"/>
        </w:rPr>
        <w:t xml:space="preserve">Behavioural data were collected in Taï National Park, Côte d’Ivoire </w:t>
      </w:r>
      <w:r>
        <w:rPr>
          <w:rFonts w:asciiTheme="minorHAnsi" w:eastAsia="Calibri" w:hAnsiTheme="minorHAnsi"/>
        </w:rPr>
        <w:fldChar w:fldCharType="begin" w:fldLock="1"/>
      </w:r>
      <w:r w:rsidR="00F86AE7">
        <w:rPr>
          <w:rFonts w:asciiTheme="minorHAnsi" w:eastAsia="Calibri" w:hAnsiTheme="minorHAnsi"/>
        </w:rPr>
        <w:instrText>ADDIN CSL_CITATION {"citationItems":[{"id":"ITEM-1","itemData":{"ISBN":"0198505086","ISSN":"1562-7020","abstract":"The chimpanzees are the closest living evolutionary relatives to our own species, Homo sapiens. As such, they have long exerted a fascination over those with an interest in human evolution, and what makes humans unique. Chrisophe Boesch and Hedwige Boesch-Acherman undertook an incredible observational study of a group of wild chimpanzees of the Tai forest in Cote D'Ivoire, spending some fifteen years in the West African jungle with them. This fascinating book is the result of these years of painstaking research among the chimps. Chimpanzee behavior is documented here in all its impressive diversity and variety. Aggression, territoriality, social structure and relationships, reproductive strategies, hunting, tool use - each of these is given its own chapter, along with topics such as chimp intelligence, life histories, and demography. The authors take care to place their observations within the broader context of research in behavioral ecology, and to compare and contrast their findings with other important work on chimpanzee groups, such as that by Jane Goodall. The book concludes with a summary chapter relating the chimpanzee findings to our understanding of human evolution. Combining careful scientific observation with a store of entertaining anecdotes, this is a lively and readable book. It also succeeds in shedding light on some of the central questions around the evolutionary relationships between the primates, and in particular the affinity between chimpanzees and humans. 'This is a major contribution to the study of the great apes, and a significant addition to debates about human/ape evolution. It has all the makings of a classic monograph.","author":[{"dropping-particle":"","family":"Boesch","given":"Christophe","non-dropping-particle":"","parse-names":false,"suffix":""},{"dropping-particle":"","family":"Boesch-Achermann","given":"Hedwige","non-dropping-particle":"","parse-names":false,"suffix":""}],"id":"ITEM-1","issued":{"date-parts":[["2000"]]},"publisher":"Oxford University Press","publisher-place":"Oxford","title":"The chimpanzees of the Taï Forest: Behavioural ecology and evolution","type":"book"},"uris":["http://www.mendeley.com/documents/?uuid=bc4e1e5b-f2d5-48f4-8727-35ab4a49a39f"]}],"mendeley":{"formattedCitation":"(Boesch &amp; Boesch-Achermann, 2000)","manualFormatting":"(Wittig &amp; Boesch 2019)","plainTextFormattedCitation":"(Boesch &amp; Boesch-Achermann, 2000)","previouslyFormattedCitation":"(Boesch &amp; Boesch-Achermann, 2000)"},"properties":{"noteIndex":0},"schema":"https://github.com/citation-style-language/schema/raw/master/csl-citation.json"}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w:t>
      </w:r>
      <w:r w:rsidR="00F86AE7">
        <w:rPr>
          <w:rFonts w:asciiTheme="minorHAnsi" w:eastAsia="Calibri" w:hAnsiTheme="minorHAnsi"/>
          <w:noProof/>
        </w:rPr>
        <w:t>Wittig &amp; Boesch 2019</w:t>
      </w:r>
      <w:r>
        <w:rPr>
          <w:rFonts w:asciiTheme="minorHAnsi" w:eastAsia="Calibri" w:hAnsiTheme="minorHAnsi"/>
          <w:noProof/>
        </w:rPr>
        <w:t>)</w:t>
      </w:r>
      <w:r>
        <w:rPr>
          <w:rFonts w:asciiTheme="minorHAnsi" w:eastAsia="Calibri" w:hAnsiTheme="minorHAnsi"/>
        </w:rPr>
        <w:fldChar w:fldCharType="end"/>
      </w:r>
      <w:r>
        <w:rPr>
          <w:rFonts w:asciiTheme="minorHAnsi" w:eastAsia="Calibri" w:hAnsiTheme="minorHAnsi"/>
        </w:rPr>
        <w:t xml:space="preserve"> from October 2013 to July 2015 for the chimpanzees and January 2014 to September 2015 for the mangabeys, using half- and full-day continuous focal animal sampling </w:t>
      </w:r>
      <w:r>
        <w:rPr>
          <w:rFonts w:asciiTheme="minorHAnsi" w:eastAsia="Calibri" w:hAnsiTheme="minorHAnsi"/>
        </w:rPr>
        <w:fldChar w:fldCharType="begin" w:fldLock="1"/>
      </w:r>
      <w:r>
        <w:rPr>
          <w:rFonts w:asciiTheme="minorHAnsi" w:eastAsia="Calibri" w:hAnsiTheme="minorHAnsi"/>
        </w:rPr>
        <w:instrText>ADDIN CSL_CITATION {"citationItems":[{"id":"ITEM-1","itemData":{"DOI":"10.1080/14794802.2011.585831","ISBN":"00057959","ISSN":"00057959","PMID":"4597405","abstract":"This final article of the special issue looks back on our work on the ESRC projects, especially Keeping Open the Door to Mathematically-Demanding Courses in Further and Higher Education (published here and elsewhere), and looks forward to that of the ?Transmaths? projects under way a collection of work on post-compulsory mathematics education during adolescence. I argue that this phase of mathematics education is dominated by two factors. First, there is the ?value? of mathematics to the learner and to society at large, which shapes all choices, decisions and strategies. Second, there is the fact of adolescence and the special demands on mathematics education this poses, for theoretical thinking, for identity, and for relationships. In our project, we adopted mixed methods approaches to capturing the ?whole person? of the mathematics learner (and teacher): their sense of self and motivation, their disposition to learn mathematics, and their mathematics self-efficacy. The key contradiction that emerges is that, between the use and exchange value of mathematical knowledge, whether for the learner, the teacher, the institution, or wider society and culture. I discuss the prospects for a theory of value in Activity theory and in Bourdieu's sociology.","author":[{"dropping-particle":"","family":"Altmann","given":"Jeanne","non-dropping-particle":"","parse-names":false,"suffix":""}],"container-title":"Behaviour","id":"ITEM-1","issue":"3","issued":{"date-parts":[["1974","1"]]},"page":"227-266","title":"Observational study of behavior: Sampling methods","type":"article-journal","volume":"49"},"uris":["http://www.mendeley.com/documents/?uuid=64e3146b-0da3-4587-9778-6e22153878a0","http://www.mendeley.com/documents/?uuid=086a0a85-6b39-45d6-ae58-51ceaf9dacab"]}],"mendeley":{"formattedCitation":"(Altmann, 1974)","plainTextFormattedCitation":"(Altmann, 1974)","previouslyFormattedCitation":"(Altmann, 1974)"},"properties":{"noteIndex":0},"schema":"https://github.com/citation-style-language/schema/raw/master/csl-citation.json"}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(Altmann, 1974)</w:t>
      </w:r>
      <w:r>
        <w:rPr>
          <w:rFonts w:asciiTheme="minorHAnsi" w:eastAsia="Calibri" w:hAnsiTheme="minorHAnsi"/>
        </w:rPr>
        <w:fldChar w:fldCharType="end"/>
      </w:r>
      <w:r>
        <w:rPr>
          <w:rFonts w:asciiTheme="minorHAnsi" w:eastAsia="Calibri" w:hAnsiTheme="minorHAnsi"/>
        </w:rPr>
        <w:t xml:space="preserve"> for the chimpanzees, and half-day and one-hour focal animal sampling for the mangabeys. Trained observers (AM, JFG, AP, LS) and field assistants recorded all social interactions of adult male and female chimpanzees (above 12 years of age) in the “South” and “East” communities and adult (above </w:t>
      </w:r>
      <w:r w:rsidR="00F86AE7">
        <w:rPr>
          <w:rFonts w:asciiTheme="minorHAnsi" w:eastAsia="Calibri" w:hAnsiTheme="minorHAnsi"/>
        </w:rPr>
        <w:t>4.</w:t>
      </w:r>
      <w:r>
        <w:rPr>
          <w:rFonts w:asciiTheme="minorHAnsi" w:eastAsia="Calibri" w:hAnsiTheme="minorHAnsi"/>
        </w:rPr>
        <w:t xml:space="preserve">5 years) sooty mangabeys. This resulted in 6441h of focal observations in South community, 5668h for East community, and 2259h for the mangabey community. We included adult individuals of both sexes in all three communities for whom sufficient focal data (at least 50 social interactions observed as focal individual) were available and who were present for at least 80% of the study period (South: 5 males, 7 females; East: 5 males, 7 females; mangabeys: 6 males, 17 females). All non-adult group members in all communities were excluded due to insufficient focal follow data in the study period, despite the impact they probably would have on all </w:t>
      </w:r>
      <w:r>
        <w:rPr>
          <w:rFonts w:asciiTheme="minorHAnsi" w:eastAsia="Calibri" w:hAnsiTheme="minorHAnsi"/>
        </w:rPr>
        <w:lastRenderedPageBreak/>
        <w:t xml:space="preserve">presented measures </w:t>
      </w:r>
      <w:r>
        <w:rPr>
          <w:rFonts w:asciiTheme="minorHAnsi" w:eastAsia="Calibri" w:hAnsiTheme="minorHAnsi"/>
        </w:rPr>
        <w:fldChar w:fldCharType="begin" w:fldLock="1"/>
      </w:r>
      <w:r>
        <w:rPr>
          <w:rFonts w:asciiTheme="minorHAnsi" w:eastAsia="Calibri" w:hAnsiTheme="minorHAnsi"/>
        </w:rPr>
        <w:instrText>ADDIN CSL_CITATION {"citationItems":[{"id":"ITEM-1","itemData":{"DOI":"10.1371/journal.pone.0173146","ISBN":"1111111111","ISSN":"19326203","abstract":"In recent years there has been much interest in investigating the social structure of group living animals using social network analysis. Many studies so far have focused on the social networks of adults, often excluding younger, immature group members. This potentially may lead to a biased view of group social structure as multiple recent studies have shown that younger group members can significantly contribute to group structure. As proof of the concept, we address this issue by investigating social network structure with and without juveniles in wild olive baboons (Papio anubis) at Gashaka Gumti National Park, Nigeria. Two social networks including all independently moving individuals (i.e., excluding dependent juveniles) were created based on aggressive and grooming behaviour. We used knockout simulations based on the random removal of individuals from the network in order to investigate to what extent the exclusion of juveniles affects the resulting network structure and our interpretation of age-sex specific social roles. We found that juvenile social patterns differed from those of adults and that the exclusion of juveniles from the network significantly altered the resulting overall network structure. Moreover, the removal of juveniles from the network affected individuals in specific age-sex classes differently: for example, including juveniles in the grooming network increased network centrality of adult females while decreasing centrality of adult males. These results suggest that excluding juveniles from the analysis may not only result in a distorted picture of the overall social structure but also may mask some of the social roles of individuals belonging to different age-sex classes.","author":[{"dropping-particle":"","family":"Fedurek","given":"Piotr","non-dropping-particle":"","parse-names":false,"suffix":""},{"dropping-particle":"","family":"Lehmann","given":"Julia","non-dropping-particle":"","parse-names":false,"suffix":""}],"container-title":"PLoS ONE","editor":[{"dropping-particle":"","family":"Cameron","given":"Elissa Z.","non-dropping-particle":"","parse-names":false,"suffix":""}],"id":"ITEM-1","issue":"3","issued":{"date-parts":[["2017","3","21"]]},"page":"e0173146","publisher":"Finnish Zoological and Botanical Publishing Board","title":"The effect of excluding juveniles on apparent adult olive baboons (Papio anubis) social networks","type":"article-journal","volume":"12"},"uris":["http://www.mendeley.com/documents/?uuid=2ec78a1c-09da-3ad3-aa92-d7c2bbe392e9"]}],"mendeley":{"formattedCitation":"(Fedurek &amp; Lehmann, 2017)","plainTextFormattedCitation":"(Fedurek &amp; Lehmann, 2017)","previouslyFormattedCitation":"(Fedurek &amp; Lehmann, 2017)"},"properties":{"noteIndex":0},"schema":"https://github.com/citation-style-language/schema/raw/master/csl-citation.json"}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(Fedurek &amp; Lehmann, 2017)</w:t>
      </w:r>
      <w:r>
        <w:rPr>
          <w:rFonts w:asciiTheme="minorHAnsi" w:eastAsia="Calibri" w:hAnsiTheme="minorHAnsi"/>
        </w:rPr>
        <w:fldChar w:fldCharType="end"/>
      </w:r>
      <w:r>
        <w:rPr>
          <w:rFonts w:asciiTheme="minorHAnsi" w:eastAsia="Calibri" w:hAnsiTheme="minorHAnsi"/>
        </w:rPr>
        <w:t xml:space="preserve">. </w:t>
      </w:r>
    </w:p>
    <w:p w14:paraId="31457BCB" w14:textId="4A533CCA" w:rsidR="007F255C" w:rsidRDefault="00B244F2" w:rsidP="00A54CD6">
      <w:pPr>
        <w:spacing w:before="120" w:line="480" w:lineRule="auto"/>
        <w:ind w:left="0" w:hanging="2"/>
        <w:jc w:val="both"/>
        <w:rPr>
          <w:rFonts w:asciiTheme="minorHAnsi" w:eastAsia="Calibri" w:hAnsiTheme="minorHAnsi"/>
        </w:rPr>
      </w:pPr>
      <w:r>
        <w:rPr>
          <w:rFonts w:asciiTheme="minorHAnsi" w:eastAsia="Calibri" w:hAnsiTheme="minorHAnsi"/>
        </w:rPr>
        <w:t xml:space="preserve">From the behavioural data, we extracted the duration of grooming sent and received, resting or foraging in less than 1m distance from the partner (“body contact”: used as a continuous measure with duration in the chimpanzees and an event variable in the mangabeys), resting or foraging as nearest neighbour between 1m and 3m distance (“proximity”), and both contact and noncontact aggressive interactions with one clear recipient </w:t>
      </w:r>
      <w:r>
        <w:rPr>
          <w:rFonts w:asciiTheme="minorHAnsi" w:eastAsia="Calibri" w:hAnsiTheme="minorHAnsi"/>
        </w:rPr>
        <w:fldChar w:fldCharType="begin" w:fldLock="1"/>
      </w:r>
      <w:r>
        <w:rPr>
          <w:rFonts w:asciiTheme="minorHAnsi" w:eastAsia="Calibri" w:hAnsiTheme="minorHAnsi"/>
        </w:rPr>
        <w:instrText>ADDIN CSL_CITATION {"citationItems":[{"id":"ITEM-1","itemData":{"DOI":"10.1016/j.yhbeh.2018.07.009","ISSN":"1095-6867","PMID":"30031684","abstract":"Many animals living in social groups have evolved behaviors to resolve conflicts between group members, behaviors thought crucial for maintaining stable group life. Several hypotheses, based mainly on observational data, aim to explain how post-conflict (PC) affiliations, such as reconciliation and consolation, resolve conflicts by restoring relationships and/or alleviating anxiety. To examine a potential endocrinological mechanism of PC affiliations, we used an experimental-like procedure to investigate whether the oxytocinergic system is activated during naturally observed reconciliations, receiving bystander PC affiliations and aggressions not followed by PC affiliations in wild male chimpanzees. We compared urinary oxytocin (uOT) levels after reconciliations, receiving bystander PC affiliations or aggressions without affiliations with two control conditions: affiliations without previous aggression and after time periods without social interactions. We furthermore tested the 'valuable relationship' hypothesis of reconciliation, as well as the influence of relationship quality between individuals engaged in each of the three behavioral conditions involving aggression on uOT levels. We found that the probability to reconcile a conflict increased with increasing relationship quality between opponents, thus our results support the 'valuable relationship' hypothesis. However, relationship quality did not influence uOT levels, while behavioral condition had a significant effect on uOT levels. uOT levels after reconciliations, receiving bystander PC affiliations and affiliations not related to conflicts were higher than after aggressions alone and time periods without social interactions. Overall, our results indicate that the oxytocinergic system is activated during affiliative interactions, whether occurring as reconciliation, bystander PC affiliation or affiliation alone. We conclude that the oxytocinergic system, in addition to building and maintaining social relationships, also takes part in repairing them.","author":[{"dropping-particle":"","family":"Preis","given":"Anna","non-dropping-particle":"","parse-names":false,"suffix":""},{"dropping-particle":"","family":"Samuni","given":"Liran","non-dropping-particle":"","parse-names":false,"suffix":""},{"dropping-particle":"","family":"Mielke","given":"Alexander","non-dropping-particle":"","parse-names":false,"suffix":""},{"dropping-particle":"","family":"Deschner","given":"Tobias","non-dropping-particle":"","parse-names":false,"suffix":""},{"dropping-particle":"","family":"Crockford","given":"Catherine","non-dropping-particle":"","parse-names":false,"suffix":""},{"dropping-particle":"","family":"Wittig","given":"Roman M.","non-dropping-particle":"","parse-names":false,"suffix":""}],"container-title":"Hormones and Behavior","id":"ITEM-1","issued":{"date-parts":[["2018","7","19"]]},"title":"Urinary oxytocin levels in relation to post-conflict affiliations in wild male chimpanzees (Pan troglodytes verus).","type":"article-journal"},"uris":["http://www.mendeley.com/documents/?uuid=77a43652-5831-3c88-80f7-4722d3c524f4"]}],"mendeley":{"formattedCitation":"(Preis et al., 2018)","plainTextFormattedCitation":"(Preis et al., 2018)","previouslyFormattedCitation":"(Preis et al., 2018)"},"properties":{"noteIndex":0},"schema":"https://github.com/citation-style-language/schema/raw/master/csl-citation.json"}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(Preis et al., 2018)</w:t>
      </w:r>
      <w:r>
        <w:rPr>
          <w:rFonts w:asciiTheme="minorHAnsi" w:eastAsia="Calibri" w:hAnsiTheme="minorHAnsi"/>
        </w:rPr>
        <w:fldChar w:fldCharType="end"/>
      </w:r>
      <w:r>
        <w:rPr>
          <w:rFonts w:asciiTheme="minorHAnsi" w:eastAsia="Calibri" w:hAnsiTheme="minorHAnsi"/>
        </w:rPr>
        <w:t xml:space="preserve">. For the chimpanzee communities, we included food sharing </w:t>
      </w:r>
      <w:r>
        <w:rPr>
          <w:rFonts w:asciiTheme="minorHAnsi" w:eastAsia="Calibri" w:hAnsiTheme="minorHAnsi"/>
        </w:rPr>
        <w:fldChar w:fldCharType="begin" w:fldLock="1"/>
      </w:r>
      <w:r>
        <w:rPr>
          <w:rFonts w:asciiTheme="minorHAnsi" w:eastAsia="Calibri" w:hAnsiTheme="minorHAnsi"/>
        </w:rPr>
        <w:instrText>ADDIN CSL_CITATION {"citationItems":[{"id":"ITEM-1","itemData":{"DOI":"10.1098/rspb.2018.1643","ISSN":"14712954","PMID":"30305438","abstract":"Why share when access to benefits is uncertain is crucial to our understanding of the evolution of humans' extensive cooperation. Here, we investigated some of the different human sharing hypotheses and potential neuroendocrine mechanisms, in one of our closest living relatives, chimpanzees. The strongest predictor of sharing across food types was the presence of enduring and mutually preferred grooming partners, more than harassment, direct signalling, or trade. Moreover, urinary oxytocin levels were higher after the sharing of both individually and jointly acquired resources compared with controls. We conclude that the emotional connection inherent in social bonds was a key factor determining sharing patterns, with the oxytocinergic system potentially facilitating long-term cooperative exchanges. Testing for the role of social bonds in increasing predictability of sharing behaviour, a feature frequently overlooked, may help us to identify the evolutionary drivers of resource sharing and mechanisms that sustain delayed reciprocity between non-kin.","author":[{"dropping-particle":"","family":"Samuni","given":"L.","non-dropping-particle":"","parse-names":false,"suffix":""},{"dropping-particle":"","family":"Preis","given":"A.","non-dropping-particle":"","parse-names":false,"suffix":""},{"dropping-particle":"","family":"Mielke","given":"A.","non-dropping-particle":"","parse-names":false,"suffix":""},{"dropping-particle":"","family":"Deschner","given":"T.","non-dropping-particle":"","parse-names":false,"suffix":""},{"dropping-particle":"","family":"Wittig","given":"R. M.","non-dropping-particle":"","parse-names":false,"suffix":""},{"dropping-particle":"","family":"Crockford","given":"C.","non-dropping-particle":"","parse-names":false,"suffix":""}],"container-title":"Proceedings of the Royal Society B: Biological Sciences","id":"ITEM-1","issue":"1888","issued":{"date-parts":[["2018","10","10"]]},"page":"20181643","publisher":"The Royal Society","title":"Social bonds facilitate cooperative resource sharing in wild chimpanzees","type":"article-journal","volume":"285"},"uris":["http://www.mendeley.com/documents/?uuid=4f000663-d423-481c-a1a8-222fb6b56e93"]}],"mendeley":{"formattedCitation":"(Samuni et al., 2018)","plainTextFormattedCitation":"(Samuni et al., 2018)","previouslyFormattedCitation":"(Samuni et al., 2018)"},"properties":{"noteIndex":0},"schema":"https://github.com/citation-style-language/schema/raw/master/csl-citation.json"}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(Samuni et al., 2018)</w:t>
      </w:r>
      <w:r>
        <w:rPr>
          <w:rFonts w:asciiTheme="minorHAnsi" w:eastAsia="Calibri" w:hAnsiTheme="minorHAnsi"/>
        </w:rPr>
        <w:fldChar w:fldCharType="end"/>
      </w:r>
      <w:r>
        <w:rPr>
          <w:rFonts w:asciiTheme="minorHAnsi" w:eastAsia="Calibri" w:hAnsiTheme="minorHAnsi"/>
        </w:rPr>
        <w:t xml:space="preserve">, which was not regularly observed in the mangabeys. </w:t>
      </w:r>
      <w:r w:rsidR="00F86AE7">
        <w:rPr>
          <w:rFonts w:asciiTheme="minorHAnsi" w:eastAsia="Calibri" w:hAnsiTheme="minorHAnsi"/>
        </w:rPr>
        <w:t>W</w:t>
      </w:r>
      <w:r w:rsidR="00F70AF1">
        <w:rPr>
          <w:rFonts w:asciiTheme="minorHAnsi" w:eastAsia="Calibri" w:hAnsiTheme="minorHAnsi"/>
        </w:rPr>
        <w:t xml:space="preserve">e used </w:t>
      </w:r>
      <w:r>
        <w:rPr>
          <w:rFonts w:asciiTheme="minorHAnsi" w:eastAsia="Calibri" w:hAnsiTheme="minorHAnsi"/>
        </w:rPr>
        <w:t xml:space="preserve">pant grunt vocalisations in chimpanzees and </w:t>
      </w:r>
      <w:r w:rsidR="000A152C">
        <w:rPr>
          <w:rFonts w:asciiTheme="minorHAnsi" w:eastAsia="Calibri" w:hAnsiTheme="minorHAnsi"/>
        </w:rPr>
        <w:t xml:space="preserve">feeding </w:t>
      </w:r>
      <w:r>
        <w:rPr>
          <w:rFonts w:asciiTheme="minorHAnsi" w:eastAsia="Calibri" w:hAnsiTheme="minorHAnsi"/>
        </w:rPr>
        <w:t>supplants in mangabeys</w:t>
      </w:r>
      <w:r w:rsidR="00BF7169">
        <w:rPr>
          <w:rFonts w:asciiTheme="minorHAnsi" w:eastAsia="Calibri" w:hAnsiTheme="minorHAnsi"/>
        </w:rPr>
        <w:t xml:space="preserve"> as additional interaction types</w:t>
      </w:r>
      <w:r>
        <w:rPr>
          <w:rFonts w:asciiTheme="minorHAnsi" w:eastAsia="Calibri" w:hAnsiTheme="minorHAnsi"/>
        </w:rPr>
        <w:t>. Mutual interactions were coded as interaction</w:t>
      </w:r>
      <w:r w:rsidR="00E81C67">
        <w:rPr>
          <w:rFonts w:asciiTheme="minorHAnsi" w:eastAsia="Calibri" w:hAnsiTheme="minorHAnsi"/>
        </w:rPr>
        <w:t>s</w:t>
      </w:r>
      <w:r>
        <w:rPr>
          <w:rFonts w:asciiTheme="minorHAnsi" w:eastAsia="Calibri" w:hAnsiTheme="minorHAnsi"/>
        </w:rPr>
        <w:t xml:space="preserve"> given and received. We treated body contact and proximity as </w:t>
      </w:r>
      <w:r w:rsidR="006C4D2C">
        <w:rPr>
          <w:rFonts w:asciiTheme="minorHAnsi" w:eastAsia="Calibri" w:hAnsiTheme="minorHAnsi"/>
        </w:rPr>
        <w:t>‘</w:t>
      </w:r>
      <w:r>
        <w:rPr>
          <w:rFonts w:asciiTheme="minorHAnsi" w:eastAsia="Calibri" w:hAnsiTheme="minorHAnsi"/>
        </w:rPr>
        <w:t>interaction types</w:t>
      </w:r>
      <w:r w:rsidR="006C4D2C">
        <w:rPr>
          <w:rFonts w:asciiTheme="minorHAnsi" w:eastAsia="Calibri" w:hAnsiTheme="minorHAnsi"/>
        </w:rPr>
        <w:t>’</w:t>
      </w:r>
      <w:r>
        <w:rPr>
          <w:rFonts w:asciiTheme="minorHAnsi" w:eastAsia="Calibri" w:hAnsiTheme="minorHAnsi"/>
        </w:rPr>
        <w:t xml:space="preserve"> with the assumption that both individuals have to show sufficient tolerance to allow the other one to remain close. Body contact and proximity were only counted if no other interaction took place within 5min before or after to ensure independence of data points. We included grooming, contact aggression, noncontact aggression, pant grunts/supplants, and food sharing as directional variables, with the distribution of interactions given from each individual to every other as outcome variable. For the two spatial proximity measures, data were considered non-directional and symmetrical. Interaction distributions were standardised by focal observation time, with observation time calculated by adding the total observation times of A and B for the study period. We did not standardise interaction rates by the observation time two individuals spent in the same party, as has been suggested for fission-fusion societies </w:t>
      </w:r>
      <w:r>
        <w:rPr>
          <w:rFonts w:asciiTheme="minorHAnsi" w:eastAsia="Calibri" w:hAnsiTheme="minorHAnsi"/>
        </w:rPr>
        <w:fldChar w:fldCharType="begin" w:fldLock="1"/>
      </w:r>
      <w:r>
        <w:rPr>
          <w:rFonts w:asciiTheme="minorHAnsi" w:eastAsia="Calibri" w:hAnsiTheme="minorHAnsi"/>
        </w:rPr>
        <w:instrText>ADDIN CSL_CITATION {"citationItems":[{"id":"ITEM-1","itemData":{"DOI":"10.1002/ajpa.23197","ISBN":"0002-9483","ISSN":"10968644","abstract":"Objectives: Female bonobos (Pan paniscus) are characterized as highly affiliative and cooperative, but few studies have quantified the strength and stability of female intra-sexual relationships or explored how variation in social relationships influences cooperation. We measure female social preferences, identify causes of variation in preferences, and test whether variation in social preferences predicts food sharing or coalitionary support. Methods: Data were collected over 3 years from females in the Bompusa community at LuiKotale, DRC. We measured genetic relatedness and constructed social preference indices for party association, proximity, grooming, GG-rubbing and aggression. We identified preferred social partners based on permutation tests and measured stability using Mantel tests. We used factor analysis to identify inter-relationships between preference indices and used LMMs to test whether variation in social preferences was explained by relatedness, rank differences, having dependent young or co-residency time. We used GLMMs to test whether variation in social preferences predicted food sharing or coalitionary support. Results: All females had preferred non-kin partners for proximity, grooming or GG-rubbing, but only grooming preferences were stable across years. Association indices were higher among lactating females, and aggression was lower among females with longer co-residency times. The factor analysis identified one factor, representing proximity and GG-rubbing preferences, labeled behavioral coordination. Dyads with higher levels of behavioral coordination were more likely to share food. Conclusions: Female bonobos exhibit stable, differentiated grooming relationships outside of kinship and philopatry. Females also exhibit flexible proximity and GG-rubbing preferences that may facilitate cooperation with a wider range of social partners.","author":[{"dropping-particle":"","family":"Moscovice","given":"Liza R.","non-dropping-particle":"","parse-names":false,"suffix":""},{"dropping-particle":"","family":"Douglas","given":"Pamela Heidi","non-dropping-particle":"","parse-names":false,"suffix":""},{"dropping-particle":"","family":"Martinez-Iñigo","given":"Laura","non-dropping-particle":"","parse-names":false,"suffix":""},{"dropping-particle":"","family":"Surbeck","given":"Martin","non-dropping-particle":"","parse-names":false,"suffix":""},{"dropping-particle":"","family":"Vigilant","given":"Linda","non-dropping-particle":"","parse-names":false,"suffix":""},{"dropping-particle":"","family":"Hohmann","given":"Gottfried","non-dropping-particle":"","parse-names":false,"suffix":""}],"container-title":"American Journal of Physical Anthropology","id":"ITEM-1","issue":"1","issued":{"date-parts":[["2017","5"]]},"page":"158-172","title":"Stable and fluctuating social preferences and implications for cooperation among female bonobos at LuiKotale, Salonga National Park, DRC","type":"article-journal","volume":"163"},"uris":["http://www.mendeley.com/documents/?uuid=25b1df25-47ef-38dd-9d96-c03bf6aafc4c"]}],"mendeley":{"formattedCitation":"(Moscovice et al., 2017)","plainTextFormattedCitation":"(Moscovice et al., 2017)","previouslyFormattedCitation":"(Moscovice et al., 2017)"},"properties":{"noteIndex":0},"schema":"https://github.com/citation-style-language/schema/raw/master/csl-citation.json"}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(Moscovice et al., 2017)</w:t>
      </w:r>
      <w:r>
        <w:rPr>
          <w:rFonts w:asciiTheme="minorHAnsi" w:eastAsia="Calibri" w:hAnsiTheme="minorHAnsi"/>
        </w:rPr>
        <w:fldChar w:fldCharType="end"/>
      </w:r>
      <w:r>
        <w:rPr>
          <w:rFonts w:asciiTheme="minorHAnsi" w:eastAsia="Calibri" w:hAnsiTheme="minorHAnsi"/>
        </w:rPr>
        <w:t xml:space="preserve">, because </w:t>
      </w:r>
      <w:r w:rsidR="00C60AF1">
        <w:rPr>
          <w:rFonts w:asciiTheme="minorHAnsi" w:eastAsia="Calibri" w:hAnsiTheme="minorHAnsi"/>
        </w:rPr>
        <w:t>t</w:t>
      </w:r>
      <w:r>
        <w:rPr>
          <w:rFonts w:asciiTheme="minorHAnsi" w:eastAsia="Calibri" w:hAnsiTheme="minorHAnsi"/>
        </w:rPr>
        <w:t xml:space="preserve">he same standardisation would not be possible for most long-term datasets in low fission-fusion species, reducing replicability with other studies. Spatial proximity and food sharing in the </w:t>
      </w:r>
      <w:r>
        <w:rPr>
          <w:rFonts w:asciiTheme="minorHAnsi" w:eastAsia="Calibri" w:hAnsiTheme="minorHAnsi"/>
        </w:rPr>
        <w:lastRenderedPageBreak/>
        <w:t xml:space="preserve">chimpanzees were collected by a subset of observers and were standardised based on the focal observation time provided by those observers. </w:t>
      </w:r>
      <w:r w:rsidR="006C4D2C">
        <w:rPr>
          <w:rFonts w:asciiTheme="minorHAnsi" w:eastAsia="Calibri" w:hAnsiTheme="minorHAnsi"/>
        </w:rPr>
        <w:t>We report the overall consistency and standardised consistency for all interaction types for all three social groups to compare differences in consistency within and between groups.</w:t>
      </w:r>
    </w:p>
    <w:p w14:paraId="51AADEC8" w14:textId="77777777" w:rsidR="00CC4A8D" w:rsidRDefault="00CC4A8D">
      <w:pPr>
        <w:spacing w:before="120" w:line="480" w:lineRule="auto"/>
        <w:ind w:leftChars="0" w:firstLineChars="0" w:firstLine="0"/>
        <w:jc w:val="both"/>
        <w:rPr>
          <w:rFonts w:asciiTheme="minorHAnsi" w:eastAsia="Calibri" w:hAnsiTheme="minorHAnsi"/>
          <w:b/>
        </w:rPr>
      </w:pPr>
    </w:p>
    <w:p w14:paraId="233175CD" w14:textId="77777777" w:rsidR="00CC4A8D" w:rsidRDefault="00B244F2">
      <w:pPr>
        <w:spacing w:before="120" w:line="480" w:lineRule="auto"/>
        <w:ind w:leftChars="0" w:firstLineChars="0" w:firstLine="0"/>
        <w:jc w:val="both"/>
        <w:rPr>
          <w:rFonts w:asciiTheme="minorHAnsi" w:eastAsia="Calibri" w:hAnsiTheme="minorHAnsi"/>
          <w:b/>
        </w:rPr>
      </w:pPr>
      <w:r>
        <w:rPr>
          <w:rFonts w:asciiTheme="minorHAnsi" w:eastAsia="Calibri" w:hAnsiTheme="minorHAnsi"/>
          <w:b/>
        </w:rPr>
        <w:t>RESULTS</w:t>
      </w:r>
    </w:p>
    <w:p w14:paraId="3B80F677" w14:textId="77777777" w:rsidR="004C6F03" w:rsidRDefault="004C6F03">
      <w:pPr>
        <w:spacing w:line="480" w:lineRule="auto"/>
        <w:ind w:leftChars="0" w:left="0" w:firstLineChars="0" w:firstLine="0"/>
        <w:jc w:val="both"/>
        <w:rPr>
          <w:rFonts w:asciiTheme="minorHAnsi" w:eastAsia="Calibri" w:hAnsiTheme="minorHAnsi"/>
          <w:b/>
          <w:i/>
        </w:rPr>
      </w:pPr>
      <w:r>
        <w:rPr>
          <w:rFonts w:asciiTheme="minorHAnsi" w:eastAsia="Calibri" w:hAnsiTheme="minorHAnsi"/>
          <w:b/>
          <w:i/>
        </w:rPr>
        <w:t>Simulations</w:t>
      </w:r>
    </w:p>
    <w:p w14:paraId="5D7C0786" w14:textId="133F25C9" w:rsidR="004C6F03" w:rsidRP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t>We are looking for a consistency measure that can identify differences in stereotypy of partner choice and changes in interaction preference, while being independent of group size and data collection effort. We therefore present the Spearman rank correlation coefficient given the average number of interactions per dyad that were included in the dataset.</w:t>
      </w:r>
      <w:r w:rsidR="006C4D2C">
        <w:rPr>
          <w:rFonts w:asciiTheme="minorHAnsi" w:eastAsia="Calibri" w:hAnsiTheme="minorHAnsi"/>
          <w:bCs/>
          <w:iCs/>
        </w:rPr>
        <w:t xml:space="preserve"> </w:t>
      </w:r>
      <w:r w:rsidRPr="004C6F03">
        <w:rPr>
          <w:rFonts w:asciiTheme="minorHAnsi" w:eastAsia="Calibri" w:hAnsiTheme="minorHAnsi"/>
          <w:bCs/>
          <w:iCs/>
        </w:rPr>
        <w:t xml:space="preserve">The consistency measure </w:t>
      </w:r>
      <w:r w:rsidR="0072475E">
        <w:rPr>
          <w:rFonts w:asciiTheme="minorHAnsi" w:eastAsia="Calibri" w:hAnsiTheme="minorHAnsi"/>
          <w:bCs/>
          <w:iCs/>
        </w:rPr>
        <w:t>performed</w:t>
      </w:r>
      <w:r w:rsidR="0072475E" w:rsidRPr="004C6F03">
        <w:rPr>
          <w:rFonts w:asciiTheme="minorHAnsi" w:eastAsia="Calibri" w:hAnsiTheme="minorHAnsi"/>
          <w:bCs/>
          <w:iCs/>
        </w:rPr>
        <w:t xml:space="preserve"> </w:t>
      </w:r>
      <w:r w:rsidRPr="004C6F03">
        <w:rPr>
          <w:rFonts w:asciiTheme="minorHAnsi" w:eastAsia="Calibri" w:hAnsiTheme="minorHAnsi"/>
          <w:bCs/>
          <w:iCs/>
        </w:rPr>
        <w:t>the same independent of community size</w:t>
      </w:r>
      <w:r w:rsidR="00431D32">
        <w:rPr>
          <w:rFonts w:asciiTheme="minorHAnsi" w:eastAsia="Calibri" w:hAnsiTheme="minorHAnsi"/>
          <w:bCs/>
          <w:iCs/>
        </w:rPr>
        <w:t xml:space="preserve"> (Fig. 3.1)</w:t>
      </w:r>
      <w:r w:rsidRPr="004C6F03">
        <w:rPr>
          <w:rFonts w:asciiTheme="minorHAnsi" w:eastAsia="Calibri" w:hAnsiTheme="minorHAnsi"/>
          <w:bCs/>
          <w:iCs/>
        </w:rPr>
        <w:t xml:space="preserve">. Also, datasets of different densities </w:t>
      </w:r>
      <w:r w:rsidR="006C4D2C">
        <w:rPr>
          <w:rFonts w:asciiTheme="minorHAnsi" w:eastAsia="Calibri" w:hAnsiTheme="minorHAnsi"/>
          <w:bCs/>
          <w:iCs/>
        </w:rPr>
        <w:t>followed the same trajectory</w:t>
      </w:r>
      <w:r w:rsidRPr="004C6F03">
        <w:rPr>
          <w:rFonts w:asciiTheme="minorHAnsi" w:eastAsia="Calibri" w:hAnsiTheme="minorHAnsi"/>
          <w:bCs/>
          <w:iCs/>
        </w:rPr>
        <w:t xml:space="preserve">, but lower data density was </w:t>
      </w:r>
      <w:r w:rsidR="003E616A">
        <w:rPr>
          <w:rFonts w:asciiTheme="minorHAnsi" w:eastAsia="Calibri" w:hAnsiTheme="minorHAnsi"/>
          <w:bCs/>
          <w:iCs/>
        </w:rPr>
        <w:t>characterized</w:t>
      </w:r>
      <w:r w:rsidR="003E616A" w:rsidRPr="004C6F03">
        <w:rPr>
          <w:rFonts w:asciiTheme="minorHAnsi" w:eastAsia="Calibri" w:hAnsiTheme="minorHAnsi"/>
          <w:bCs/>
          <w:iCs/>
        </w:rPr>
        <w:t xml:space="preserve"> </w:t>
      </w:r>
      <w:r w:rsidRPr="004C6F03">
        <w:rPr>
          <w:rFonts w:asciiTheme="minorHAnsi" w:eastAsia="Calibri" w:hAnsiTheme="minorHAnsi"/>
          <w:bCs/>
          <w:iCs/>
        </w:rPr>
        <w:t xml:space="preserve">by lower overall consistency. </w:t>
      </w:r>
      <w:r w:rsidR="006C4D2C">
        <w:rPr>
          <w:rFonts w:asciiTheme="minorHAnsi" w:eastAsia="Calibri" w:hAnsiTheme="minorHAnsi"/>
          <w:bCs/>
          <w:iCs/>
        </w:rPr>
        <w:t>T</w:t>
      </w:r>
      <w:r w:rsidRPr="004C6F03">
        <w:rPr>
          <w:rFonts w:asciiTheme="minorHAnsi" w:eastAsia="Calibri" w:hAnsiTheme="minorHAnsi"/>
          <w:bCs/>
          <w:iCs/>
        </w:rPr>
        <w:t>he overall consistency cannot</w:t>
      </w:r>
      <w:r w:rsidR="006C4D2C">
        <w:rPr>
          <w:rFonts w:asciiTheme="minorHAnsi" w:eastAsia="Calibri" w:hAnsiTheme="minorHAnsi"/>
          <w:bCs/>
          <w:iCs/>
        </w:rPr>
        <w:t xml:space="preserve"> </w:t>
      </w:r>
      <w:r w:rsidRPr="004C6F03">
        <w:rPr>
          <w:rFonts w:asciiTheme="minorHAnsi" w:eastAsia="Calibri" w:hAnsiTheme="minorHAnsi"/>
          <w:bCs/>
          <w:iCs/>
        </w:rPr>
        <w:t>be interpreted by itself, as it is highly dependent on group size and data collection effort. This is coherent with simulations showing that social network data becomes unreliable if data density per dyad sinks below a certain level (Whitehead, 2008).</w:t>
      </w:r>
    </w:p>
    <w:p w14:paraId="7A3986C7" w14:textId="4F5FA68E" w:rsidR="004C6F03" w:rsidRP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lastRenderedPageBreak/>
        <w:t xml:space="preserve"> </w:t>
      </w:r>
      <w:commentRangeStart w:id="1"/>
      <w:r w:rsidR="00322DB3" w:rsidRPr="004F630E">
        <w:rPr>
          <w:rFonts w:asciiTheme="minorHAnsi" w:eastAsia="Calibri" w:hAnsiTheme="minorHAnsi"/>
          <w:noProof/>
          <w:lang w:eastAsia="en-GB" w:bidi="ar-SA"/>
        </w:rPr>
        <w:drawing>
          <wp:inline distT="0" distB="0" distL="0" distR="0" wp14:anchorId="238569E2" wp14:editId="6020480F">
            <wp:extent cx="4979809" cy="622476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mulation_ID.tif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79809" cy="6224761"/>
                    </a:xfrm>
                    <a:prstGeom prst="rect">
                      <a:avLst/>
                    </a:prstGeom>
                  </pic:spPr>
                </pic:pic>
              </a:graphicData>
            </a:graphic>
          </wp:inline>
        </w:drawing>
      </w:r>
      <w:commentRangeEnd w:id="1"/>
      <w:r w:rsidR="00431D32">
        <w:rPr>
          <w:rStyle w:val="CommentReference"/>
        </w:rPr>
        <w:commentReference w:id="1"/>
      </w:r>
    </w:p>
    <w:p w14:paraId="3D965E06" w14:textId="73105D6D" w:rsidR="004C6F03" w:rsidRDefault="004C6F03" w:rsidP="00534EA6">
      <w:pPr>
        <w:spacing w:line="240" w:lineRule="auto"/>
        <w:ind w:leftChars="0" w:firstLineChars="0" w:firstLine="0"/>
        <w:jc w:val="both"/>
        <w:rPr>
          <w:rFonts w:asciiTheme="minorHAnsi" w:eastAsia="Calibri" w:hAnsiTheme="minorHAnsi"/>
          <w:bCs/>
          <w:i/>
          <w:sz w:val="18"/>
          <w:szCs w:val="18"/>
        </w:rPr>
      </w:pPr>
      <w:r w:rsidRPr="00322DB3">
        <w:rPr>
          <w:rFonts w:asciiTheme="minorHAnsi" w:eastAsia="Calibri" w:hAnsiTheme="minorHAnsi"/>
          <w:bCs/>
          <w:i/>
          <w:sz w:val="18"/>
          <w:szCs w:val="18"/>
        </w:rPr>
        <w:t xml:space="preserve">Figure </w:t>
      </w:r>
      <w:r w:rsidR="00534EA6">
        <w:rPr>
          <w:rFonts w:asciiTheme="minorHAnsi" w:eastAsia="Calibri" w:hAnsiTheme="minorHAnsi"/>
          <w:bCs/>
          <w:i/>
          <w:sz w:val="18"/>
          <w:szCs w:val="18"/>
        </w:rPr>
        <w:t>3</w:t>
      </w:r>
      <w:r w:rsidRPr="00322DB3">
        <w:rPr>
          <w:rFonts w:asciiTheme="minorHAnsi" w:eastAsia="Calibri" w:hAnsiTheme="minorHAnsi"/>
          <w:bCs/>
          <w:i/>
          <w:sz w:val="18"/>
          <w:szCs w:val="18"/>
        </w:rPr>
        <w:t>: Results of the data simulation with varying group size</w:t>
      </w:r>
      <w:r w:rsidR="00534EA6">
        <w:rPr>
          <w:rFonts w:asciiTheme="minorHAnsi" w:eastAsia="Calibri" w:hAnsiTheme="minorHAnsi"/>
          <w:bCs/>
          <w:i/>
          <w:sz w:val="18"/>
          <w:szCs w:val="18"/>
        </w:rPr>
        <w:t xml:space="preserve"> (1) and data collection density (2), </w:t>
      </w:r>
      <w:r w:rsidRPr="00322DB3">
        <w:rPr>
          <w:rFonts w:asciiTheme="minorHAnsi" w:eastAsia="Calibri" w:hAnsiTheme="minorHAnsi"/>
          <w:bCs/>
          <w:i/>
          <w:sz w:val="18"/>
          <w:szCs w:val="18"/>
        </w:rPr>
        <w:t>while having medium stereotypy of partner preference and no preference changes throughout the dataset</w:t>
      </w:r>
      <w:r w:rsidR="00534EA6">
        <w:rPr>
          <w:rFonts w:asciiTheme="minorHAnsi" w:eastAsia="Calibri" w:hAnsiTheme="minorHAnsi"/>
          <w:bCs/>
          <w:i/>
          <w:sz w:val="18"/>
          <w:szCs w:val="18"/>
        </w:rPr>
        <w:t>. Horizontal line marks a correlation of halves of 0.5. The number of interactions per dyad allows to compare datasets of different density and number of individuals.</w:t>
      </w:r>
    </w:p>
    <w:p w14:paraId="55DD1343" w14:textId="77777777" w:rsidR="00534EA6" w:rsidRPr="00534EA6" w:rsidRDefault="00534EA6" w:rsidP="00534EA6">
      <w:pPr>
        <w:spacing w:line="240" w:lineRule="auto"/>
        <w:ind w:leftChars="0" w:firstLineChars="0" w:firstLine="0"/>
        <w:jc w:val="both"/>
        <w:rPr>
          <w:rFonts w:asciiTheme="minorHAnsi" w:eastAsia="Calibri" w:hAnsiTheme="minorHAnsi"/>
          <w:bCs/>
          <w:i/>
          <w:sz w:val="18"/>
          <w:szCs w:val="18"/>
        </w:rPr>
      </w:pPr>
    </w:p>
    <w:p w14:paraId="4CA1D6F5" w14:textId="0B6B6B91" w:rsidR="004C6F03" w:rsidRP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t>To test how the stereotypy of partner choice influenced the consistency measure, we present the results for the three different conditions (high, medium, low certa</w:t>
      </w:r>
      <w:r w:rsidR="00431D32">
        <w:rPr>
          <w:rFonts w:asciiTheme="minorHAnsi" w:eastAsia="Calibri" w:hAnsiTheme="minorHAnsi"/>
          <w:bCs/>
          <w:iCs/>
        </w:rPr>
        <w:t>inty) for datasets containing 18</w:t>
      </w:r>
      <w:r w:rsidRPr="004C6F03">
        <w:rPr>
          <w:rFonts w:asciiTheme="minorHAnsi" w:eastAsia="Calibri" w:hAnsiTheme="minorHAnsi"/>
          <w:bCs/>
          <w:iCs/>
        </w:rPr>
        <w:t xml:space="preserve"> group members, 100% data density, and no changes in preference throughout the sampling </w:t>
      </w:r>
      <w:r w:rsidRPr="004C6F03">
        <w:rPr>
          <w:rFonts w:asciiTheme="minorHAnsi" w:eastAsia="Calibri" w:hAnsiTheme="minorHAnsi"/>
          <w:bCs/>
          <w:iCs/>
        </w:rPr>
        <w:lastRenderedPageBreak/>
        <w:t xml:space="preserve">period (Fig. </w:t>
      </w:r>
      <w:r w:rsidR="00720B13">
        <w:rPr>
          <w:rFonts w:asciiTheme="minorHAnsi" w:eastAsia="Calibri" w:hAnsiTheme="minorHAnsi"/>
          <w:bCs/>
          <w:iCs/>
        </w:rPr>
        <w:t>4</w:t>
      </w:r>
      <w:r w:rsidRPr="004C6F03">
        <w:rPr>
          <w:rFonts w:asciiTheme="minorHAnsi" w:eastAsia="Calibri" w:hAnsiTheme="minorHAnsi"/>
          <w:bCs/>
          <w:iCs/>
        </w:rPr>
        <w:t>). Our results show</w:t>
      </w:r>
      <w:r w:rsidR="00431D32">
        <w:rPr>
          <w:rFonts w:asciiTheme="minorHAnsi" w:eastAsia="Calibri" w:hAnsiTheme="minorHAnsi"/>
          <w:bCs/>
          <w:iCs/>
        </w:rPr>
        <w:t>ed</w:t>
      </w:r>
      <w:r w:rsidRPr="004C6F03">
        <w:rPr>
          <w:rFonts w:asciiTheme="minorHAnsi" w:eastAsia="Calibri" w:hAnsiTheme="minorHAnsi"/>
          <w:bCs/>
          <w:iCs/>
        </w:rPr>
        <w:t xml:space="preserve"> that the co</w:t>
      </w:r>
      <w:r w:rsidR="00431D32">
        <w:rPr>
          <w:rFonts w:asciiTheme="minorHAnsi" w:eastAsia="Calibri" w:hAnsiTheme="minorHAnsi"/>
          <w:bCs/>
          <w:iCs/>
        </w:rPr>
        <w:t>nsistency measure differentiated</w:t>
      </w:r>
      <w:r w:rsidRPr="004C6F03">
        <w:rPr>
          <w:rFonts w:asciiTheme="minorHAnsi" w:eastAsia="Calibri" w:hAnsiTheme="minorHAnsi"/>
          <w:bCs/>
          <w:iCs/>
        </w:rPr>
        <w:t xml:space="preserve"> between the conditions,</w:t>
      </w:r>
      <w:r w:rsidR="00431D32">
        <w:rPr>
          <w:rFonts w:asciiTheme="minorHAnsi" w:eastAsia="Calibri" w:hAnsiTheme="minorHAnsi"/>
          <w:bCs/>
          <w:iCs/>
        </w:rPr>
        <w:t xml:space="preserve"> using the slope at which</w:t>
      </w:r>
      <w:r w:rsidRPr="004C6F03">
        <w:rPr>
          <w:rFonts w:asciiTheme="minorHAnsi" w:eastAsia="Calibri" w:hAnsiTheme="minorHAnsi"/>
          <w:bCs/>
          <w:iCs/>
        </w:rPr>
        <w:t xml:space="preserve"> consistency is reached. If partner choice is highly stereotypical, a small number of interactions was sufficient to predict partner choice in half of the data with that of the other half; with increasing uncertainty</w:t>
      </w:r>
      <w:r w:rsidR="00431D32">
        <w:rPr>
          <w:rFonts w:asciiTheme="minorHAnsi" w:eastAsia="Calibri" w:hAnsiTheme="minorHAnsi"/>
          <w:bCs/>
          <w:iCs/>
        </w:rPr>
        <w:t>, more interactions per dyad were</w:t>
      </w:r>
      <w:r w:rsidRPr="004C6F03">
        <w:rPr>
          <w:rFonts w:asciiTheme="minorHAnsi" w:eastAsia="Calibri" w:hAnsiTheme="minorHAnsi"/>
          <w:bCs/>
          <w:iCs/>
        </w:rPr>
        <w:t xml:space="preserve"> necessary.</w:t>
      </w:r>
      <w:r w:rsidR="00431D32">
        <w:rPr>
          <w:rFonts w:asciiTheme="minorHAnsi" w:eastAsia="Calibri" w:hAnsiTheme="minorHAnsi"/>
          <w:bCs/>
          <w:iCs/>
        </w:rPr>
        <w:t xml:space="preserve"> For low certainty of partner choice, more than the number of simulated interactions would have been necessary to reach the cut-off of 0.5. </w:t>
      </w:r>
    </w:p>
    <w:p w14:paraId="77C0597B" w14:textId="67E3E3CC" w:rsid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t xml:space="preserve"> </w:t>
      </w:r>
    </w:p>
    <w:p w14:paraId="2CA6EC17" w14:textId="21A19A03" w:rsidR="00322DB3" w:rsidRPr="004C6F03" w:rsidRDefault="00322DB3" w:rsidP="004C6F03">
      <w:pPr>
        <w:spacing w:line="480" w:lineRule="auto"/>
        <w:ind w:leftChars="0" w:firstLineChars="0" w:firstLine="0"/>
        <w:jc w:val="both"/>
        <w:rPr>
          <w:rFonts w:asciiTheme="minorHAnsi" w:eastAsia="Calibri" w:hAnsiTheme="minorHAnsi"/>
          <w:bCs/>
          <w:iCs/>
        </w:rPr>
      </w:pPr>
      <w:r w:rsidRPr="004F630E">
        <w:rPr>
          <w:rFonts w:asciiTheme="minorHAnsi" w:eastAsia="Calibri" w:hAnsiTheme="minorHAnsi"/>
          <w:noProof/>
          <w:lang w:eastAsia="en-GB" w:bidi="ar-SA"/>
        </w:rPr>
        <w:drawing>
          <wp:inline distT="0" distB="0" distL="0" distR="0" wp14:anchorId="4F9E3137" wp14:editId="228598F2">
            <wp:extent cx="44577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mulation_Certainty.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57700" cy="3343275"/>
                    </a:xfrm>
                    <a:prstGeom prst="rect">
                      <a:avLst/>
                    </a:prstGeom>
                  </pic:spPr>
                </pic:pic>
              </a:graphicData>
            </a:graphic>
          </wp:inline>
        </w:drawing>
      </w:r>
    </w:p>
    <w:p w14:paraId="2935B3C7" w14:textId="6818EDA6" w:rsidR="004C6F03" w:rsidRPr="00322DB3" w:rsidRDefault="004C6F03" w:rsidP="00322DB3">
      <w:pPr>
        <w:spacing w:line="240" w:lineRule="auto"/>
        <w:ind w:leftChars="0" w:firstLineChars="0" w:firstLine="0"/>
        <w:jc w:val="both"/>
        <w:rPr>
          <w:rFonts w:asciiTheme="minorHAnsi" w:eastAsia="Calibri" w:hAnsiTheme="minorHAnsi"/>
          <w:bCs/>
          <w:i/>
          <w:sz w:val="18"/>
          <w:szCs w:val="18"/>
        </w:rPr>
      </w:pPr>
      <w:r w:rsidRPr="00322DB3">
        <w:rPr>
          <w:rFonts w:asciiTheme="minorHAnsi" w:eastAsia="Calibri" w:hAnsiTheme="minorHAnsi"/>
          <w:bCs/>
          <w:i/>
          <w:sz w:val="18"/>
          <w:szCs w:val="18"/>
        </w:rPr>
        <w:t xml:space="preserve">Figure 2: </w:t>
      </w:r>
      <w:r w:rsidR="00720B13">
        <w:rPr>
          <w:rFonts w:asciiTheme="minorHAnsi" w:eastAsia="Calibri" w:hAnsiTheme="minorHAnsi"/>
          <w:bCs/>
          <w:i/>
          <w:sz w:val="18"/>
          <w:szCs w:val="18"/>
        </w:rPr>
        <w:t>D</w:t>
      </w:r>
      <w:r w:rsidRPr="00322DB3">
        <w:rPr>
          <w:rFonts w:asciiTheme="minorHAnsi" w:eastAsia="Calibri" w:hAnsiTheme="minorHAnsi"/>
          <w:bCs/>
          <w:i/>
          <w:sz w:val="18"/>
          <w:szCs w:val="18"/>
        </w:rPr>
        <w:t>ata simulation</w:t>
      </w:r>
      <w:r w:rsidR="00720B13">
        <w:rPr>
          <w:rFonts w:asciiTheme="minorHAnsi" w:eastAsia="Calibri" w:hAnsiTheme="minorHAnsi"/>
          <w:bCs/>
          <w:i/>
          <w:sz w:val="18"/>
          <w:szCs w:val="18"/>
        </w:rPr>
        <w:t xml:space="preserve"> of </w:t>
      </w:r>
      <w:r w:rsidRPr="00322DB3">
        <w:rPr>
          <w:rFonts w:asciiTheme="minorHAnsi" w:eastAsia="Calibri" w:hAnsiTheme="minorHAnsi"/>
          <w:bCs/>
          <w:i/>
          <w:sz w:val="18"/>
          <w:szCs w:val="18"/>
        </w:rPr>
        <w:t xml:space="preserve">varying stereotypy of </w:t>
      </w:r>
      <w:r w:rsidR="00720B13">
        <w:rPr>
          <w:rFonts w:asciiTheme="minorHAnsi" w:eastAsia="Calibri" w:hAnsiTheme="minorHAnsi"/>
          <w:bCs/>
          <w:i/>
          <w:sz w:val="18"/>
          <w:szCs w:val="18"/>
        </w:rPr>
        <w:t>partner choice</w:t>
      </w:r>
      <w:r w:rsidRPr="00322DB3">
        <w:rPr>
          <w:rFonts w:asciiTheme="minorHAnsi" w:eastAsia="Calibri" w:hAnsiTheme="minorHAnsi"/>
          <w:bCs/>
          <w:i/>
          <w:sz w:val="18"/>
          <w:szCs w:val="18"/>
        </w:rPr>
        <w:t>, while having consistent group size, data density, and no preference changes throughout the dataset.</w:t>
      </w:r>
    </w:p>
    <w:p w14:paraId="0C3EA8F2" w14:textId="77777777" w:rsidR="004C6F03" w:rsidRPr="004C6F03" w:rsidRDefault="004C6F03" w:rsidP="004C6F03">
      <w:pPr>
        <w:spacing w:line="480" w:lineRule="auto"/>
        <w:ind w:leftChars="0" w:firstLineChars="0" w:firstLine="0"/>
        <w:jc w:val="both"/>
        <w:rPr>
          <w:rFonts w:asciiTheme="minorHAnsi" w:eastAsia="Calibri" w:hAnsiTheme="minorHAnsi"/>
          <w:bCs/>
          <w:iCs/>
        </w:rPr>
      </w:pPr>
    </w:p>
    <w:p w14:paraId="5AE4029C" w14:textId="2137A79F" w:rsidR="004C6F03" w:rsidRP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t>Last, we investigated how changes in partner preference over the study period would influence the consistency measure in a dataset with 1</w:t>
      </w:r>
      <w:r w:rsidR="00720B13">
        <w:rPr>
          <w:rFonts w:asciiTheme="minorHAnsi" w:eastAsia="Calibri" w:hAnsiTheme="minorHAnsi"/>
          <w:bCs/>
          <w:iCs/>
        </w:rPr>
        <w:t>8</w:t>
      </w:r>
      <w:r w:rsidRPr="004C6F03">
        <w:rPr>
          <w:rFonts w:asciiTheme="minorHAnsi" w:eastAsia="Calibri" w:hAnsiTheme="minorHAnsi"/>
          <w:bCs/>
          <w:iCs/>
        </w:rPr>
        <w:t xml:space="preserve"> individuals, 100% data density, and </w:t>
      </w:r>
      <w:r w:rsidR="00322DB3">
        <w:rPr>
          <w:rFonts w:asciiTheme="minorHAnsi" w:eastAsia="Calibri" w:hAnsiTheme="minorHAnsi"/>
          <w:bCs/>
          <w:iCs/>
        </w:rPr>
        <w:t>high</w:t>
      </w:r>
      <w:r w:rsidRPr="004C6F03">
        <w:rPr>
          <w:rFonts w:asciiTheme="minorHAnsi" w:eastAsia="Calibri" w:hAnsiTheme="minorHAnsi"/>
          <w:bCs/>
          <w:iCs/>
        </w:rPr>
        <w:t xml:space="preserve"> stereotypy of partner choice. Here, we compare </w:t>
      </w:r>
      <w:r w:rsidR="00322DB3">
        <w:rPr>
          <w:rFonts w:asciiTheme="minorHAnsi" w:eastAsia="Calibri" w:hAnsiTheme="minorHAnsi"/>
          <w:bCs/>
          <w:iCs/>
        </w:rPr>
        <w:t>three</w:t>
      </w:r>
      <w:r w:rsidRPr="004C6F03">
        <w:rPr>
          <w:rFonts w:asciiTheme="minorHAnsi" w:eastAsia="Calibri" w:hAnsiTheme="minorHAnsi"/>
          <w:bCs/>
          <w:iCs/>
        </w:rPr>
        <w:t xml:space="preserve"> conditions: one where no changes took place, one where the partner preference was reversed halfway through the study, </w:t>
      </w:r>
      <w:r w:rsidR="00322DB3">
        <w:rPr>
          <w:rFonts w:asciiTheme="minorHAnsi" w:eastAsia="Calibri" w:hAnsiTheme="minorHAnsi"/>
          <w:bCs/>
          <w:iCs/>
        </w:rPr>
        <w:t>a</w:t>
      </w:r>
      <w:r w:rsidRPr="004C6F03">
        <w:rPr>
          <w:rFonts w:asciiTheme="minorHAnsi" w:eastAsia="Calibri" w:hAnsiTheme="minorHAnsi"/>
          <w:bCs/>
          <w:iCs/>
        </w:rPr>
        <w:t xml:space="preserve">nd one where partner </w:t>
      </w:r>
      <w:r w:rsidRPr="004C6F03">
        <w:rPr>
          <w:rFonts w:asciiTheme="minorHAnsi" w:eastAsia="Calibri" w:hAnsiTheme="minorHAnsi"/>
          <w:bCs/>
          <w:iCs/>
        </w:rPr>
        <w:lastRenderedPageBreak/>
        <w:t>choice was randomised. Again, we found differences in the slope with which the consistency increased with increasing data density</w:t>
      </w:r>
      <w:r w:rsidR="00735DC1">
        <w:rPr>
          <w:rFonts w:asciiTheme="minorHAnsi" w:eastAsia="Calibri" w:hAnsiTheme="minorHAnsi"/>
          <w:bCs/>
          <w:iCs/>
        </w:rPr>
        <w:t xml:space="preserve"> (F</w:t>
      </w:r>
      <w:r w:rsidR="00C4616A">
        <w:rPr>
          <w:rFonts w:asciiTheme="minorHAnsi" w:eastAsia="Calibri" w:hAnsiTheme="minorHAnsi"/>
          <w:bCs/>
          <w:iCs/>
        </w:rPr>
        <w:t>i</w:t>
      </w:r>
      <w:r w:rsidR="00735DC1">
        <w:rPr>
          <w:rFonts w:asciiTheme="minorHAnsi" w:eastAsia="Calibri" w:hAnsiTheme="minorHAnsi"/>
          <w:bCs/>
          <w:iCs/>
        </w:rPr>
        <w:t xml:space="preserve">g. 5). </w:t>
      </w:r>
      <w:r w:rsidRPr="004C6F03">
        <w:rPr>
          <w:rFonts w:asciiTheme="minorHAnsi" w:eastAsia="Calibri" w:hAnsiTheme="minorHAnsi"/>
          <w:bCs/>
          <w:iCs/>
        </w:rPr>
        <w:t xml:space="preserve">Additionally, the different conditions could be differentiated by the spread of consistency values: when partner choice was consistent, selecting subsets of the same size at different points of the sampling period resulted in very similar consistency values. If partner choice changed throughout the sampling period, </w:t>
      </w:r>
      <w:r w:rsidR="006301E0">
        <w:rPr>
          <w:rFonts w:asciiTheme="minorHAnsi" w:eastAsia="Calibri" w:hAnsiTheme="minorHAnsi"/>
          <w:bCs/>
          <w:iCs/>
        </w:rPr>
        <w:t>variation was much higher</w:t>
      </w:r>
      <w:r w:rsidRPr="004C6F03">
        <w:rPr>
          <w:rFonts w:asciiTheme="minorHAnsi" w:eastAsia="Calibri" w:hAnsiTheme="minorHAnsi"/>
          <w:bCs/>
          <w:iCs/>
        </w:rPr>
        <w:t>.</w:t>
      </w:r>
      <w:r w:rsidR="006301E0">
        <w:rPr>
          <w:rFonts w:asciiTheme="minorHAnsi" w:eastAsia="Calibri" w:hAnsiTheme="minorHAnsi"/>
          <w:bCs/>
          <w:iCs/>
        </w:rPr>
        <w:t xml:space="preserve"> Also, the consistency of the full dataset was smaller than that of some shorter subsets, with the highest consistency for subsets that were roughly half the total size – mirroring our in-built change of interaction likelihood after half the ‘collection period’.</w:t>
      </w:r>
      <w:r w:rsidRPr="004C6F03">
        <w:rPr>
          <w:rFonts w:asciiTheme="minorHAnsi" w:eastAsia="Calibri" w:hAnsiTheme="minorHAnsi"/>
          <w:bCs/>
          <w:iCs/>
        </w:rPr>
        <w:t xml:space="preserve"> As seen before, random partner choice could be identified because the consistency of the full dataset never increased above a certain threshold.</w:t>
      </w:r>
    </w:p>
    <w:p w14:paraId="78450B70" w14:textId="550A4831" w:rsidR="004C6F03" w:rsidRP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t xml:space="preserve"> </w:t>
      </w:r>
      <w:r w:rsidR="00322DB3" w:rsidRPr="004F630E">
        <w:rPr>
          <w:rFonts w:asciiTheme="minorHAnsi" w:eastAsia="Calibri" w:hAnsiTheme="minorHAnsi"/>
          <w:noProof/>
          <w:lang w:eastAsia="en-GB" w:bidi="ar-SA"/>
        </w:rPr>
        <w:drawing>
          <wp:inline distT="0" distB="0" distL="0" distR="0" wp14:anchorId="06806C9A" wp14:editId="3911F712">
            <wp:extent cx="4914900" cy="3686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mulation_Condition.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4900" cy="3686175"/>
                    </a:xfrm>
                    <a:prstGeom prst="rect">
                      <a:avLst/>
                    </a:prstGeom>
                  </pic:spPr>
                </pic:pic>
              </a:graphicData>
            </a:graphic>
          </wp:inline>
        </w:drawing>
      </w:r>
    </w:p>
    <w:p w14:paraId="0BD4AFB1" w14:textId="3BCB5BC6" w:rsidR="004C6F03" w:rsidRPr="00322DB3" w:rsidRDefault="00735DC1" w:rsidP="00322DB3">
      <w:pPr>
        <w:spacing w:line="240" w:lineRule="auto"/>
        <w:ind w:leftChars="0" w:firstLineChars="0" w:firstLine="0"/>
        <w:jc w:val="both"/>
        <w:rPr>
          <w:rFonts w:asciiTheme="minorHAnsi" w:eastAsia="Calibri" w:hAnsiTheme="minorHAnsi"/>
          <w:bCs/>
          <w:i/>
          <w:sz w:val="18"/>
          <w:szCs w:val="18"/>
        </w:rPr>
      </w:pPr>
      <w:r>
        <w:rPr>
          <w:rFonts w:asciiTheme="minorHAnsi" w:eastAsia="Calibri" w:hAnsiTheme="minorHAnsi"/>
          <w:bCs/>
          <w:i/>
          <w:sz w:val="18"/>
          <w:szCs w:val="18"/>
        </w:rPr>
        <w:t>Fig.</w:t>
      </w:r>
      <w:r w:rsidR="004C6F03" w:rsidRPr="00322DB3">
        <w:rPr>
          <w:rFonts w:asciiTheme="minorHAnsi" w:eastAsia="Calibri" w:hAnsiTheme="minorHAnsi"/>
          <w:bCs/>
          <w:i/>
          <w:sz w:val="18"/>
          <w:szCs w:val="18"/>
        </w:rPr>
        <w:t xml:space="preserve"> </w:t>
      </w:r>
      <w:r>
        <w:rPr>
          <w:rFonts w:asciiTheme="minorHAnsi" w:eastAsia="Calibri" w:hAnsiTheme="minorHAnsi"/>
          <w:bCs/>
          <w:i/>
          <w:sz w:val="18"/>
          <w:szCs w:val="18"/>
        </w:rPr>
        <w:t>5</w:t>
      </w:r>
      <w:r w:rsidR="004C6F03" w:rsidRPr="00322DB3">
        <w:rPr>
          <w:rFonts w:asciiTheme="minorHAnsi" w:eastAsia="Calibri" w:hAnsiTheme="minorHAnsi"/>
          <w:bCs/>
          <w:i/>
          <w:sz w:val="18"/>
          <w:szCs w:val="18"/>
        </w:rPr>
        <w:t xml:space="preserve">: </w:t>
      </w:r>
      <w:r>
        <w:rPr>
          <w:rFonts w:asciiTheme="minorHAnsi" w:eastAsia="Calibri" w:hAnsiTheme="minorHAnsi"/>
          <w:bCs/>
          <w:i/>
          <w:sz w:val="18"/>
          <w:szCs w:val="18"/>
        </w:rPr>
        <w:t>D</w:t>
      </w:r>
      <w:r w:rsidR="004C6F03" w:rsidRPr="00322DB3">
        <w:rPr>
          <w:rFonts w:asciiTheme="minorHAnsi" w:eastAsia="Calibri" w:hAnsiTheme="minorHAnsi"/>
          <w:bCs/>
          <w:i/>
          <w:sz w:val="18"/>
          <w:szCs w:val="18"/>
        </w:rPr>
        <w:t>ata simulation changes</w:t>
      </w:r>
      <w:r>
        <w:rPr>
          <w:rFonts w:asciiTheme="minorHAnsi" w:eastAsia="Calibri" w:hAnsiTheme="minorHAnsi"/>
          <w:bCs/>
          <w:i/>
          <w:sz w:val="18"/>
          <w:szCs w:val="18"/>
        </w:rPr>
        <w:t xml:space="preserve"> potential changes of interaction distributions</w:t>
      </w:r>
      <w:r w:rsidR="004C6F03" w:rsidRPr="00322DB3">
        <w:rPr>
          <w:rFonts w:asciiTheme="minorHAnsi" w:eastAsia="Calibri" w:hAnsiTheme="minorHAnsi"/>
          <w:bCs/>
          <w:i/>
          <w:sz w:val="18"/>
          <w:szCs w:val="18"/>
        </w:rPr>
        <w:t xml:space="preserve"> throughout the dataset while having consistent group size, data density, and stereotypy of dyadic preference. “Consistent Choice” indicates no changes in preferences throughout, “</w:t>
      </w:r>
      <w:r w:rsidR="00322DB3">
        <w:rPr>
          <w:rFonts w:asciiTheme="minorHAnsi" w:eastAsia="Calibri" w:hAnsiTheme="minorHAnsi"/>
          <w:bCs/>
          <w:i/>
          <w:sz w:val="18"/>
          <w:szCs w:val="18"/>
        </w:rPr>
        <w:t>Inverted</w:t>
      </w:r>
      <w:r w:rsidR="004C6F03" w:rsidRPr="00322DB3">
        <w:rPr>
          <w:rFonts w:asciiTheme="minorHAnsi" w:eastAsia="Calibri" w:hAnsiTheme="minorHAnsi"/>
          <w:bCs/>
          <w:i/>
          <w:sz w:val="18"/>
          <w:szCs w:val="18"/>
        </w:rPr>
        <w:t xml:space="preserve"> C</w:t>
      </w:r>
      <w:r>
        <w:rPr>
          <w:rFonts w:asciiTheme="minorHAnsi" w:eastAsia="Calibri" w:hAnsiTheme="minorHAnsi"/>
          <w:bCs/>
          <w:i/>
          <w:sz w:val="18"/>
          <w:szCs w:val="18"/>
        </w:rPr>
        <w:t>hoice” indicates one reversal for all</w:t>
      </w:r>
      <w:r w:rsidR="004C6F03" w:rsidRPr="00322DB3">
        <w:rPr>
          <w:rFonts w:asciiTheme="minorHAnsi" w:eastAsia="Calibri" w:hAnsiTheme="minorHAnsi"/>
          <w:bCs/>
          <w:i/>
          <w:sz w:val="18"/>
          <w:szCs w:val="18"/>
        </w:rPr>
        <w:t xml:space="preserve"> dyadic preference</w:t>
      </w:r>
      <w:r>
        <w:rPr>
          <w:rFonts w:asciiTheme="minorHAnsi" w:eastAsia="Calibri" w:hAnsiTheme="minorHAnsi"/>
          <w:bCs/>
          <w:i/>
          <w:sz w:val="18"/>
          <w:szCs w:val="18"/>
        </w:rPr>
        <w:t>s</w:t>
      </w:r>
      <w:r w:rsidR="004C6F03" w:rsidRPr="00322DB3">
        <w:rPr>
          <w:rFonts w:asciiTheme="minorHAnsi" w:eastAsia="Calibri" w:hAnsiTheme="minorHAnsi"/>
          <w:bCs/>
          <w:i/>
          <w:sz w:val="18"/>
          <w:szCs w:val="18"/>
        </w:rPr>
        <w:t xml:space="preserve">, while random choice indicates that all partners were chosen </w:t>
      </w:r>
      <w:r w:rsidR="004C6F03" w:rsidRPr="00322DB3">
        <w:rPr>
          <w:rFonts w:asciiTheme="minorHAnsi" w:eastAsia="Calibri" w:hAnsiTheme="minorHAnsi"/>
          <w:bCs/>
          <w:i/>
          <w:sz w:val="18"/>
          <w:szCs w:val="18"/>
        </w:rPr>
        <w:lastRenderedPageBreak/>
        <w:t>with the same likelihood.</w:t>
      </w:r>
    </w:p>
    <w:p w14:paraId="7964D145" w14:textId="77777777" w:rsidR="004C6F03" w:rsidRPr="004C6F03" w:rsidRDefault="004C6F03" w:rsidP="004C6F03">
      <w:pPr>
        <w:spacing w:line="480" w:lineRule="auto"/>
        <w:ind w:leftChars="0" w:firstLineChars="0" w:firstLine="0"/>
        <w:jc w:val="both"/>
        <w:rPr>
          <w:rFonts w:asciiTheme="minorHAnsi" w:eastAsia="Calibri" w:hAnsiTheme="minorHAnsi"/>
          <w:bCs/>
          <w:iCs/>
        </w:rPr>
      </w:pPr>
    </w:p>
    <w:p w14:paraId="2BBD3835" w14:textId="2E27A842" w:rsidR="004C6F03" w:rsidRPr="004C6F03" w:rsidRDefault="00735DC1" w:rsidP="004C6F03">
      <w:pPr>
        <w:spacing w:line="480" w:lineRule="auto"/>
        <w:ind w:leftChars="0" w:firstLineChars="0" w:firstLine="0"/>
        <w:jc w:val="both"/>
        <w:rPr>
          <w:rFonts w:asciiTheme="minorHAnsi" w:eastAsia="Calibri" w:hAnsiTheme="minorHAnsi"/>
          <w:bCs/>
          <w:iCs/>
        </w:rPr>
      </w:pPr>
      <w:r>
        <w:rPr>
          <w:rFonts w:asciiTheme="minorHAnsi" w:eastAsia="Calibri" w:hAnsiTheme="minorHAnsi"/>
          <w:bCs/>
          <w:iCs/>
        </w:rPr>
        <w:t>In sum, b</w:t>
      </w:r>
      <w:r w:rsidR="004C6F03" w:rsidRPr="004C6F03">
        <w:rPr>
          <w:rFonts w:asciiTheme="minorHAnsi" w:eastAsia="Calibri" w:hAnsiTheme="minorHAnsi"/>
          <w:bCs/>
          <w:iCs/>
        </w:rPr>
        <w:t xml:space="preserve">ased on these </w:t>
      </w:r>
      <w:r w:rsidR="006301E0">
        <w:rPr>
          <w:rFonts w:asciiTheme="minorHAnsi" w:eastAsia="Calibri" w:hAnsiTheme="minorHAnsi"/>
          <w:bCs/>
          <w:iCs/>
        </w:rPr>
        <w:t>simulations</w:t>
      </w:r>
      <w:r w:rsidR="004C6F03" w:rsidRPr="004C6F03">
        <w:rPr>
          <w:rFonts w:asciiTheme="minorHAnsi" w:eastAsia="Calibri" w:hAnsiTheme="minorHAnsi"/>
          <w:bCs/>
          <w:iCs/>
        </w:rPr>
        <w:t xml:space="preserve">, the consistency measure can be used to compare the predictability of interactions. </w:t>
      </w:r>
      <w:r w:rsidR="006127C3">
        <w:rPr>
          <w:rFonts w:asciiTheme="minorHAnsi" w:eastAsia="Calibri" w:hAnsiTheme="minorHAnsi"/>
          <w:bCs/>
          <w:iCs/>
        </w:rPr>
        <w:t>T</w:t>
      </w:r>
      <w:r w:rsidR="004C6F03" w:rsidRPr="004C6F03">
        <w:rPr>
          <w:rFonts w:asciiTheme="minorHAnsi" w:eastAsia="Calibri" w:hAnsiTheme="minorHAnsi"/>
          <w:bCs/>
          <w:iCs/>
        </w:rPr>
        <w:t>he overall consistency, using the entire dataset, was heavily influence</w:t>
      </w:r>
      <w:r w:rsidR="008233F7">
        <w:rPr>
          <w:rFonts w:asciiTheme="minorHAnsi" w:eastAsia="Calibri" w:hAnsiTheme="minorHAnsi"/>
          <w:bCs/>
          <w:iCs/>
        </w:rPr>
        <w:t>d</w:t>
      </w:r>
      <w:r w:rsidR="004C6F03" w:rsidRPr="004C6F03">
        <w:rPr>
          <w:rFonts w:asciiTheme="minorHAnsi" w:eastAsia="Calibri" w:hAnsiTheme="minorHAnsi"/>
          <w:bCs/>
          <w:iCs/>
        </w:rPr>
        <w:t xml:space="preserve"> by the amount of interactions available per dyad, and thus does not make a good </w:t>
      </w:r>
      <w:r w:rsidR="006301E0">
        <w:rPr>
          <w:rFonts w:asciiTheme="minorHAnsi" w:eastAsia="Calibri" w:hAnsiTheme="minorHAnsi"/>
          <w:bCs/>
          <w:iCs/>
        </w:rPr>
        <w:t xml:space="preserve">comparative </w:t>
      </w:r>
      <w:r w:rsidR="004C6F03" w:rsidRPr="004C6F03">
        <w:rPr>
          <w:rFonts w:asciiTheme="minorHAnsi" w:eastAsia="Calibri" w:hAnsiTheme="minorHAnsi"/>
          <w:bCs/>
          <w:iCs/>
        </w:rPr>
        <w:t xml:space="preserve">measure. In our simulations, even if the underlying distribution of interactions was highly stereotyped and consistent, the consistency measure remained low if </w:t>
      </w:r>
      <w:r w:rsidR="00840EBC">
        <w:rPr>
          <w:rFonts w:asciiTheme="minorHAnsi" w:eastAsia="Calibri" w:hAnsiTheme="minorHAnsi"/>
          <w:bCs/>
          <w:iCs/>
        </w:rPr>
        <w:t>few data points were available per dyad</w:t>
      </w:r>
      <w:r w:rsidR="004C6F03" w:rsidRPr="004C6F03">
        <w:rPr>
          <w:rFonts w:asciiTheme="minorHAnsi" w:eastAsia="Calibri" w:hAnsiTheme="minorHAnsi"/>
          <w:bCs/>
          <w:iCs/>
        </w:rPr>
        <w:t>, indicating that one half of the dataset was not a good predictor of the other half</w:t>
      </w:r>
      <w:r w:rsidR="00840EBC">
        <w:rPr>
          <w:rFonts w:asciiTheme="minorHAnsi" w:eastAsia="Calibri" w:hAnsiTheme="minorHAnsi"/>
          <w:bCs/>
          <w:iCs/>
        </w:rPr>
        <w:t xml:space="preserve"> due to random sampling error</w:t>
      </w:r>
      <w:r w:rsidR="004C6F03" w:rsidRPr="004C6F03">
        <w:rPr>
          <w:rFonts w:asciiTheme="minorHAnsi" w:eastAsia="Calibri" w:hAnsiTheme="minorHAnsi"/>
          <w:bCs/>
          <w:iCs/>
        </w:rPr>
        <w:t xml:space="preserve">. Thus, if the Spearman rank correlation between halves of the same dataset does not reach 0.5, it is likely that not enough data has been collected to make statements about the underlying distribution of an interaction type in a population, unless that distribution is random. We therefore </w:t>
      </w:r>
      <w:r w:rsidR="00840EBC">
        <w:rPr>
          <w:rFonts w:asciiTheme="minorHAnsi" w:eastAsia="Calibri" w:hAnsiTheme="minorHAnsi"/>
          <w:bCs/>
          <w:iCs/>
        </w:rPr>
        <w:t>suggest</w:t>
      </w:r>
      <w:r w:rsidR="004C6F03" w:rsidRPr="004C6F03">
        <w:rPr>
          <w:rFonts w:asciiTheme="minorHAnsi" w:eastAsia="Calibri" w:hAnsiTheme="minorHAnsi"/>
          <w:bCs/>
          <w:iCs/>
        </w:rPr>
        <w:t xml:space="preserve"> to </w:t>
      </w:r>
      <w:r w:rsidR="00840EBC">
        <w:rPr>
          <w:rFonts w:asciiTheme="minorHAnsi" w:eastAsia="Calibri" w:hAnsiTheme="minorHAnsi"/>
          <w:bCs/>
          <w:iCs/>
        </w:rPr>
        <w:t xml:space="preserve">use </w:t>
      </w:r>
      <w:r w:rsidR="004C6F03" w:rsidRPr="004C6F03">
        <w:rPr>
          <w:rFonts w:asciiTheme="minorHAnsi" w:eastAsia="Calibri" w:hAnsiTheme="minorHAnsi"/>
          <w:bCs/>
          <w:iCs/>
        </w:rPr>
        <w:t>interaction types with an overall consistency below r=0.5</w:t>
      </w:r>
      <w:r w:rsidR="00840EBC">
        <w:rPr>
          <w:rFonts w:asciiTheme="minorHAnsi" w:eastAsia="Calibri" w:hAnsiTheme="minorHAnsi"/>
          <w:bCs/>
          <w:iCs/>
        </w:rPr>
        <w:t xml:space="preserve"> with care or remove them from analyses</w:t>
      </w:r>
      <w:r w:rsidR="004C6F03" w:rsidRPr="004C6F03">
        <w:rPr>
          <w:rFonts w:asciiTheme="minorHAnsi" w:eastAsia="Calibri" w:hAnsiTheme="minorHAnsi"/>
          <w:bCs/>
          <w:iCs/>
        </w:rPr>
        <w:t xml:space="preserve">, as their interpretation is unclear. </w:t>
      </w:r>
    </w:p>
    <w:p w14:paraId="152211B6" w14:textId="75D97BE9" w:rsidR="004C6F03" w:rsidRPr="004C6F03" w:rsidRDefault="004C6F03" w:rsidP="004C6F03">
      <w:pPr>
        <w:spacing w:line="480" w:lineRule="auto"/>
        <w:ind w:leftChars="0" w:left="0" w:firstLineChars="0" w:firstLine="0"/>
        <w:jc w:val="both"/>
        <w:rPr>
          <w:rFonts w:asciiTheme="minorHAnsi" w:eastAsia="Calibri" w:hAnsiTheme="minorHAnsi"/>
          <w:bCs/>
          <w:iCs/>
        </w:rPr>
      </w:pPr>
      <w:r w:rsidRPr="004C6F03">
        <w:rPr>
          <w:rFonts w:asciiTheme="minorHAnsi" w:eastAsia="Calibri" w:hAnsiTheme="minorHAnsi"/>
          <w:bCs/>
          <w:iCs/>
        </w:rPr>
        <w:t>For all other interactions, we propose the following standardised consistency measure: To make the interpretation of consistency comparable across communities of different sizes</w:t>
      </w:r>
      <w:r w:rsidR="00840EBC">
        <w:rPr>
          <w:rFonts w:asciiTheme="minorHAnsi" w:eastAsia="Calibri" w:hAnsiTheme="minorHAnsi"/>
          <w:bCs/>
          <w:iCs/>
        </w:rPr>
        <w:t xml:space="preserve"> and sampling effort</w:t>
      </w:r>
      <w:r w:rsidRPr="004C6F03">
        <w:rPr>
          <w:rFonts w:asciiTheme="minorHAnsi" w:eastAsia="Calibri" w:hAnsiTheme="minorHAnsi"/>
          <w:bCs/>
          <w:iCs/>
        </w:rPr>
        <w:t>, we suggest the average number of interactions per dyad necessary to reach a median consistency of r=0.5 as a good measure.</w:t>
      </w:r>
      <w:r w:rsidR="006127C3">
        <w:rPr>
          <w:rFonts w:asciiTheme="minorHAnsi" w:eastAsia="Calibri" w:hAnsiTheme="minorHAnsi"/>
          <w:bCs/>
          <w:iCs/>
        </w:rPr>
        <w:t xml:space="preserve"> We suggest the value 0.5 because lower cut-off values were more likely to be the result of random error in the data collection.</w:t>
      </w:r>
      <w:r w:rsidRPr="004C6F03">
        <w:rPr>
          <w:rFonts w:asciiTheme="minorHAnsi" w:eastAsia="Calibri" w:hAnsiTheme="minorHAnsi"/>
          <w:bCs/>
          <w:iCs/>
        </w:rPr>
        <w:t xml:space="preserve"> </w:t>
      </w:r>
      <w:r w:rsidR="006127C3">
        <w:rPr>
          <w:rFonts w:asciiTheme="minorHAnsi" w:eastAsia="Calibri" w:hAnsiTheme="minorHAnsi"/>
          <w:bCs/>
          <w:iCs/>
        </w:rPr>
        <w:t>T</w:t>
      </w:r>
      <w:r w:rsidRPr="004C6F03">
        <w:rPr>
          <w:rFonts w:asciiTheme="minorHAnsi" w:eastAsia="Calibri" w:hAnsiTheme="minorHAnsi"/>
          <w:bCs/>
          <w:iCs/>
        </w:rPr>
        <w:t>he slope at which consistency rises when cutting the dataset in ever smaller subsets, rather than the overall consistency, can detect both differences in stereotypy of partner choice and changes in dyadic preference. The resulting value is interpretable – for example, in the “high certainty” condition, individuals need</w:t>
      </w:r>
      <w:r w:rsidR="00840EBC">
        <w:rPr>
          <w:rFonts w:asciiTheme="minorHAnsi" w:eastAsia="Calibri" w:hAnsiTheme="minorHAnsi"/>
          <w:bCs/>
          <w:iCs/>
        </w:rPr>
        <w:t>ed</w:t>
      </w:r>
      <w:r w:rsidRPr="004C6F03">
        <w:rPr>
          <w:rFonts w:asciiTheme="minorHAnsi" w:eastAsia="Calibri" w:hAnsiTheme="minorHAnsi"/>
          <w:bCs/>
          <w:iCs/>
        </w:rPr>
        <w:t xml:space="preserve"> to observe around </w:t>
      </w:r>
      <w:r w:rsidR="00840EBC">
        <w:rPr>
          <w:rFonts w:asciiTheme="minorHAnsi" w:eastAsia="Calibri" w:hAnsiTheme="minorHAnsi"/>
          <w:bCs/>
          <w:iCs/>
        </w:rPr>
        <w:t>five</w:t>
      </w:r>
      <w:r w:rsidRPr="004C6F03">
        <w:rPr>
          <w:rFonts w:asciiTheme="minorHAnsi" w:eastAsia="Calibri" w:hAnsiTheme="minorHAnsi"/>
          <w:bCs/>
          <w:iCs/>
        </w:rPr>
        <w:t xml:space="preserve"> interaction per dyad on average to be able to </w:t>
      </w:r>
      <w:r w:rsidRPr="004C6F03">
        <w:rPr>
          <w:rFonts w:asciiTheme="minorHAnsi" w:eastAsia="Calibri" w:hAnsiTheme="minorHAnsi"/>
          <w:bCs/>
          <w:iCs/>
        </w:rPr>
        <w:lastRenderedPageBreak/>
        <w:t>somewhat predict future interactions, whereas individuals in the “</w:t>
      </w:r>
      <w:r w:rsidR="00840EBC">
        <w:rPr>
          <w:rFonts w:asciiTheme="minorHAnsi" w:eastAsia="Calibri" w:hAnsiTheme="minorHAnsi"/>
          <w:bCs/>
          <w:iCs/>
        </w:rPr>
        <w:t>medium</w:t>
      </w:r>
      <w:r w:rsidRPr="004C6F03">
        <w:rPr>
          <w:rFonts w:asciiTheme="minorHAnsi" w:eastAsia="Calibri" w:hAnsiTheme="minorHAnsi"/>
          <w:bCs/>
          <w:iCs/>
        </w:rPr>
        <w:t xml:space="preserve"> certainty” condition need</w:t>
      </w:r>
      <w:r w:rsidR="00840EBC">
        <w:rPr>
          <w:rFonts w:asciiTheme="minorHAnsi" w:eastAsia="Calibri" w:hAnsiTheme="minorHAnsi"/>
          <w:bCs/>
          <w:iCs/>
        </w:rPr>
        <w:t>ed</w:t>
      </w:r>
      <w:r w:rsidRPr="004C6F03">
        <w:rPr>
          <w:rFonts w:asciiTheme="minorHAnsi" w:eastAsia="Calibri" w:hAnsiTheme="minorHAnsi"/>
          <w:bCs/>
          <w:iCs/>
        </w:rPr>
        <w:t xml:space="preserve"> </w:t>
      </w:r>
      <w:r w:rsidR="00840EBC">
        <w:rPr>
          <w:rFonts w:asciiTheme="minorHAnsi" w:eastAsia="Calibri" w:hAnsiTheme="minorHAnsi"/>
          <w:bCs/>
          <w:iCs/>
        </w:rPr>
        <w:t>twenty</w:t>
      </w:r>
      <w:r w:rsidR="00CB7000">
        <w:rPr>
          <w:rFonts w:asciiTheme="minorHAnsi" w:eastAsia="Calibri" w:hAnsiTheme="minorHAnsi"/>
          <w:bCs/>
          <w:iCs/>
        </w:rPr>
        <w:t xml:space="preserve"> or more</w:t>
      </w:r>
      <w:r w:rsidRPr="004C6F03">
        <w:rPr>
          <w:rFonts w:asciiTheme="minorHAnsi" w:eastAsia="Calibri" w:hAnsiTheme="minorHAnsi"/>
          <w:bCs/>
          <w:iCs/>
        </w:rPr>
        <w:t xml:space="preserve"> interaction</w:t>
      </w:r>
      <w:r w:rsidR="00CB7000">
        <w:rPr>
          <w:rFonts w:asciiTheme="minorHAnsi" w:eastAsia="Calibri" w:hAnsiTheme="minorHAnsi"/>
          <w:bCs/>
          <w:iCs/>
        </w:rPr>
        <w:t>s</w:t>
      </w:r>
      <w:r w:rsidRPr="004C6F03">
        <w:rPr>
          <w:rFonts w:asciiTheme="minorHAnsi" w:eastAsia="Calibri" w:hAnsiTheme="minorHAnsi"/>
          <w:bCs/>
          <w:iCs/>
        </w:rPr>
        <w:t xml:space="preserve"> per dyad to discern a pattern. Valuable information also arises from the spread of values of the repeated comparisons between halves of the dataset: if dyadic preference remained stable throughout, it does not matter much what subset of the data is selected, the consistency is relatively stable for subsets of the same size. However, if dyadic preference was not stable and changed throughout, the correlation between halves varies even for datasets of the same size.</w:t>
      </w:r>
    </w:p>
    <w:p w14:paraId="570E3F65" w14:textId="77777777" w:rsidR="001C22EB" w:rsidRDefault="001C22EB">
      <w:pPr>
        <w:spacing w:line="480" w:lineRule="auto"/>
        <w:ind w:leftChars="0" w:left="0" w:firstLineChars="0" w:firstLine="0"/>
        <w:jc w:val="both"/>
        <w:rPr>
          <w:rFonts w:asciiTheme="minorHAnsi" w:eastAsia="Calibri" w:hAnsiTheme="minorHAnsi"/>
          <w:b/>
          <w:i/>
        </w:rPr>
      </w:pPr>
    </w:p>
    <w:p w14:paraId="58A2DC15" w14:textId="77777777" w:rsidR="00CC4A8D" w:rsidRDefault="001C22EB">
      <w:pPr>
        <w:spacing w:line="480" w:lineRule="auto"/>
        <w:ind w:leftChars="0" w:left="0" w:firstLineChars="0" w:firstLine="0"/>
        <w:jc w:val="both"/>
        <w:rPr>
          <w:rFonts w:asciiTheme="minorHAnsi" w:eastAsia="Calibri" w:hAnsiTheme="minorHAnsi"/>
          <w:b/>
          <w:i/>
        </w:rPr>
      </w:pPr>
      <w:r>
        <w:rPr>
          <w:rFonts w:asciiTheme="minorHAnsi" w:eastAsia="Calibri" w:hAnsiTheme="minorHAnsi"/>
          <w:b/>
          <w:i/>
        </w:rPr>
        <w:t>Field Data</w:t>
      </w:r>
    </w:p>
    <w:p w14:paraId="7AE1FC06" w14:textId="3EAFBA1B" w:rsidR="00192031" w:rsidRDefault="00B244F2">
      <w:pPr>
        <w:spacing w:line="480" w:lineRule="auto"/>
        <w:ind w:leftChars="0" w:left="0" w:firstLineChars="0" w:firstLine="0"/>
        <w:jc w:val="both"/>
        <w:rPr>
          <w:rFonts w:asciiTheme="minorHAnsi" w:hAnsiTheme="minorHAnsi"/>
        </w:rPr>
      </w:pPr>
      <w:r>
        <w:rPr>
          <w:rFonts w:asciiTheme="minorHAnsi" w:hAnsiTheme="minorHAnsi"/>
        </w:rPr>
        <w:t>Our measure of consistency, repeatedly selecting half of focal observation days and correlating the interaction rates with those of the other half, proved useful in identifying interaction types with insufficient information available. In all three communities, contact aggressions and food sharing stood out as having the lowest number of interactions (around or below 1 average interaction per dyad). Both also stood out as for all communities, consistency values were below r=0.5 (Tab. 1). In our simulations, such low values occ</w:t>
      </w:r>
      <w:r w:rsidR="00840EBC">
        <w:rPr>
          <w:rFonts w:asciiTheme="minorHAnsi" w:hAnsiTheme="minorHAnsi"/>
        </w:rPr>
        <w:t>urred when insufficient data were</w:t>
      </w:r>
      <w:r>
        <w:rPr>
          <w:rFonts w:asciiTheme="minorHAnsi" w:hAnsiTheme="minorHAnsi"/>
        </w:rPr>
        <w:t xml:space="preserve"> available to successfully approximate the underlying distributions of interactions, even in cases where the underlying distribution was highly consistent</w:t>
      </w:r>
      <w:r w:rsidR="00840EBC">
        <w:rPr>
          <w:rFonts w:asciiTheme="minorHAnsi" w:hAnsiTheme="minorHAnsi"/>
        </w:rPr>
        <w:t>; or when distribution of interaction was random or close to random</w:t>
      </w:r>
      <w:r w:rsidR="00D47378">
        <w:rPr>
          <w:rFonts w:asciiTheme="minorHAnsi" w:hAnsiTheme="minorHAnsi"/>
        </w:rPr>
        <w:t>. Effectively, for these two interaction types, we cannot tell these alternatives apart.</w:t>
      </w:r>
      <w:r w:rsidR="006127C3">
        <w:rPr>
          <w:rFonts w:asciiTheme="minorHAnsi" w:hAnsiTheme="minorHAnsi"/>
        </w:rPr>
        <w:t xml:space="preserve"> For mangabeys, even though proximity had most interactions available (more than 35 per dyad), the overall consistency remained below 0.5, indicating a lack of consistency for this interaction type.</w:t>
      </w:r>
      <w:r>
        <w:rPr>
          <w:rFonts w:asciiTheme="minorHAnsi" w:hAnsiTheme="minorHAnsi"/>
        </w:rPr>
        <w:t xml:space="preserve"> For all other interaction types, consistency values were above r=0.5 in all communities. </w:t>
      </w:r>
    </w:p>
    <w:p w14:paraId="4A8E6FAF" w14:textId="1C333C35" w:rsidR="00192031" w:rsidRPr="00192031" w:rsidRDefault="00192031" w:rsidP="00192031">
      <w:pPr>
        <w:autoSpaceDE w:val="0"/>
        <w:autoSpaceDN w:val="0"/>
        <w:adjustRightInd w:val="0"/>
        <w:spacing w:before="120" w:line="240" w:lineRule="auto"/>
        <w:ind w:leftChars="0" w:left="0" w:firstLineChars="0" w:firstLine="0"/>
        <w:jc w:val="both"/>
        <w:rPr>
          <w:rFonts w:asciiTheme="minorHAnsi" w:hAnsiTheme="minorHAnsi" w:cstheme="minorHAnsi"/>
          <w:i/>
          <w:iCs/>
          <w:sz w:val="18"/>
          <w:szCs w:val="18"/>
        </w:rPr>
      </w:pPr>
      <w:r w:rsidRPr="00192031">
        <w:rPr>
          <w:rFonts w:asciiTheme="minorHAnsi" w:hAnsiTheme="minorHAnsi" w:cstheme="minorHAnsi"/>
          <w:i/>
          <w:iCs/>
          <w:sz w:val="18"/>
          <w:szCs w:val="18"/>
        </w:rPr>
        <w:lastRenderedPageBreak/>
        <w:t xml:space="preserve">Table </w:t>
      </w:r>
      <w:r w:rsidRPr="00192031">
        <w:rPr>
          <w:rFonts w:asciiTheme="minorHAnsi" w:hAnsiTheme="minorHAnsi" w:cstheme="minorHAnsi"/>
          <w:i/>
          <w:iCs/>
          <w:sz w:val="18"/>
          <w:szCs w:val="18"/>
        </w:rPr>
        <w:fldChar w:fldCharType="begin"/>
      </w:r>
      <w:r w:rsidRPr="00192031">
        <w:rPr>
          <w:rFonts w:asciiTheme="minorHAnsi" w:hAnsiTheme="minorHAnsi" w:cstheme="minorHAnsi"/>
          <w:i/>
          <w:iCs/>
          <w:sz w:val="18"/>
          <w:szCs w:val="18"/>
        </w:rPr>
        <w:instrText xml:space="preserve"> SEQ Table \* ARABIC </w:instrText>
      </w:r>
      <w:r w:rsidRPr="00192031">
        <w:rPr>
          <w:rFonts w:asciiTheme="minorHAnsi" w:hAnsiTheme="minorHAnsi" w:cstheme="minorHAnsi"/>
          <w:i/>
          <w:iCs/>
          <w:sz w:val="18"/>
          <w:szCs w:val="18"/>
        </w:rPr>
        <w:fldChar w:fldCharType="separate"/>
      </w:r>
      <w:r w:rsidRPr="00192031">
        <w:rPr>
          <w:rFonts w:asciiTheme="minorHAnsi" w:hAnsiTheme="minorHAnsi" w:cstheme="minorHAnsi"/>
          <w:i/>
          <w:iCs/>
          <w:sz w:val="18"/>
          <w:szCs w:val="18"/>
        </w:rPr>
        <w:t>1</w:t>
      </w:r>
      <w:r w:rsidRPr="00192031">
        <w:rPr>
          <w:rFonts w:asciiTheme="minorHAnsi" w:hAnsiTheme="minorHAnsi" w:cstheme="minorHAnsi"/>
          <w:i/>
          <w:iCs/>
          <w:sz w:val="18"/>
          <w:szCs w:val="18"/>
        </w:rPr>
        <w:fldChar w:fldCharType="end"/>
      </w:r>
      <w:r w:rsidRPr="00192031">
        <w:rPr>
          <w:rFonts w:asciiTheme="minorHAnsi" w:hAnsiTheme="minorHAnsi" w:cstheme="minorHAnsi"/>
          <w:i/>
          <w:iCs/>
          <w:sz w:val="18"/>
          <w:szCs w:val="18"/>
        </w:rPr>
        <w:t>:  Overview</w:t>
      </w:r>
      <w:r w:rsidR="00D47378">
        <w:rPr>
          <w:rFonts w:asciiTheme="minorHAnsi" w:hAnsiTheme="minorHAnsi" w:cstheme="minorHAnsi"/>
          <w:i/>
          <w:iCs/>
          <w:sz w:val="18"/>
          <w:szCs w:val="18"/>
        </w:rPr>
        <w:t xml:space="preserve"> of con</w:t>
      </w:r>
      <w:r w:rsidR="005B316C">
        <w:rPr>
          <w:rFonts w:asciiTheme="minorHAnsi" w:hAnsiTheme="minorHAnsi" w:cstheme="minorHAnsi"/>
          <w:i/>
          <w:iCs/>
          <w:sz w:val="18"/>
          <w:szCs w:val="18"/>
        </w:rPr>
        <w:t>sistency scores in chimpanzee and mangabey social interactions:</w:t>
      </w:r>
      <w:r w:rsidR="005B316C" w:rsidRPr="00192031">
        <w:rPr>
          <w:rFonts w:asciiTheme="minorHAnsi" w:hAnsiTheme="minorHAnsi" w:cstheme="minorHAnsi"/>
          <w:i/>
          <w:iCs/>
          <w:sz w:val="18"/>
          <w:szCs w:val="18"/>
        </w:rPr>
        <w:t xml:space="preserve"> </w:t>
      </w:r>
      <w:r w:rsidRPr="00192031">
        <w:rPr>
          <w:rFonts w:asciiTheme="minorHAnsi" w:hAnsiTheme="minorHAnsi" w:cstheme="minorHAnsi"/>
          <w:i/>
          <w:iCs/>
          <w:sz w:val="18"/>
          <w:szCs w:val="18"/>
        </w:rPr>
        <w:t xml:space="preserve">datasets for each interaction type and group, and the results of the consistency measures. “Overall consistency” is the median of the repeated correlation between randomly selected halves for the full dataset available for an interaction type. “Standardised Consistency” and the standard deviation are the result of the </w:t>
      </w:r>
      <w:r w:rsidR="00D47378">
        <w:rPr>
          <w:rFonts w:asciiTheme="minorHAnsi" w:hAnsiTheme="minorHAnsi" w:cstheme="minorHAnsi"/>
          <w:i/>
          <w:iCs/>
          <w:sz w:val="18"/>
          <w:szCs w:val="18"/>
        </w:rPr>
        <w:t>r</w:t>
      </w:r>
      <w:r w:rsidRPr="00192031">
        <w:rPr>
          <w:rFonts w:asciiTheme="minorHAnsi" w:hAnsiTheme="minorHAnsi" w:cstheme="minorHAnsi"/>
          <w:i/>
          <w:iCs/>
          <w:sz w:val="18"/>
          <w:szCs w:val="18"/>
        </w:rPr>
        <w:t>epeated random selection of halves of subs</w:t>
      </w:r>
      <w:r w:rsidR="00D47378">
        <w:rPr>
          <w:rFonts w:asciiTheme="minorHAnsi" w:hAnsiTheme="minorHAnsi" w:cstheme="minorHAnsi"/>
          <w:i/>
          <w:iCs/>
          <w:sz w:val="18"/>
          <w:szCs w:val="18"/>
        </w:rPr>
        <w:t>ets of different lengths, with number of interactions per dyad where the median consistency exceeds</w:t>
      </w:r>
      <w:r w:rsidRPr="00192031">
        <w:rPr>
          <w:rFonts w:asciiTheme="minorHAnsi" w:hAnsiTheme="minorHAnsi" w:cstheme="minorHAnsi"/>
          <w:i/>
          <w:iCs/>
          <w:sz w:val="18"/>
          <w:szCs w:val="18"/>
        </w:rPr>
        <w:t xml:space="preserve"> r=0.5 as measure of how much information is needed to predict future interactions in a community.</w:t>
      </w:r>
      <w:r w:rsidR="00D47378">
        <w:rPr>
          <w:rFonts w:asciiTheme="minorHAnsi" w:hAnsiTheme="minorHAnsi" w:cstheme="minorHAnsi"/>
          <w:i/>
          <w:iCs/>
          <w:sz w:val="18"/>
          <w:szCs w:val="18"/>
        </w:rPr>
        <w:t xml:space="preserve"> Interaction types were the r=0.5 was not exceeded are marked with ‘-‘.</w:t>
      </w:r>
    </w:p>
    <w:tbl>
      <w:tblPr>
        <w:tblStyle w:val="TableGrid"/>
        <w:tblW w:w="10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02"/>
        <w:gridCol w:w="2225"/>
        <w:gridCol w:w="992"/>
        <w:gridCol w:w="1276"/>
        <w:gridCol w:w="1276"/>
        <w:gridCol w:w="2409"/>
        <w:gridCol w:w="895"/>
      </w:tblGrid>
      <w:tr w:rsidR="00192031" w:rsidRPr="009D2B56" w14:paraId="023A8001" w14:textId="77777777" w:rsidTr="00D47378">
        <w:tc>
          <w:tcPr>
            <w:tcW w:w="1002" w:type="dxa"/>
            <w:tcBorders>
              <w:top w:val="single" w:sz="4" w:space="0" w:color="auto"/>
              <w:bottom w:val="single" w:sz="4" w:space="0" w:color="auto"/>
            </w:tcBorders>
          </w:tcPr>
          <w:p w14:paraId="555F7001"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kern w:val="0"/>
                <w:position w:val="0"/>
                <w:sz w:val="18"/>
                <w:szCs w:val="18"/>
                <w:lang w:eastAsia="en-US" w:bidi="ar-SA"/>
              </w:rPr>
            </w:pPr>
            <w:r w:rsidRPr="009D2B56">
              <w:rPr>
                <w:rFonts w:asciiTheme="minorHAnsi" w:hAnsiTheme="minorHAnsi"/>
                <w:b/>
                <w:sz w:val="18"/>
                <w:szCs w:val="18"/>
              </w:rPr>
              <w:t>Group</w:t>
            </w:r>
          </w:p>
        </w:tc>
        <w:tc>
          <w:tcPr>
            <w:tcW w:w="2225" w:type="dxa"/>
            <w:tcBorders>
              <w:top w:val="single" w:sz="4" w:space="0" w:color="auto"/>
              <w:bottom w:val="single" w:sz="4" w:space="0" w:color="auto"/>
            </w:tcBorders>
          </w:tcPr>
          <w:p w14:paraId="4958B1A0"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b/>
                <w:sz w:val="18"/>
                <w:szCs w:val="18"/>
              </w:rPr>
              <w:t>Interaction Type</w:t>
            </w:r>
          </w:p>
        </w:tc>
        <w:tc>
          <w:tcPr>
            <w:tcW w:w="992" w:type="dxa"/>
            <w:tcBorders>
              <w:top w:val="single" w:sz="4" w:space="0" w:color="auto"/>
              <w:bottom w:val="single" w:sz="4" w:space="0" w:color="auto"/>
            </w:tcBorders>
          </w:tcPr>
          <w:p w14:paraId="6AA32A1A"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b/>
                <w:sz w:val="18"/>
                <w:szCs w:val="18"/>
              </w:rPr>
              <w:t>IDs</w:t>
            </w:r>
          </w:p>
        </w:tc>
        <w:tc>
          <w:tcPr>
            <w:tcW w:w="1276" w:type="dxa"/>
            <w:tcBorders>
              <w:top w:val="single" w:sz="4" w:space="0" w:color="auto"/>
              <w:bottom w:val="single" w:sz="4" w:space="0" w:color="auto"/>
            </w:tcBorders>
          </w:tcPr>
          <w:p w14:paraId="109325A1"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b/>
                <w:sz w:val="18"/>
                <w:szCs w:val="18"/>
              </w:rPr>
              <w:t>Interactions</w:t>
            </w:r>
          </w:p>
        </w:tc>
        <w:tc>
          <w:tcPr>
            <w:tcW w:w="1276" w:type="dxa"/>
            <w:tcBorders>
              <w:top w:val="single" w:sz="4" w:space="0" w:color="auto"/>
              <w:bottom w:val="single" w:sz="4" w:space="0" w:color="auto"/>
            </w:tcBorders>
          </w:tcPr>
          <w:p w14:paraId="78174077"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b/>
                <w:sz w:val="18"/>
                <w:szCs w:val="18"/>
              </w:rPr>
              <w:t>Overall Consistency</w:t>
            </w:r>
          </w:p>
        </w:tc>
        <w:tc>
          <w:tcPr>
            <w:tcW w:w="2409" w:type="dxa"/>
            <w:tcBorders>
              <w:top w:val="single" w:sz="4" w:space="0" w:color="auto"/>
              <w:bottom w:val="single" w:sz="4" w:space="0" w:color="auto"/>
            </w:tcBorders>
          </w:tcPr>
          <w:p w14:paraId="2F11112A"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b/>
                <w:sz w:val="18"/>
                <w:szCs w:val="18"/>
              </w:rPr>
              <w:t>Standardised Consistency (Interactions/dyad)</w:t>
            </w:r>
          </w:p>
        </w:tc>
        <w:tc>
          <w:tcPr>
            <w:tcW w:w="895" w:type="dxa"/>
            <w:tcBorders>
              <w:top w:val="single" w:sz="4" w:space="0" w:color="auto"/>
              <w:bottom w:val="single" w:sz="4" w:space="0" w:color="auto"/>
            </w:tcBorders>
          </w:tcPr>
          <w:p w14:paraId="3CCC3C85"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b/>
                <w:sz w:val="18"/>
                <w:szCs w:val="18"/>
              </w:rPr>
              <w:t>SD</w:t>
            </w:r>
          </w:p>
        </w:tc>
      </w:tr>
      <w:tr w:rsidR="00192031" w:rsidRPr="009D2B56" w14:paraId="54D35630" w14:textId="77777777" w:rsidTr="00D47378">
        <w:tc>
          <w:tcPr>
            <w:tcW w:w="1002" w:type="dxa"/>
            <w:tcBorders>
              <w:top w:val="single" w:sz="4" w:space="0" w:color="auto"/>
            </w:tcBorders>
          </w:tcPr>
          <w:p w14:paraId="194D56FF"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rPr>
              <w:t>Mangabey</w:t>
            </w:r>
          </w:p>
        </w:tc>
        <w:tc>
          <w:tcPr>
            <w:tcW w:w="2225" w:type="dxa"/>
            <w:tcBorders>
              <w:top w:val="single" w:sz="4" w:space="0" w:color="auto"/>
            </w:tcBorders>
          </w:tcPr>
          <w:p w14:paraId="470F23B2"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Grooming</w:t>
            </w:r>
          </w:p>
        </w:tc>
        <w:tc>
          <w:tcPr>
            <w:tcW w:w="992" w:type="dxa"/>
            <w:tcBorders>
              <w:top w:val="single" w:sz="4" w:space="0" w:color="auto"/>
            </w:tcBorders>
          </w:tcPr>
          <w:p w14:paraId="2AD930D8"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23</w:t>
            </w:r>
          </w:p>
        </w:tc>
        <w:tc>
          <w:tcPr>
            <w:tcW w:w="1276" w:type="dxa"/>
            <w:tcBorders>
              <w:top w:val="single" w:sz="4" w:space="0" w:color="auto"/>
            </w:tcBorders>
          </w:tcPr>
          <w:p w14:paraId="69338564"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1162</w:t>
            </w:r>
          </w:p>
        </w:tc>
        <w:tc>
          <w:tcPr>
            <w:tcW w:w="1276" w:type="dxa"/>
            <w:tcBorders>
              <w:top w:val="single" w:sz="4" w:space="0" w:color="auto"/>
            </w:tcBorders>
          </w:tcPr>
          <w:p w14:paraId="78912CA2" w14:textId="14EA480F" w:rsidR="00192031" w:rsidRPr="009D2B56" w:rsidRDefault="004A32B5" w:rsidP="006C3820">
            <w:pPr>
              <w:spacing w:line="240" w:lineRule="auto"/>
              <w:ind w:left="0" w:hanging="2"/>
              <w:jc w:val="center"/>
              <w:rPr>
                <w:rFonts w:asciiTheme="minorHAnsi" w:hAnsiTheme="minorHAnsi"/>
                <w:b/>
                <w:sz w:val="18"/>
                <w:szCs w:val="18"/>
              </w:rPr>
            </w:pPr>
            <w:r>
              <w:rPr>
                <w:rFonts w:asciiTheme="minorHAnsi" w:hAnsiTheme="minorHAnsi"/>
                <w:sz w:val="18"/>
                <w:szCs w:val="18"/>
              </w:rPr>
              <w:t>0.52</w:t>
            </w:r>
          </w:p>
        </w:tc>
        <w:tc>
          <w:tcPr>
            <w:tcW w:w="2409" w:type="dxa"/>
            <w:tcBorders>
              <w:top w:val="single" w:sz="4" w:space="0" w:color="auto"/>
            </w:tcBorders>
          </w:tcPr>
          <w:p w14:paraId="746A44D9" w14:textId="47C13181" w:rsidR="00192031" w:rsidRPr="009D2B56" w:rsidRDefault="005C3A55" w:rsidP="006C3820">
            <w:pPr>
              <w:spacing w:line="240" w:lineRule="auto"/>
              <w:ind w:leftChars="0" w:left="0" w:firstLineChars="0" w:firstLine="0"/>
              <w:jc w:val="center"/>
              <w:textAlignment w:val="auto"/>
              <w:outlineLvl w:val="9"/>
              <w:rPr>
                <w:rFonts w:asciiTheme="minorHAnsi" w:hAnsiTheme="minorHAnsi"/>
                <w:b/>
                <w:sz w:val="18"/>
                <w:szCs w:val="18"/>
              </w:rPr>
            </w:pPr>
            <w:r>
              <w:rPr>
                <w:rFonts w:asciiTheme="minorHAnsi" w:hAnsiTheme="minorHAnsi"/>
                <w:sz w:val="18"/>
                <w:szCs w:val="18"/>
              </w:rPr>
              <w:t>4.5</w:t>
            </w:r>
          </w:p>
        </w:tc>
        <w:tc>
          <w:tcPr>
            <w:tcW w:w="895" w:type="dxa"/>
            <w:tcBorders>
              <w:top w:val="single" w:sz="4" w:space="0" w:color="auto"/>
            </w:tcBorders>
          </w:tcPr>
          <w:p w14:paraId="2BE03EBB" w14:textId="228454DE" w:rsidR="00192031" w:rsidRPr="009D2B56" w:rsidRDefault="00192031" w:rsidP="005C3A55">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0.</w:t>
            </w:r>
            <w:r w:rsidR="005C3A55">
              <w:rPr>
                <w:rFonts w:asciiTheme="minorHAnsi" w:hAnsiTheme="minorHAnsi"/>
                <w:sz w:val="18"/>
                <w:szCs w:val="18"/>
              </w:rPr>
              <w:t>03</w:t>
            </w:r>
          </w:p>
        </w:tc>
      </w:tr>
      <w:tr w:rsidR="00192031" w:rsidRPr="009D2B56" w14:paraId="35382000" w14:textId="77777777" w:rsidTr="00D47378">
        <w:tc>
          <w:tcPr>
            <w:tcW w:w="1002" w:type="dxa"/>
          </w:tcPr>
          <w:p w14:paraId="4A9E4980"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rPr>
              <w:t>Mangabey</w:t>
            </w:r>
          </w:p>
        </w:tc>
        <w:tc>
          <w:tcPr>
            <w:tcW w:w="2225" w:type="dxa"/>
          </w:tcPr>
          <w:p w14:paraId="35769A14"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Body Contact</w:t>
            </w:r>
          </w:p>
        </w:tc>
        <w:tc>
          <w:tcPr>
            <w:tcW w:w="992" w:type="dxa"/>
          </w:tcPr>
          <w:p w14:paraId="2201BE4B"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23</w:t>
            </w:r>
          </w:p>
        </w:tc>
        <w:tc>
          <w:tcPr>
            <w:tcW w:w="1276" w:type="dxa"/>
          </w:tcPr>
          <w:p w14:paraId="37EE1299"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2218</w:t>
            </w:r>
          </w:p>
        </w:tc>
        <w:tc>
          <w:tcPr>
            <w:tcW w:w="1276" w:type="dxa"/>
          </w:tcPr>
          <w:p w14:paraId="434C38C5" w14:textId="11F0A138" w:rsidR="00192031" w:rsidRPr="009D2B56" w:rsidRDefault="004A32B5" w:rsidP="006C3820">
            <w:pPr>
              <w:spacing w:line="240" w:lineRule="auto"/>
              <w:ind w:left="0" w:hanging="2"/>
              <w:jc w:val="center"/>
              <w:rPr>
                <w:rFonts w:asciiTheme="minorHAnsi" w:hAnsiTheme="minorHAnsi"/>
                <w:b/>
                <w:sz w:val="18"/>
                <w:szCs w:val="18"/>
              </w:rPr>
            </w:pPr>
            <w:r>
              <w:rPr>
                <w:rFonts w:asciiTheme="minorHAnsi" w:hAnsiTheme="minorHAnsi"/>
                <w:sz w:val="18"/>
                <w:szCs w:val="18"/>
              </w:rPr>
              <w:t>0.53</w:t>
            </w:r>
          </w:p>
        </w:tc>
        <w:tc>
          <w:tcPr>
            <w:tcW w:w="2409" w:type="dxa"/>
          </w:tcPr>
          <w:p w14:paraId="5E2AB874" w14:textId="459FAA51" w:rsidR="00192031" w:rsidRPr="009D2B56" w:rsidRDefault="005C3A55" w:rsidP="006C3820">
            <w:pPr>
              <w:spacing w:line="240" w:lineRule="auto"/>
              <w:ind w:leftChars="0" w:left="0" w:firstLineChars="0" w:firstLine="0"/>
              <w:jc w:val="center"/>
              <w:textAlignment w:val="auto"/>
              <w:outlineLvl w:val="9"/>
              <w:rPr>
                <w:rFonts w:asciiTheme="minorHAnsi" w:hAnsiTheme="minorHAnsi"/>
                <w:b/>
                <w:sz w:val="18"/>
                <w:szCs w:val="18"/>
              </w:rPr>
            </w:pPr>
            <w:r>
              <w:rPr>
                <w:rFonts w:asciiTheme="minorHAnsi" w:hAnsiTheme="minorHAnsi"/>
                <w:sz w:val="18"/>
                <w:szCs w:val="18"/>
              </w:rPr>
              <w:t>17.0</w:t>
            </w:r>
          </w:p>
        </w:tc>
        <w:tc>
          <w:tcPr>
            <w:tcW w:w="895" w:type="dxa"/>
          </w:tcPr>
          <w:p w14:paraId="27F320A5" w14:textId="0CDFB8C6" w:rsidR="00192031" w:rsidRPr="009D2B56" w:rsidRDefault="005C3A55" w:rsidP="006C3820">
            <w:pPr>
              <w:spacing w:line="240" w:lineRule="auto"/>
              <w:ind w:leftChars="0" w:left="0" w:firstLineChars="0" w:firstLine="0"/>
              <w:jc w:val="center"/>
              <w:textAlignment w:val="auto"/>
              <w:outlineLvl w:val="9"/>
              <w:rPr>
                <w:rFonts w:asciiTheme="minorHAnsi" w:hAnsiTheme="minorHAnsi"/>
                <w:sz w:val="18"/>
                <w:szCs w:val="18"/>
              </w:rPr>
            </w:pPr>
            <w:r>
              <w:rPr>
                <w:rFonts w:asciiTheme="minorHAnsi" w:hAnsiTheme="minorHAnsi"/>
                <w:sz w:val="18"/>
                <w:szCs w:val="18"/>
              </w:rPr>
              <w:t>0.03</w:t>
            </w:r>
          </w:p>
        </w:tc>
      </w:tr>
      <w:tr w:rsidR="00192031" w:rsidRPr="009D2B56" w14:paraId="5C61D4AC" w14:textId="77777777" w:rsidTr="00D47378">
        <w:tc>
          <w:tcPr>
            <w:tcW w:w="1002" w:type="dxa"/>
          </w:tcPr>
          <w:p w14:paraId="45307378"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rPr>
              <w:t>Mangabey</w:t>
            </w:r>
          </w:p>
        </w:tc>
        <w:tc>
          <w:tcPr>
            <w:tcW w:w="2225" w:type="dxa"/>
          </w:tcPr>
          <w:p w14:paraId="6ECAA9C4"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Proximity</w:t>
            </w:r>
          </w:p>
        </w:tc>
        <w:tc>
          <w:tcPr>
            <w:tcW w:w="992" w:type="dxa"/>
          </w:tcPr>
          <w:p w14:paraId="6FDFC8F9"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23</w:t>
            </w:r>
          </w:p>
        </w:tc>
        <w:tc>
          <w:tcPr>
            <w:tcW w:w="1276" w:type="dxa"/>
          </w:tcPr>
          <w:p w14:paraId="772DF390"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4373</w:t>
            </w:r>
          </w:p>
        </w:tc>
        <w:tc>
          <w:tcPr>
            <w:tcW w:w="1276" w:type="dxa"/>
          </w:tcPr>
          <w:p w14:paraId="38E5C5F0" w14:textId="619E0B00" w:rsidR="00192031" w:rsidRPr="009D2B56" w:rsidRDefault="004A32B5" w:rsidP="006C3820">
            <w:pPr>
              <w:spacing w:line="240" w:lineRule="auto"/>
              <w:ind w:left="0" w:hanging="2"/>
              <w:jc w:val="center"/>
              <w:rPr>
                <w:rFonts w:asciiTheme="minorHAnsi" w:hAnsiTheme="minorHAnsi"/>
                <w:b/>
                <w:sz w:val="18"/>
                <w:szCs w:val="18"/>
              </w:rPr>
            </w:pPr>
            <w:r>
              <w:rPr>
                <w:rFonts w:asciiTheme="minorHAnsi" w:hAnsiTheme="minorHAnsi"/>
                <w:sz w:val="18"/>
                <w:szCs w:val="18"/>
              </w:rPr>
              <w:t>0.48</w:t>
            </w:r>
          </w:p>
        </w:tc>
        <w:tc>
          <w:tcPr>
            <w:tcW w:w="2409" w:type="dxa"/>
          </w:tcPr>
          <w:p w14:paraId="61E74DF2" w14:textId="05B91D6D" w:rsidR="00192031" w:rsidRPr="009D2B56" w:rsidRDefault="005C3A55" w:rsidP="006C3820">
            <w:pPr>
              <w:spacing w:line="240" w:lineRule="auto"/>
              <w:ind w:leftChars="0" w:left="0" w:firstLineChars="0" w:firstLine="0"/>
              <w:jc w:val="center"/>
              <w:textAlignment w:val="auto"/>
              <w:outlineLvl w:val="9"/>
              <w:rPr>
                <w:rFonts w:asciiTheme="minorHAnsi" w:hAnsiTheme="minorHAnsi"/>
                <w:b/>
                <w:sz w:val="18"/>
                <w:szCs w:val="18"/>
              </w:rPr>
            </w:pPr>
            <w:r>
              <w:rPr>
                <w:rFonts w:asciiTheme="minorHAnsi" w:hAnsiTheme="minorHAnsi"/>
                <w:sz w:val="18"/>
                <w:szCs w:val="18"/>
              </w:rPr>
              <w:t>-</w:t>
            </w:r>
          </w:p>
        </w:tc>
        <w:tc>
          <w:tcPr>
            <w:tcW w:w="895" w:type="dxa"/>
          </w:tcPr>
          <w:p w14:paraId="01A61AE1" w14:textId="30F8F3B3" w:rsidR="00192031" w:rsidRPr="009D2B56" w:rsidRDefault="005C3A55" w:rsidP="006C3820">
            <w:pPr>
              <w:spacing w:line="240" w:lineRule="auto"/>
              <w:ind w:leftChars="0" w:left="0" w:firstLineChars="0" w:firstLine="0"/>
              <w:jc w:val="center"/>
              <w:textAlignment w:val="auto"/>
              <w:outlineLvl w:val="9"/>
              <w:rPr>
                <w:rFonts w:asciiTheme="minorHAnsi" w:hAnsiTheme="minorHAnsi"/>
                <w:sz w:val="18"/>
                <w:szCs w:val="18"/>
              </w:rPr>
            </w:pPr>
            <w:r>
              <w:rPr>
                <w:rFonts w:asciiTheme="minorHAnsi" w:hAnsiTheme="minorHAnsi"/>
                <w:sz w:val="18"/>
                <w:szCs w:val="18"/>
              </w:rPr>
              <w:t>-</w:t>
            </w:r>
          </w:p>
        </w:tc>
      </w:tr>
      <w:tr w:rsidR="00192031" w:rsidRPr="009D2B56" w14:paraId="6164CEB1" w14:textId="77777777" w:rsidTr="00D47378">
        <w:tc>
          <w:tcPr>
            <w:tcW w:w="1002" w:type="dxa"/>
          </w:tcPr>
          <w:p w14:paraId="3028A766"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Mangabey</w:t>
            </w:r>
          </w:p>
        </w:tc>
        <w:tc>
          <w:tcPr>
            <w:tcW w:w="2225" w:type="dxa"/>
          </w:tcPr>
          <w:p w14:paraId="22AABBF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Aggression Non-contact</w:t>
            </w:r>
          </w:p>
        </w:tc>
        <w:tc>
          <w:tcPr>
            <w:tcW w:w="992" w:type="dxa"/>
          </w:tcPr>
          <w:p w14:paraId="0AFA9AC7"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23</w:t>
            </w:r>
          </w:p>
        </w:tc>
        <w:tc>
          <w:tcPr>
            <w:tcW w:w="1276" w:type="dxa"/>
          </w:tcPr>
          <w:p w14:paraId="4B106ACE"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971</w:t>
            </w:r>
          </w:p>
        </w:tc>
        <w:tc>
          <w:tcPr>
            <w:tcW w:w="1276" w:type="dxa"/>
          </w:tcPr>
          <w:p w14:paraId="4FDE489C" w14:textId="77777777" w:rsidR="00192031" w:rsidRPr="009D2B56" w:rsidRDefault="00192031" w:rsidP="006C3820">
            <w:pPr>
              <w:spacing w:line="240" w:lineRule="auto"/>
              <w:ind w:left="0" w:hanging="2"/>
              <w:jc w:val="center"/>
              <w:rPr>
                <w:rFonts w:asciiTheme="minorHAnsi" w:hAnsiTheme="minorHAnsi"/>
                <w:sz w:val="18"/>
                <w:szCs w:val="18"/>
                <w:lang w:val="fr-FR"/>
              </w:rPr>
            </w:pPr>
            <w:r w:rsidRPr="009D2B56">
              <w:rPr>
                <w:rFonts w:asciiTheme="minorHAnsi" w:hAnsiTheme="minorHAnsi"/>
                <w:sz w:val="18"/>
                <w:szCs w:val="18"/>
                <w:lang w:val="fr-FR"/>
              </w:rPr>
              <w:t>0.58</w:t>
            </w:r>
          </w:p>
        </w:tc>
        <w:tc>
          <w:tcPr>
            <w:tcW w:w="2409" w:type="dxa"/>
          </w:tcPr>
          <w:p w14:paraId="1D947878" w14:textId="12758920" w:rsidR="00192031" w:rsidRPr="009D2B56" w:rsidRDefault="005C3A55" w:rsidP="006C3820">
            <w:pPr>
              <w:spacing w:line="240" w:lineRule="auto"/>
              <w:ind w:leftChars="0" w:left="0" w:firstLineChars="0" w:firstLine="0"/>
              <w:jc w:val="center"/>
              <w:textAlignment w:val="auto"/>
              <w:outlineLvl w:val="9"/>
              <w:rPr>
                <w:rFonts w:asciiTheme="minorHAnsi" w:hAnsiTheme="minorHAnsi"/>
                <w:sz w:val="18"/>
                <w:szCs w:val="18"/>
                <w:lang w:val="fr-FR"/>
              </w:rPr>
            </w:pPr>
            <w:r>
              <w:rPr>
                <w:rFonts w:asciiTheme="minorHAnsi" w:hAnsiTheme="minorHAnsi"/>
                <w:sz w:val="18"/>
                <w:szCs w:val="18"/>
                <w:lang w:val="fr-FR"/>
              </w:rPr>
              <w:t>3.0</w:t>
            </w:r>
          </w:p>
        </w:tc>
        <w:tc>
          <w:tcPr>
            <w:tcW w:w="895" w:type="dxa"/>
          </w:tcPr>
          <w:p w14:paraId="63DE475E" w14:textId="75C72317" w:rsidR="00192031" w:rsidRPr="009D2B56" w:rsidRDefault="005C3A55" w:rsidP="006C3820">
            <w:pPr>
              <w:spacing w:line="240" w:lineRule="auto"/>
              <w:ind w:leftChars="0" w:left="0" w:firstLineChars="0" w:firstLine="0"/>
              <w:jc w:val="center"/>
              <w:textAlignment w:val="auto"/>
              <w:outlineLvl w:val="9"/>
              <w:rPr>
                <w:rFonts w:asciiTheme="minorHAnsi" w:hAnsiTheme="minorHAnsi"/>
                <w:sz w:val="18"/>
                <w:szCs w:val="18"/>
                <w:lang w:val="fr-FR"/>
              </w:rPr>
            </w:pPr>
            <w:r>
              <w:rPr>
                <w:rFonts w:asciiTheme="minorHAnsi" w:hAnsiTheme="minorHAnsi"/>
                <w:sz w:val="18"/>
                <w:szCs w:val="18"/>
                <w:lang w:val="fr-FR"/>
              </w:rPr>
              <w:t>0.03</w:t>
            </w:r>
          </w:p>
        </w:tc>
      </w:tr>
      <w:tr w:rsidR="00192031" w:rsidRPr="009D2B56" w14:paraId="588EEA5E" w14:textId="77777777" w:rsidTr="00D47378">
        <w:tc>
          <w:tcPr>
            <w:tcW w:w="1002" w:type="dxa"/>
          </w:tcPr>
          <w:p w14:paraId="735A4B91"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lang w:val="fr-FR"/>
              </w:rPr>
              <w:t>Mangabey</w:t>
            </w:r>
          </w:p>
        </w:tc>
        <w:tc>
          <w:tcPr>
            <w:tcW w:w="2225" w:type="dxa"/>
          </w:tcPr>
          <w:p w14:paraId="6A11EFC3" w14:textId="77777777" w:rsidR="00192031" w:rsidRPr="009D2B56" w:rsidRDefault="00192031" w:rsidP="006C3820">
            <w:pPr>
              <w:spacing w:line="240" w:lineRule="auto"/>
              <w:ind w:left="0" w:hanging="2"/>
              <w:jc w:val="center"/>
              <w:rPr>
                <w:rFonts w:asciiTheme="minorHAnsi" w:hAnsiTheme="minorHAnsi"/>
                <w:sz w:val="18"/>
                <w:szCs w:val="18"/>
                <w:lang w:val="fr-FR"/>
              </w:rPr>
            </w:pPr>
            <w:r w:rsidRPr="009D2B56">
              <w:rPr>
                <w:rFonts w:asciiTheme="minorHAnsi" w:hAnsiTheme="minorHAnsi"/>
                <w:sz w:val="18"/>
                <w:szCs w:val="18"/>
              </w:rPr>
              <w:t>Aggression</w:t>
            </w:r>
            <w:r w:rsidRPr="009D2B56">
              <w:rPr>
                <w:rFonts w:asciiTheme="minorHAnsi" w:hAnsiTheme="minorHAnsi"/>
                <w:sz w:val="18"/>
                <w:szCs w:val="18"/>
                <w:lang w:val="fr-FR"/>
              </w:rPr>
              <w:t xml:space="preserve"> Contact</w:t>
            </w:r>
          </w:p>
        </w:tc>
        <w:tc>
          <w:tcPr>
            <w:tcW w:w="992" w:type="dxa"/>
          </w:tcPr>
          <w:p w14:paraId="4D27EFDE" w14:textId="77777777" w:rsidR="00192031" w:rsidRPr="009D2B56" w:rsidRDefault="00192031" w:rsidP="006C3820">
            <w:pPr>
              <w:spacing w:line="240" w:lineRule="auto"/>
              <w:ind w:left="0" w:hanging="2"/>
              <w:jc w:val="center"/>
              <w:rPr>
                <w:rFonts w:asciiTheme="minorHAnsi" w:hAnsiTheme="minorHAnsi"/>
                <w:sz w:val="18"/>
                <w:szCs w:val="18"/>
                <w:lang w:val="fr-FR"/>
              </w:rPr>
            </w:pPr>
            <w:r w:rsidRPr="009D2B56">
              <w:rPr>
                <w:rFonts w:asciiTheme="minorHAnsi" w:hAnsiTheme="minorHAnsi"/>
                <w:sz w:val="18"/>
                <w:szCs w:val="18"/>
                <w:lang w:val="fr-FR"/>
              </w:rPr>
              <w:t>23</w:t>
            </w:r>
          </w:p>
        </w:tc>
        <w:tc>
          <w:tcPr>
            <w:tcW w:w="1276" w:type="dxa"/>
          </w:tcPr>
          <w:p w14:paraId="102A044C" w14:textId="77777777" w:rsidR="00192031" w:rsidRPr="009D2B56" w:rsidRDefault="00192031" w:rsidP="006C3820">
            <w:pPr>
              <w:spacing w:line="240" w:lineRule="auto"/>
              <w:ind w:left="0" w:hanging="2"/>
              <w:jc w:val="center"/>
              <w:rPr>
                <w:rFonts w:asciiTheme="minorHAnsi" w:hAnsiTheme="minorHAnsi"/>
                <w:sz w:val="18"/>
                <w:szCs w:val="18"/>
                <w:lang w:val="fr-FR"/>
              </w:rPr>
            </w:pPr>
            <w:r w:rsidRPr="009D2B56">
              <w:rPr>
                <w:rFonts w:asciiTheme="minorHAnsi" w:hAnsiTheme="minorHAnsi"/>
                <w:sz w:val="18"/>
                <w:szCs w:val="18"/>
                <w:lang w:val="fr-FR"/>
              </w:rPr>
              <w:t>210</w:t>
            </w:r>
          </w:p>
        </w:tc>
        <w:tc>
          <w:tcPr>
            <w:tcW w:w="1276" w:type="dxa"/>
          </w:tcPr>
          <w:p w14:paraId="36F3999F" w14:textId="77777777" w:rsidR="00192031" w:rsidRPr="00263884" w:rsidRDefault="00192031" w:rsidP="006C3820">
            <w:pPr>
              <w:spacing w:line="240" w:lineRule="auto"/>
              <w:ind w:left="0" w:hanging="2"/>
              <w:jc w:val="center"/>
              <w:rPr>
                <w:rFonts w:asciiTheme="minorHAnsi" w:hAnsiTheme="minorHAnsi"/>
                <w:sz w:val="18"/>
                <w:szCs w:val="18"/>
                <w:lang w:val="fr-FR"/>
              </w:rPr>
            </w:pPr>
            <w:r w:rsidRPr="00263884">
              <w:rPr>
                <w:rFonts w:asciiTheme="minorHAnsi" w:hAnsiTheme="minorHAnsi"/>
                <w:sz w:val="18"/>
                <w:szCs w:val="18"/>
                <w:lang w:val="fr-FR"/>
              </w:rPr>
              <w:t>0.24</w:t>
            </w:r>
          </w:p>
        </w:tc>
        <w:tc>
          <w:tcPr>
            <w:tcW w:w="2409" w:type="dxa"/>
          </w:tcPr>
          <w:p w14:paraId="3A594393"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lang w:val="fr-FR"/>
              </w:rPr>
            </w:pPr>
            <w:r w:rsidRPr="009D2B56">
              <w:rPr>
                <w:rFonts w:asciiTheme="minorHAnsi" w:hAnsiTheme="minorHAnsi"/>
                <w:sz w:val="18"/>
                <w:szCs w:val="18"/>
                <w:lang w:val="fr-FR"/>
              </w:rPr>
              <w:t>-</w:t>
            </w:r>
          </w:p>
        </w:tc>
        <w:tc>
          <w:tcPr>
            <w:tcW w:w="895" w:type="dxa"/>
          </w:tcPr>
          <w:p w14:paraId="0D823DF0"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lang w:val="fr-FR"/>
              </w:rPr>
            </w:pPr>
            <w:r w:rsidRPr="009D2B56">
              <w:rPr>
                <w:rFonts w:asciiTheme="minorHAnsi" w:hAnsiTheme="minorHAnsi"/>
                <w:sz w:val="18"/>
                <w:szCs w:val="18"/>
                <w:lang w:val="fr-FR"/>
              </w:rPr>
              <w:t>-</w:t>
            </w:r>
          </w:p>
        </w:tc>
      </w:tr>
      <w:tr w:rsidR="00192031" w:rsidRPr="009D2B56" w14:paraId="19653953" w14:textId="77777777" w:rsidTr="00D47378">
        <w:tc>
          <w:tcPr>
            <w:tcW w:w="1002" w:type="dxa"/>
          </w:tcPr>
          <w:p w14:paraId="7DC1EB3E" w14:textId="45D3A640" w:rsidR="00192031" w:rsidRPr="009D2B56" w:rsidRDefault="00D47378" w:rsidP="006C3820">
            <w:pPr>
              <w:spacing w:line="240" w:lineRule="auto"/>
              <w:ind w:leftChars="0" w:left="0" w:firstLineChars="0" w:firstLine="0"/>
              <w:jc w:val="center"/>
              <w:textAlignment w:val="auto"/>
              <w:outlineLvl w:val="9"/>
              <w:rPr>
                <w:rFonts w:asciiTheme="minorHAnsi" w:hAnsiTheme="minorHAnsi"/>
                <w:b/>
                <w:sz w:val="18"/>
                <w:szCs w:val="18"/>
              </w:rPr>
            </w:pPr>
            <w:r>
              <w:rPr>
                <w:rFonts w:asciiTheme="minorHAnsi" w:hAnsiTheme="minorHAnsi"/>
                <w:sz w:val="18"/>
                <w:szCs w:val="18"/>
                <w:lang w:val="fr-FR"/>
              </w:rPr>
              <w:t>Mangabey</w:t>
            </w:r>
          </w:p>
        </w:tc>
        <w:tc>
          <w:tcPr>
            <w:tcW w:w="2225" w:type="dxa"/>
          </w:tcPr>
          <w:p w14:paraId="136A9439"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Supplant</w:t>
            </w:r>
          </w:p>
        </w:tc>
        <w:tc>
          <w:tcPr>
            <w:tcW w:w="992" w:type="dxa"/>
          </w:tcPr>
          <w:p w14:paraId="7AC51B5B"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23</w:t>
            </w:r>
          </w:p>
        </w:tc>
        <w:tc>
          <w:tcPr>
            <w:tcW w:w="1276" w:type="dxa"/>
          </w:tcPr>
          <w:p w14:paraId="76B76B4A"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1219</w:t>
            </w:r>
          </w:p>
        </w:tc>
        <w:tc>
          <w:tcPr>
            <w:tcW w:w="1276" w:type="dxa"/>
          </w:tcPr>
          <w:p w14:paraId="759BF230" w14:textId="76ED0D6F" w:rsidR="00192031" w:rsidRPr="009D2B56" w:rsidRDefault="004A32B5" w:rsidP="006C3820">
            <w:pPr>
              <w:spacing w:line="240" w:lineRule="auto"/>
              <w:ind w:left="0" w:hanging="2"/>
              <w:jc w:val="center"/>
              <w:rPr>
                <w:rFonts w:asciiTheme="minorHAnsi" w:hAnsiTheme="minorHAnsi"/>
                <w:b/>
                <w:sz w:val="18"/>
                <w:szCs w:val="18"/>
              </w:rPr>
            </w:pPr>
            <w:r>
              <w:rPr>
                <w:rFonts w:asciiTheme="minorHAnsi" w:hAnsiTheme="minorHAnsi"/>
                <w:sz w:val="18"/>
                <w:szCs w:val="18"/>
              </w:rPr>
              <w:t>0.64</w:t>
            </w:r>
          </w:p>
        </w:tc>
        <w:tc>
          <w:tcPr>
            <w:tcW w:w="2409" w:type="dxa"/>
          </w:tcPr>
          <w:p w14:paraId="7AA70276" w14:textId="15471CF7" w:rsidR="00192031" w:rsidRPr="009D2B56" w:rsidRDefault="005C3A55" w:rsidP="006C3820">
            <w:pPr>
              <w:spacing w:line="240" w:lineRule="auto"/>
              <w:ind w:leftChars="0" w:left="0" w:firstLineChars="0" w:firstLine="0"/>
              <w:jc w:val="center"/>
              <w:textAlignment w:val="auto"/>
              <w:outlineLvl w:val="9"/>
              <w:rPr>
                <w:rFonts w:asciiTheme="minorHAnsi" w:hAnsiTheme="minorHAnsi"/>
                <w:b/>
                <w:sz w:val="18"/>
                <w:szCs w:val="18"/>
              </w:rPr>
            </w:pPr>
            <w:r>
              <w:rPr>
                <w:rFonts w:asciiTheme="minorHAnsi" w:hAnsiTheme="minorHAnsi"/>
                <w:sz w:val="18"/>
                <w:szCs w:val="18"/>
              </w:rPr>
              <w:t>3.0</w:t>
            </w:r>
          </w:p>
        </w:tc>
        <w:tc>
          <w:tcPr>
            <w:tcW w:w="895" w:type="dxa"/>
          </w:tcPr>
          <w:p w14:paraId="74165FC7" w14:textId="4809CB1E" w:rsidR="00192031" w:rsidRPr="009D2B56" w:rsidRDefault="005C3A55" w:rsidP="006C3820">
            <w:pPr>
              <w:spacing w:line="240" w:lineRule="auto"/>
              <w:ind w:leftChars="0" w:left="0" w:firstLineChars="0" w:firstLine="0"/>
              <w:jc w:val="center"/>
              <w:textAlignment w:val="auto"/>
              <w:outlineLvl w:val="9"/>
              <w:rPr>
                <w:rFonts w:asciiTheme="minorHAnsi" w:hAnsiTheme="minorHAnsi"/>
                <w:sz w:val="18"/>
                <w:szCs w:val="18"/>
              </w:rPr>
            </w:pPr>
            <w:r>
              <w:rPr>
                <w:rFonts w:asciiTheme="minorHAnsi" w:hAnsiTheme="minorHAnsi"/>
                <w:sz w:val="18"/>
                <w:szCs w:val="18"/>
              </w:rPr>
              <w:t>0.03</w:t>
            </w:r>
          </w:p>
        </w:tc>
      </w:tr>
      <w:tr w:rsidR="00192031" w:rsidRPr="009D2B56" w14:paraId="421ED6AB" w14:textId="77777777" w:rsidTr="00D47378">
        <w:tc>
          <w:tcPr>
            <w:tcW w:w="1002" w:type="dxa"/>
            <w:tcBorders>
              <w:top w:val="single" w:sz="4" w:space="0" w:color="auto"/>
            </w:tcBorders>
          </w:tcPr>
          <w:p w14:paraId="5B54EB82"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kern w:val="0"/>
                <w:position w:val="0"/>
                <w:sz w:val="18"/>
                <w:szCs w:val="18"/>
                <w:lang w:eastAsia="en-US" w:bidi="ar-SA"/>
              </w:rPr>
            </w:pPr>
            <w:r w:rsidRPr="009D2B56">
              <w:rPr>
                <w:rFonts w:asciiTheme="minorHAnsi" w:hAnsiTheme="minorHAnsi"/>
                <w:sz w:val="18"/>
                <w:szCs w:val="18"/>
              </w:rPr>
              <w:t>East</w:t>
            </w:r>
          </w:p>
        </w:tc>
        <w:tc>
          <w:tcPr>
            <w:tcW w:w="2225" w:type="dxa"/>
            <w:tcBorders>
              <w:top w:val="single" w:sz="4" w:space="0" w:color="auto"/>
            </w:tcBorders>
          </w:tcPr>
          <w:p w14:paraId="63DBC991"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Grooming</w:t>
            </w:r>
          </w:p>
        </w:tc>
        <w:tc>
          <w:tcPr>
            <w:tcW w:w="992" w:type="dxa"/>
            <w:tcBorders>
              <w:top w:val="single" w:sz="4" w:space="0" w:color="auto"/>
            </w:tcBorders>
          </w:tcPr>
          <w:p w14:paraId="01D0BCBC"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Borders>
              <w:top w:val="single" w:sz="4" w:space="0" w:color="auto"/>
            </w:tcBorders>
          </w:tcPr>
          <w:p w14:paraId="3FE531D8"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3099</w:t>
            </w:r>
          </w:p>
        </w:tc>
        <w:tc>
          <w:tcPr>
            <w:tcW w:w="1276" w:type="dxa"/>
            <w:tcBorders>
              <w:top w:val="single" w:sz="4" w:space="0" w:color="auto"/>
            </w:tcBorders>
          </w:tcPr>
          <w:p w14:paraId="56B5F221" w14:textId="2DFBC29C" w:rsidR="00192031" w:rsidRPr="009D2B56" w:rsidRDefault="00192031" w:rsidP="004A32B5">
            <w:pPr>
              <w:spacing w:line="240" w:lineRule="auto"/>
              <w:ind w:left="0" w:hanging="2"/>
              <w:jc w:val="center"/>
              <w:rPr>
                <w:rFonts w:asciiTheme="minorHAnsi" w:hAnsiTheme="minorHAnsi"/>
                <w:sz w:val="18"/>
                <w:szCs w:val="18"/>
              </w:rPr>
            </w:pPr>
            <w:r w:rsidRPr="009D2B56">
              <w:rPr>
                <w:rFonts w:asciiTheme="minorHAnsi" w:hAnsiTheme="minorHAnsi"/>
                <w:sz w:val="18"/>
                <w:szCs w:val="18"/>
              </w:rPr>
              <w:t>0.7</w:t>
            </w:r>
            <w:r w:rsidR="004A32B5">
              <w:rPr>
                <w:rFonts w:asciiTheme="minorHAnsi" w:hAnsiTheme="minorHAnsi"/>
                <w:sz w:val="18"/>
                <w:szCs w:val="18"/>
              </w:rPr>
              <w:t>7</w:t>
            </w:r>
          </w:p>
        </w:tc>
        <w:tc>
          <w:tcPr>
            <w:tcW w:w="2409" w:type="dxa"/>
            <w:tcBorders>
              <w:top w:val="single" w:sz="4" w:space="0" w:color="auto"/>
            </w:tcBorders>
          </w:tcPr>
          <w:p w14:paraId="1D16B17C" w14:textId="247F2B58" w:rsidR="00192031" w:rsidRPr="009D2B56" w:rsidRDefault="005C3A55" w:rsidP="006C3820">
            <w:pPr>
              <w:spacing w:line="240" w:lineRule="auto"/>
              <w:ind w:leftChars="0" w:left="0" w:firstLineChars="0" w:firstLine="0"/>
              <w:jc w:val="center"/>
              <w:textAlignment w:val="auto"/>
              <w:outlineLvl w:val="9"/>
              <w:rPr>
                <w:rFonts w:asciiTheme="minorHAnsi" w:hAnsiTheme="minorHAnsi"/>
                <w:sz w:val="18"/>
                <w:szCs w:val="18"/>
              </w:rPr>
            </w:pPr>
            <w:r>
              <w:rPr>
                <w:rFonts w:asciiTheme="minorHAnsi" w:hAnsiTheme="minorHAnsi"/>
                <w:sz w:val="18"/>
                <w:szCs w:val="18"/>
              </w:rPr>
              <w:t>8.5</w:t>
            </w:r>
          </w:p>
        </w:tc>
        <w:tc>
          <w:tcPr>
            <w:tcW w:w="895" w:type="dxa"/>
            <w:tcBorders>
              <w:top w:val="single" w:sz="4" w:space="0" w:color="auto"/>
            </w:tcBorders>
          </w:tcPr>
          <w:p w14:paraId="0AA39F31" w14:textId="3EDC8535" w:rsidR="00192031" w:rsidRPr="009D2B56" w:rsidRDefault="005C3A55" w:rsidP="006C3820">
            <w:pPr>
              <w:spacing w:line="240" w:lineRule="auto"/>
              <w:ind w:leftChars="0" w:left="0" w:firstLineChars="0" w:firstLine="0"/>
              <w:jc w:val="center"/>
              <w:textAlignment w:val="auto"/>
              <w:outlineLvl w:val="9"/>
              <w:rPr>
                <w:rFonts w:asciiTheme="minorHAnsi" w:hAnsiTheme="minorHAnsi"/>
                <w:sz w:val="18"/>
                <w:szCs w:val="18"/>
              </w:rPr>
            </w:pPr>
            <w:r>
              <w:rPr>
                <w:rFonts w:asciiTheme="minorHAnsi" w:hAnsiTheme="minorHAnsi"/>
                <w:sz w:val="18"/>
                <w:szCs w:val="18"/>
              </w:rPr>
              <w:t>0.07</w:t>
            </w:r>
          </w:p>
        </w:tc>
      </w:tr>
      <w:tr w:rsidR="00192031" w:rsidRPr="009D2B56" w14:paraId="6B5CAA86" w14:textId="77777777" w:rsidTr="00D47378">
        <w:tc>
          <w:tcPr>
            <w:tcW w:w="1002" w:type="dxa"/>
          </w:tcPr>
          <w:p w14:paraId="341E3CFB"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Pr>
          <w:p w14:paraId="07164161"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Body Contact</w:t>
            </w:r>
          </w:p>
        </w:tc>
        <w:tc>
          <w:tcPr>
            <w:tcW w:w="992" w:type="dxa"/>
          </w:tcPr>
          <w:p w14:paraId="7BD6D1B2"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7B3780F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1935</w:t>
            </w:r>
          </w:p>
        </w:tc>
        <w:tc>
          <w:tcPr>
            <w:tcW w:w="1276" w:type="dxa"/>
          </w:tcPr>
          <w:p w14:paraId="1B5C5655" w14:textId="281F9005" w:rsidR="00192031" w:rsidRPr="009D2B56" w:rsidRDefault="004A32B5" w:rsidP="006C3820">
            <w:pPr>
              <w:spacing w:line="240" w:lineRule="auto"/>
              <w:ind w:left="0" w:hanging="2"/>
              <w:jc w:val="center"/>
              <w:rPr>
                <w:rFonts w:asciiTheme="minorHAnsi" w:hAnsiTheme="minorHAnsi"/>
                <w:sz w:val="18"/>
                <w:szCs w:val="18"/>
              </w:rPr>
            </w:pPr>
            <w:r>
              <w:rPr>
                <w:rFonts w:asciiTheme="minorHAnsi" w:hAnsiTheme="minorHAnsi"/>
                <w:sz w:val="18"/>
                <w:szCs w:val="18"/>
              </w:rPr>
              <w:t>0.71</w:t>
            </w:r>
          </w:p>
        </w:tc>
        <w:tc>
          <w:tcPr>
            <w:tcW w:w="2409" w:type="dxa"/>
          </w:tcPr>
          <w:p w14:paraId="4068CE6D" w14:textId="780B3EA8" w:rsidR="00192031" w:rsidRPr="009D2B56" w:rsidRDefault="005C3A55" w:rsidP="006C3820">
            <w:pPr>
              <w:spacing w:line="240" w:lineRule="auto"/>
              <w:ind w:left="0" w:hanging="2"/>
              <w:jc w:val="center"/>
              <w:rPr>
                <w:rFonts w:asciiTheme="minorHAnsi" w:hAnsiTheme="minorHAnsi"/>
                <w:sz w:val="18"/>
                <w:szCs w:val="18"/>
              </w:rPr>
            </w:pPr>
            <w:r>
              <w:rPr>
                <w:rFonts w:asciiTheme="minorHAnsi" w:hAnsiTheme="minorHAnsi"/>
                <w:sz w:val="18"/>
                <w:szCs w:val="18"/>
              </w:rPr>
              <w:t>9.0</w:t>
            </w:r>
          </w:p>
        </w:tc>
        <w:tc>
          <w:tcPr>
            <w:tcW w:w="895" w:type="dxa"/>
          </w:tcPr>
          <w:p w14:paraId="0FC3F362" w14:textId="307F367F" w:rsidR="00192031" w:rsidRPr="009D2B56" w:rsidRDefault="005C3A55" w:rsidP="006C3820">
            <w:pPr>
              <w:spacing w:line="240" w:lineRule="auto"/>
              <w:ind w:left="0" w:hanging="2"/>
              <w:jc w:val="center"/>
              <w:rPr>
                <w:rFonts w:asciiTheme="minorHAnsi" w:hAnsiTheme="minorHAnsi"/>
                <w:sz w:val="18"/>
                <w:szCs w:val="18"/>
              </w:rPr>
            </w:pPr>
            <w:r>
              <w:rPr>
                <w:rFonts w:asciiTheme="minorHAnsi" w:hAnsiTheme="minorHAnsi"/>
                <w:sz w:val="18"/>
                <w:szCs w:val="18"/>
              </w:rPr>
              <w:t>0.11</w:t>
            </w:r>
          </w:p>
        </w:tc>
      </w:tr>
      <w:tr w:rsidR="00192031" w:rsidRPr="009D2B56" w14:paraId="41F3FDCA" w14:textId="77777777" w:rsidTr="00D47378">
        <w:tc>
          <w:tcPr>
            <w:tcW w:w="1002" w:type="dxa"/>
          </w:tcPr>
          <w:p w14:paraId="5D06D229"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Pr>
          <w:p w14:paraId="69B955EB"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Proximity</w:t>
            </w:r>
          </w:p>
        </w:tc>
        <w:tc>
          <w:tcPr>
            <w:tcW w:w="992" w:type="dxa"/>
          </w:tcPr>
          <w:p w14:paraId="06220F36"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63AE413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2796</w:t>
            </w:r>
          </w:p>
        </w:tc>
        <w:tc>
          <w:tcPr>
            <w:tcW w:w="1276" w:type="dxa"/>
          </w:tcPr>
          <w:p w14:paraId="2F09AAF6" w14:textId="150B3BD7" w:rsidR="00192031" w:rsidRPr="009D2B56" w:rsidRDefault="004A32B5" w:rsidP="006C3820">
            <w:pPr>
              <w:spacing w:line="240" w:lineRule="auto"/>
              <w:ind w:left="0" w:hanging="2"/>
              <w:jc w:val="center"/>
              <w:rPr>
                <w:rFonts w:asciiTheme="minorHAnsi" w:hAnsiTheme="minorHAnsi"/>
                <w:sz w:val="18"/>
                <w:szCs w:val="18"/>
              </w:rPr>
            </w:pPr>
            <w:r>
              <w:rPr>
                <w:rFonts w:asciiTheme="minorHAnsi" w:hAnsiTheme="minorHAnsi"/>
                <w:sz w:val="18"/>
                <w:szCs w:val="18"/>
              </w:rPr>
              <w:t>0.7</w:t>
            </w:r>
            <w:r w:rsidR="00192031" w:rsidRPr="009D2B56">
              <w:rPr>
                <w:rFonts w:asciiTheme="minorHAnsi" w:hAnsiTheme="minorHAnsi"/>
                <w:sz w:val="18"/>
                <w:szCs w:val="18"/>
              </w:rPr>
              <w:t>9</w:t>
            </w:r>
          </w:p>
        </w:tc>
        <w:tc>
          <w:tcPr>
            <w:tcW w:w="2409" w:type="dxa"/>
          </w:tcPr>
          <w:p w14:paraId="20F06521" w14:textId="0BD37552" w:rsidR="00192031" w:rsidRPr="009D2B56" w:rsidRDefault="005C3A55" w:rsidP="006C3820">
            <w:pPr>
              <w:spacing w:line="240" w:lineRule="auto"/>
              <w:ind w:left="0" w:hanging="2"/>
              <w:jc w:val="center"/>
              <w:rPr>
                <w:rFonts w:asciiTheme="minorHAnsi" w:hAnsiTheme="minorHAnsi"/>
                <w:sz w:val="18"/>
                <w:szCs w:val="18"/>
              </w:rPr>
            </w:pPr>
            <w:r>
              <w:rPr>
                <w:rFonts w:asciiTheme="minorHAnsi" w:hAnsiTheme="minorHAnsi"/>
                <w:sz w:val="18"/>
                <w:szCs w:val="18"/>
              </w:rPr>
              <w:t>12.0</w:t>
            </w:r>
          </w:p>
        </w:tc>
        <w:tc>
          <w:tcPr>
            <w:tcW w:w="895" w:type="dxa"/>
          </w:tcPr>
          <w:p w14:paraId="41645A96" w14:textId="124B4A39" w:rsidR="00192031" w:rsidRPr="009D2B56" w:rsidRDefault="005C3A55" w:rsidP="006C3820">
            <w:pPr>
              <w:spacing w:line="240" w:lineRule="auto"/>
              <w:ind w:left="0" w:hanging="2"/>
              <w:jc w:val="center"/>
              <w:rPr>
                <w:rFonts w:asciiTheme="minorHAnsi" w:hAnsiTheme="minorHAnsi"/>
                <w:sz w:val="18"/>
                <w:szCs w:val="18"/>
              </w:rPr>
            </w:pPr>
            <w:r>
              <w:rPr>
                <w:rFonts w:asciiTheme="minorHAnsi" w:hAnsiTheme="minorHAnsi"/>
                <w:sz w:val="18"/>
                <w:szCs w:val="18"/>
              </w:rPr>
              <w:t>0.12</w:t>
            </w:r>
          </w:p>
        </w:tc>
      </w:tr>
      <w:tr w:rsidR="00192031" w:rsidRPr="009D2B56" w14:paraId="12431116" w14:textId="77777777" w:rsidTr="00D47378">
        <w:tc>
          <w:tcPr>
            <w:tcW w:w="1002" w:type="dxa"/>
          </w:tcPr>
          <w:p w14:paraId="485C0B4B"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Pr>
          <w:p w14:paraId="0E2A1F14"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Aggression Non-contact</w:t>
            </w:r>
          </w:p>
        </w:tc>
        <w:tc>
          <w:tcPr>
            <w:tcW w:w="992" w:type="dxa"/>
          </w:tcPr>
          <w:p w14:paraId="00F70C26"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2099C507"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693</w:t>
            </w:r>
          </w:p>
        </w:tc>
        <w:tc>
          <w:tcPr>
            <w:tcW w:w="1276" w:type="dxa"/>
          </w:tcPr>
          <w:p w14:paraId="4628725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0.65</w:t>
            </w:r>
          </w:p>
        </w:tc>
        <w:tc>
          <w:tcPr>
            <w:tcW w:w="2409" w:type="dxa"/>
          </w:tcPr>
          <w:p w14:paraId="18B83071" w14:textId="5545FB0E" w:rsidR="00192031" w:rsidRPr="009D2B56" w:rsidRDefault="005C3A55" w:rsidP="006C3820">
            <w:pPr>
              <w:spacing w:line="240" w:lineRule="auto"/>
              <w:ind w:left="0" w:hanging="2"/>
              <w:jc w:val="center"/>
              <w:rPr>
                <w:rFonts w:asciiTheme="minorHAnsi" w:hAnsiTheme="minorHAnsi"/>
                <w:sz w:val="18"/>
                <w:szCs w:val="18"/>
              </w:rPr>
            </w:pPr>
            <w:r>
              <w:rPr>
                <w:rFonts w:asciiTheme="minorHAnsi" w:hAnsiTheme="minorHAnsi"/>
                <w:sz w:val="18"/>
                <w:szCs w:val="18"/>
              </w:rPr>
              <w:t>4.0</w:t>
            </w:r>
          </w:p>
        </w:tc>
        <w:tc>
          <w:tcPr>
            <w:tcW w:w="895" w:type="dxa"/>
          </w:tcPr>
          <w:p w14:paraId="6D272854" w14:textId="201288B9" w:rsidR="00192031" w:rsidRPr="009D2B56" w:rsidRDefault="005C3A55" w:rsidP="006C3820">
            <w:pPr>
              <w:spacing w:line="240" w:lineRule="auto"/>
              <w:ind w:left="0" w:hanging="2"/>
              <w:jc w:val="center"/>
              <w:rPr>
                <w:rFonts w:asciiTheme="minorHAnsi" w:hAnsiTheme="minorHAnsi"/>
                <w:sz w:val="18"/>
                <w:szCs w:val="18"/>
              </w:rPr>
            </w:pPr>
            <w:r>
              <w:rPr>
                <w:rFonts w:asciiTheme="minorHAnsi" w:hAnsiTheme="minorHAnsi"/>
                <w:sz w:val="18"/>
                <w:szCs w:val="18"/>
              </w:rPr>
              <w:t>0.07</w:t>
            </w:r>
          </w:p>
        </w:tc>
      </w:tr>
      <w:tr w:rsidR="00192031" w:rsidRPr="009D2B56" w14:paraId="7B28A3DC" w14:textId="77777777" w:rsidTr="00D47378">
        <w:tc>
          <w:tcPr>
            <w:tcW w:w="1002" w:type="dxa"/>
          </w:tcPr>
          <w:p w14:paraId="31F32221"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Pr>
          <w:p w14:paraId="57711B1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Aggression Contact</w:t>
            </w:r>
          </w:p>
        </w:tc>
        <w:tc>
          <w:tcPr>
            <w:tcW w:w="992" w:type="dxa"/>
          </w:tcPr>
          <w:p w14:paraId="2929FA2F"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4A6F9DF6"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126</w:t>
            </w:r>
          </w:p>
        </w:tc>
        <w:tc>
          <w:tcPr>
            <w:tcW w:w="1276" w:type="dxa"/>
          </w:tcPr>
          <w:p w14:paraId="370BCBBF" w14:textId="41D8CCAE" w:rsidR="00192031" w:rsidRPr="00263884" w:rsidRDefault="00192031" w:rsidP="004A32B5">
            <w:pPr>
              <w:spacing w:line="240" w:lineRule="auto"/>
              <w:ind w:left="0" w:hanging="2"/>
              <w:jc w:val="center"/>
              <w:rPr>
                <w:rFonts w:asciiTheme="minorHAnsi" w:hAnsiTheme="minorHAnsi"/>
                <w:sz w:val="18"/>
                <w:szCs w:val="18"/>
              </w:rPr>
            </w:pPr>
            <w:r w:rsidRPr="00263884">
              <w:rPr>
                <w:rFonts w:asciiTheme="minorHAnsi" w:hAnsiTheme="minorHAnsi"/>
                <w:sz w:val="18"/>
                <w:szCs w:val="18"/>
              </w:rPr>
              <w:t>0.3</w:t>
            </w:r>
            <w:r w:rsidR="004A32B5">
              <w:rPr>
                <w:rFonts w:asciiTheme="minorHAnsi" w:hAnsiTheme="minorHAnsi"/>
                <w:sz w:val="18"/>
                <w:szCs w:val="18"/>
              </w:rPr>
              <w:t>7</w:t>
            </w:r>
          </w:p>
        </w:tc>
        <w:tc>
          <w:tcPr>
            <w:tcW w:w="2409" w:type="dxa"/>
          </w:tcPr>
          <w:p w14:paraId="5A942F02"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c>
          <w:tcPr>
            <w:tcW w:w="895" w:type="dxa"/>
          </w:tcPr>
          <w:p w14:paraId="01DC4AA7"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r>
      <w:tr w:rsidR="00192031" w:rsidRPr="009D2B56" w14:paraId="5174144A" w14:textId="77777777" w:rsidTr="00D47378">
        <w:tc>
          <w:tcPr>
            <w:tcW w:w="1002" w:type="dxa"/>
          </w:tcPr>
          <w:p w14:paraId="61231BCB"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Pr>
          <w:p w14:paraId="1AEE28AB"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Food Sharing</w:t>
            </w:r>
          </w:p>
        </w:tc>
        <w:tc>
          <w:tcPr>
            <w:tcW w:w="992" w:type="dxa"/>
          </w:tcPr>
          <w:p w14:paraId="3D9AED81"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7B964F57"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151</w:t>
            </w:r>
          </w:p>
        </w:tc>
        <w:tc>
          <w:tcPr>
            <w:tcW w:w="1276" w:type="dxa"/>
          </w:tcPr>
          <w:p w14:paraId="506EC8DF" w14:textId="4168A604" w:rsidR="00192031" w:rsidRPr="00263884" w:rsidRDefault="004A32B5" w:rsidP="006C3820">
            <w:pPr>
              <w:spacing w:line="240" w:lineRule="auto"/>
              <w:ind w:left="0" w:hanging="2"/>
              <w:jc w:val="center"/>
              <w:rPr>
                <w:rFonts w:asciiTheme="minorHAnsi" w:hAnsiTheme="minorHAnsi"/>
                <w:sz w:val="18"/>
                <w:szCs w:val="18"/>
              </w:rPr>
            </w:pPr>
            <w:r>
              <w:rPr>
                <w:rFonts w:asciiTheme="minorHAnsi" w:hAnsiTheme="minorHAnsi"/>
                <w:sz w:val="18"/>
                <w:szCs w:val="18"/>
              </w:rPr>
              <w:t>0.41</w:t>
            </w:r>
          </w:p>
        </w:tc>
        <w:tc>
          <w:tcPr>
            <w:tcW w:w="2409" w:type="dxa"/>
          </w:tcPr>
          <w:p w14:paraId="451CEE0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c>
          <w:tcPr>
            <w:tcW w:w="895" w:type="dxa"/>
          </w:tcPr>
          <w:p w14:paraId="01E536C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r>
      <w:tr w:rsidR="00192031" w:rsidRPr="009D2B56" w14:paraId="464083FC" w14:textId="77777777" w:rsidTr="00D47378">
        <w:tc>
          <w:tcPr>
            <w:tcW w:w="1002" w:type="dxa"/>
            <w:tcBorders>
              <w:bottom w:val="single" w:sz="4" w:space="0" w:color="auto"/>
            </w:tcBorders>
          </w:tcPr>
          <w:p w14:paraId="6D3B2F1A"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Borders>
              <w:bottom w:val="single" w:sz="4" w:space="0" w:color="auto"/>
            </w:tcBorders>
          </w:tcPr>
          <w:p w14:paraId="128AEF96"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Pant Grunt</w:t>
            </w:r>
          </w:p>
        </w:tc>
        <w:tc>
          <w:tcPr>
            <w:tcW w:w="992" w:type="dxa"/>
            <w:tcBorders>
              <w:bottom w:val="single" w:sz="4" w:space="0" w:color="auto"/>
            </w:tcBorders>
          </w:tcPr>
          <w:p w14:paraId="7715F9C6"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Borders>
              <w:bottom w:val="single" w:sz="4" w:space="0" w:color="auto"/>
            </w:tcBorders>
          </w:tcPr>
          <w:p w14:paraId="211C082F"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2429</w:t>
            </w:r>
          </w:p>
        </w:tc>
        <w:tc>
          <w:tcPr>
            <w:tcW w:w="1276" w:type="dxa"/>
            <w:tcBorders>
              <w:bottom w:val="single" w:sz="4" w:space="0" w:color="auto"/>
            </w:tcBorders>
          </w:tcPr>
          <w:p w14:paraId="4B72B23D" w14:textId="6B419D67" w:rsidR="00192031" w:rsidRPr="009D2B56" w:rsidRDefault="004A32B5" w:rsidP="006C3820">
            <w:pPr>
              <w:spacing w:line="240" w:lineRule="auto"/>
              <w:ind w:left="0" w:hanging="2"/>
              <w:jc w:val="center"/>
              <w:rPr>
                <w:rFonts w:asciiTheme="minorHAnsi" w:hAnsiTheme="minorHAnsi"/>
                <w:sz w:val="18"/>
                <w:szCs w:val="18"/>
              </w:rPr>
            </w:pPr>
            <w:r>
              <w:rPr>
                <w:rFonts w:asciiTheme="minorHAnsi" w:hAnsiTheme="minorHAnsi"/>
                <w:sz w:val="18"/>
                <w:szCs w:val="18"/>
              </w:rPr>
              <w:t>0.90</w:t>
            </w:r>
          </w:p>
        </w:tc>
        <w:tc>
          <w:tcPr>
            <w:tcW w:w="2409" w:type="dxa"/>
            <w:tcBorders>
              <w:bottom w:val="single" w:sz="4" w:space="0" w:color="auto"/>
            </w:tcBorders>
          </w:tcPr>
          <w:p w14:paraId="0A2CACB9" w14:textId="0FB58186" w:rsidR="00192031" w:rsidRPr="009D2B56" w:rsidRDefault="005C3A55" w:rsidP="006C3820">
            <w:pPr>
              <w:spacing w:line="240" w:lineRule="auto"/>
              <w:ind w:left="0" w:hanging="2"/>
              <w:jc w:val="center"/>
              <w:rPr>
                <w:rFonts w:asciiTheme="minorHAnsi" w:hAnsiTheme="minorHAnsi"/>
                <w:sz w:val="18"/>
                <w:szCs w:val="18"/>
              </w:rPr>
            </w:pPr>
            <w:r>
              <w:rPr>
                <w:rFonts w:asciiTheme="minorHAnsi" w:hAnsiTheme="minorHAnsi"/>
                <w:sz w:val="18"/>
                <w:szCs w:val="18"/>
              </w:rPr>
              <w:t>1.5</w:t>
            </w:r>
          </w:p>
        </w:tc>
        <w:tc>
          <w:tcPr>
            <w:tcW w:w="895" w:type="dxa"/>
            <w:tcBorders>
              <w:bottom w:val="single" w:sz="4" w:space="0" w:color="auto"/>
            </w:tcBorders>
          </w:tcPr>
          <w:p w14:paraId="6EEAF186" w14:textId="42931479"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0.1</w:t>
            </w:r>
            <w:r w:rsidR="005C3A55">
              <w:rPr>
                <w:rFonts w:asciiTheme="minorHAnsi" w:hAnsiTheme="minorHAnsi"/>
                <w:sz w:val="18"/>
                <w:szCs w:val="18"/>
              </w:rPr>
              <w:t>0</w:t>
            </w:r>
          </w:p>
        </w:tc>
      </w:tr>
      <w:tr w:rsidR="00192031" w:rsidRPr="009D2B56" w14:paraId="5214D9F7" w14:textId="77777777" w:rsidTr="00D47378">
        <w:tc>
          <w:tcPr>
            <w:tcW w:w="1002" w:type="dxa"/>
            <w:tcBorders>
              <w:top w:val="single" w:sz="4" w:space="0" w:color="auto"/>
            </w:tcBorders>
          </w:tcPr>
          <w:p w14:paraId="34144060"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kern w:val="0"/>
                <w:position w:val="0"/>
                <w:sz w:val="18"/>
                <w:szCs w:val="18"/>
                <w:lang w:eastAsia="en-US" w:bidi="ar-SA"/>
              </w:rPr>
            </w:pPr>
            <w:r w:rsidRPr="009D2B56">
              <w:rPr>
                <w:rFonts w:asciiTheme="minorHAnsi" w:hAnsiTheme="minorHAnsi"/>
                <w:sz w:val="18"/>
                <w:szCs w:val="18"/>
              </w:rPr>
              <w:t>South</w:t>
            </w:r>
          </w:p>
        </w:tc>
        <w:tc>
          <w:tcPr>
            <w:tcW w:w="2225" w:type="dxa"/>
            <w:tcBorders>
              <w:top w:val="single" w:sz="4" w:space="0" w:color="auto"/>
            </w:tcBorders>
          </w:tcPr>
          <w:p w14:paraId="07F676F3"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Grooming</w:t>
            </w:r>
          </w:p>
        </w:tc>
        <w:tc>
          <w:tcPr>
            <w:tcW w:w="992" w:type="dxa"/>
            <w:tcBorders>
              <w:top w:val="single" w:sz="4" w:space="0" w:color="auto"/>
            </w:tcBorders>
          </w:tcPr>
          <w:p w14:paraId="153DF41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Borders>
              <w:top w:val="single" w:sz="4" w:space="0" w:color="auto"/>
            </w:tcBorders>
          </w:tcPr>
          <w:p w14:paraId="04CAB9FB"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4693</w:t>
            </w:r>
          </w:p>
        </w:tc>
        <w:tc>
          <w:tcPr>
            <w:tcW w:w="1276" w:type="dxa"/>
            <w:tcBorders>
              <w:top w:val="single" w:sz="4" w:space="0" w:color="auto"/>
            </w:tcBorders>
          </w:tcPr>
          <w:p w14:paraId="704D838F"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0.81</w:t>
            </w:r>
          </w:p>
        </w:tc>
        <w:tc>
          <w:tcPr>
            <w:tcW w:w="2409" w:type="dxa"/>
            <w:tcBorders>
              <w:top w:val="single" w:sz="4" w:space="0" w:color="auto"/>
            </w:tcBorders>
          </w:tcPr>
          <w:p w14:paraId="68BCF9AF" w14:textId="45A4F62C" w:rsidR="00192031" w:rsidRPr="009D2B56" w:rsidRDefault="00FD6049" w:rsidP="006C3820">
            <w:pPr>
              <w:spacing w:line="240" w:lineRule="auto"/>
              <w:ind w:leftChars="0" w:left="0" w:firstLineChars="0" w:firstLine="0"/>
              <w:jc w:val="center"/>
              <w:textAlignment w:val="auto"/>
              <w:outlineLvl w:val="9"/>
              <w:rPr>
                <w:rFonts w:asciiTheme="minorHAnsi" w:hAnsiTheme="minorHAnsi"/>
                <w:sz w:val="18"/>
                <w:szCs w:val="18"/>
              </w:rPr>
            </w:pPr>
            <w:r>
              <w:rPr>
                <w:rFonts w:asciiTheme="minorHAnsi" w:hAnsiTheme="minorHAnsi"/>
                <w:sz w:val="18"/>
                <w:szCs w:val="18"/>
              </w:rPr>
              <w:t>6.0</w:t>
            </w:r>
          </w:p>
        </w:tc>
        <w:tc>
          <w:tcPr>
            <w:tcW w:w="895" w:type="dxa"/>
            <w:tcBorders>
              <w:top w:val="single" w:sz="4" w:space="0" w:color="auto"/>
            </w:tcBorders>
          </w:tcPr>
          <w:p w14:paraId="34C3AEC7" w14:textId="17E5F356" w:rsidR="00192031" w:rsidRPr="009D2B56" w:rsidRDefault="00FD6049" w:rsidP="006C3820">
            <w:pPr>
              <w:spacing w:line="240" w:lineRule="auto"/>
              <w:ind w:leftChars="0" w:left="0" w:firstLineChars="0" w:firstLine="0"/>
              <w:jc w:val="center"/>
              <w:textAlignment w:val="auto"/>
              <w:outlineLvl w:val="9"/>
              <w:rPr>
                <w:rFonts w:asciiTheme="minorHAnsi" w:hAnsiTheme="minorHAnsi"/>
                <w:sz w:val="18"/>
                <w:szCs w:val="18"/>
              </w:rPr>
            </w:pPr>
            <w:r>
              <w:rPr>
                <w:rFonts w:asciiTheme="minorHAnsi" w:hAnsiTheme="minorHAnsi"/>
                <w:sz w:val="18"/>
                <w:szCs w:val="18"/>
              </w:rPr>
              <w:t>0.09</w:t>
            </w:r>
          </w:p>
        </w:tc>
      </w:tr>
      <w:tr w:rsidR="00192031" w:rsidRPr="009D2B56" w14:paraId="083DD3D9" w14:textId="77777777" w:rsidTr="00D47378">
        <w:tc>
          <w:tcPr>
            <w:tcW w:w="1002" w:type="dxa"/>
          </w:tcPr>
          <w:p w14:paraId="04FAB220"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Pr>
          <w:p w14:paraId="20901D7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Body Contact</w:t>
            </w:r>
          </w:p>
        </w:tc>
        <w:tc>
          <w:tcPr>
            <w:tcW w:w="992" w:type="dxa"/>
          </w:tcPr>
          <w:p w14:paraId="53C81029"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3D20E73C"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1669</w:t>
            </w:r>
          </w:p>
        </w:tc>
        <w:tc>
          <w:tcPr>
            <w:tcW w:w="1276" w:type="dxa"/>
          </w:tcPr>
          <w:p w14:paraId="3253C9AE" w14:textId="267FCD99" w:rsidR="00192031" w:rsidRPr="009D2B56" w:rsidRDefault="004A32B5" w:rsidP="006C3820">
            <w:pPr>
              <w:spacing w:line="240" w:lineRule="auto"/>
              <w:ind w:left="0" w:hanging="2"/>
              <w:jc w:val="center"/>
              <w:rPr>
                <w:rFonts w:asciiTheme="minorHAnsi" w:hAnsiTheme="minorHAnsi"/>
                <w:sz w:val="18"/>
                <w:szCs w:val="18"/>
              </w:rPr>
            </w:pPr>
            <w:r>
              <w:rPr>
                <w:rFonts w:asciiTheme="minorHAnsi" w:hAnsiTheme="minorHAnsi"/>
                <w:sz w:val="18"/>
                <w:szCs w:val="18"/>
              </w:rPr>
              <w:t>0.55</w:t>
            </w:r>
          </w:p>
        </w:tc>
        <w:tc>
          <w:tcPr>
            <w:tcW w:w="2409" w:type="dxa"/>
          </w:tcPr>
          <w:p w14:paraId="536CECBB" w14:textId="1118EE69" w:rsidR="00192031" w:rsidRPr="009D2B56" w:rsidRDefault="00FD6049" w:rsidP="006C3820">
            <w:pPr>
              <w:spacing w:line="240" w:lineRule="auto"/>
              <w:ind w:left="0" w:hanging="2"/>
              <w:jc w:val="center"/>
              <w:rPr>
                <w:rFonts w:asciiTheme="minorHAnsi" w:hAnsiTheme="minorHAnsi"/>
                <w:sz w:val="18"/>
                <w:szCs w:val="18"/>
              </w:rPr>
            </w:pPr>
            <w:r>
              <w:rPr>
                <w:rFonts w:asciiTheme="minorHAnsi" w:hAnsiTheme="minorHAnsi"/>
                <w:sz w:val="18"/>
                <w:szCs w:val="18"/>
              </w:rPr>
              <w:t>27.0</w:t>
            </w:r>
          </w:p>
        </w:tc>
        <w:tc>
          <w:tcPr>
            <w:tcW w:w="895" w:type="dxa"/>
          </w:tcPr>
          <w:p w14:paraId="14C29794" w14:textId="292F338E" w:rsidR="00192031" w:rsidRPr="009D2B56" w:rsidRDefault="00FD6049" w:rsidP="006C3820">
            <w:pPr>
              <w:spacing w:line="240" w:lineRule="auto"/>
              <w:ind w:left="0" w:hanging="2"/>
              <w:jc w:val="center"/>
              <w:rPr>
                <w:rFonts w:asciiTheme="minorHAnsi" w:hAnsiTheme="minorHAnsi"/>
                <w:sz w:val="18"/>
                <w:szCs w:val="18"/>
              </w:rPr>
            </w:pPr>
            <w:r>
              <w:rPr>
                <w:rFonts w:asciiTheme="minorHAnsi" w:hAnsiTheme="minorHAnsi"/>
                <w:sz w:val="18"/>
                <w:szCs w:val="18"/>
              </w:rPr>
              <w:t>0.08</w:t>
            </w:r>
          </w:p>
        </w:tc>
      </w:tr>
      <w:tr w:rsidR="00192031" w:rsidRPr="009D2B56" w14:paraId="218F39BC" w14:textId="77777777" w:rsidTr="00D47378">
        <w:tc>
          <w:tcPr>
            <w:tcW w:w="1002" w:type="dxa"/>
          </w:tcPr>
          <w:p w14:paraId="46F4DF75"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Pr>
          <w:p w14:paraId="3B2D6B1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Proximity</w:t>
            </w:r>
          </w:p>
        </w:tc>
        <w:tc>
          <w:tcPr>
            <w:tcW w:w="992" w:type="dxa"/>
          </w:tcPr>
          <w:p w14:paraId="587308AE"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5020F08C"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2579</w:t>
            </w:r>
          </w:p>
        </w:tc>
        <w:tc>
          <w:tcPr>
            <w:tcW w:w="1276" w:type="dxa"/>
          </w:tcPr>
          <w:p w14:paraId="1AB915EF" w14:textId="4150C679" w:rsidR="00192031" w:rsidRPr="009D2B56" w:rsidRDefault="004A32B5" w:rsidP="006C3820">
            <w:pPr>
              <w:spacing w:line="240" w:lineRule="auto"/>
              <w:ind w:left="0" w:hanging="2"/>
              <w:jc w:val="center"/>
              <w:rPr>
                <w:rFonts w:asciiTheme="minorHAnsi" w:hAnsiTheme="minorHAnsi"/>
                <w:sz w:val="18"/>
                <w:szCs w:val="18"/>
              </w:rPr>
            </w:pPr>
            <w:r>
              <w:rPr>
                <w:rFonts w:asciiTheme="minorHAnsi" w:hAnsiTheme="minorHAnsi"/>
                <w:sz w:val="18"/>
                <w:szCs w:val="18"/>
              </w:rPr>
              <w:t>0.71</w:t>
            </w:r>
          </w:p>
        </w:tc>
        <w:tc>
          <w:tcPr>
            <w:tcW w:w="2409" w:type="dxa"/>
          </w:tcPr>
          <w:p w14:paraId="498B3AF4" w14:textId="5F340AC0" w:rsidR="00192031" w:rsidRPr="009D2B56" w:rsidRDefault="00FD6049" w:rsidP="006C3820">
            <w:pPr>
              <w:spacing w:line="240" w:lineRule="auto"/>
              <w:ind w:left="0" w:hanging="2"/>
              <w:jc w:val="center"/>
              <w:rPr>
                <w:rFonts w:asciiTheme="minorHAnsi" w:hAnsiTheme="minorHAnsi"/>
                <w:sz w:val="18"/>
                <w:szCs w:val="18"/>
              </w:rPr>
            </w:pPr>
            <w:r>
              <w:rPr>
                <w:rFonts w:asciiTheme="minorHAnsi" w:hAnsiTheme="minorHAnsi"/>
                <w:sz w:val="18"/>
                <w:szCs w:val="18"/>
              </w:rPr>
              <w:t>19.0</w:t>
            </w:r>
          </w:p>
        </w:tc>
        <w:tc>
          <w:tcPr>
            <w:tcW w:w="895" w:type="dxa"/>
          </w:tcPr>
          <w:p w14:paraId="7D618744" w14:textId="0C2F4453" w:rsidR="00192031" w:rsidRPr="009D2B56" w:rsidRDefault="00FD6049" w:rsidP="006C3820">
            <w:pPr>
              <w:spacing w:line="240" w:lineRule="auto"/>
              <w:ind w:left="0" w:hanging="2"/>
              <w:jc w:val="center"/>
              <w:rPr>
                <w:rFonts w:asciiTheme="minorHAnsi" w:hAnsiTheme="minorHAnsi"/>
                <w:sz w:val="18"/>
                <w:szCs w:val="18"/>
              </w:rPr>
            </w:pPr>
            <w:r>
              <w:rPr>
                <w:rFonts w:asciiTheme="minorHAnsi" w:hAnsiTheme="minorHAnsi"/>
                <w:sz w:val="18"/>
                <w:szCs w:val="18"/>
              </w:rPr>
              <w:t>0.08</w:t>
            </w:r>
          </w:p>
        </w:tc>
      </w:tr>
      <w:tr w:rsidR="00192031" w:rsidRPr="009D2B56" w14:paraId="22EC831E" w14:textId="77777777" w:rsidTr="00D47378">
        <w:tc>
          <w:tcPr>
            <w:tcW w:w="1002" w:type="dxa"/>
          </w:tcPr>
          <w:p w14:paraId="0EA6A8DB"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Pr>
          <w:p w14:paraId="2AA89EF2"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Aggression Non-contact</w:t>
            </w:r>
          </w:p>
        </w:tc>
        <w:tc>
          <w:tcPr>
            <w:tcW w:w="992" w:type="dxa"/>
          </w:tcPr>
          <w:p w14:paraId="21E66509"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1EBEC9D0"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768</w:t>
            </w:r>
          </w:p>
        </w:tc>
        <w:tc>
          <w:tcPr>
            <w:tcW w:w="1276" w:type="dxa"/>
          </w:tcPr>
          <w:p w14:paraId="1850E53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0.80</w:t>
            </w:r>
          </w:p>
        </w:tc>
        <w:tc>
          <w:tcPr>
            <w:tcW w:w="2409" w:type="dxa"/>
          </w:tcPr>
          <w:p w14:paraId="7277233C" w14:textId="207F86F3" w:rsidR="00192031" w:rsidRPr="009D2B56" w:rsidRDefault="00FD6049" w:rsidP="006C3820">
            <w:pPr>
              <w:spacing w:line="240" w:lineRule="auto"/>
              <w:ind w:left="0" w:hanging="2"/>
              <w:jc w:val="center"/>
              <w:rPr>
                <w:rFonts w:asciiTheme="minorHAnsi" w:hAnsiTheme="minorHAnsi"/>
                <w:sz w:val="18"/>
                <w:szCs w:val="18"/>
              </w:rPr>
            </w:pPr>
            <w:r>
              <w:rPr>
                <w:rFonts w:asciiTheme="minorHAnsi" w:hAnsiTheme="minorHAnsi"/>
                <w:sz w:val="18"/>
                <w:szCs w:val="18"/>
              </w:rPr>
              <w:t>2.5</w:t>
            </w:r>
          </w:p>
        </w:tc>
        <w:tc>
          <w:tcPr>
            <w:tcW w:w="895" w:type="dxa"/>
          </w:tcPr>
          <w:p w14:paraId="5F8F98F9" w14:textId="727AF14A" w:rsidR="00192031" w:rsidRPr="009D2B56" w:rsidRDefault="00FD6049" w:rsidP="00FD6049">
            <w:pPr>
              <w:spacing w:line="240" w:lineRule="auto"/>
              <w:ind w:left="0" w:hanging="2"/>
              <w:jc w:val="center"/>
              <w:rPr>
                <w:rFonts w:asciiTheme="minorHAnsi" w:hAnsiTheme="minorHAnsi"/>
                <w:sz w:val="18"/>
                <w:szCs w:val="18"/>
              </w:rPr>
            </w:pPr>
            <w:r>
              <w:rPr>
                <w:rFonts w:asciiTheme="minorHAnsi" w:hAnsiTheme="minorHAnsi"/>
                <w:sz w:val="18"/>
                <w:szCs w:val="18"/>
              </w:rPr>
              <w:t>0.08</w:t>
            </w:r>
          </w:p>
        </w:tc>
      </w:tr>
      <w:tr w:rsidR="00192031" w:rsidRPr="009D2B56" w14:paraId="6A4E31DF" w14:textId="77777777" w:rsidTr="00D47378">
        <w:tc>
          <w:tcPr>
            <w:tcW w:w="1002" w:type="dxa"/>
          </w:tcPr>
          <w:p w14:paraId="666ED6A2"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Pr>
          <w:p w14:paraId="452D02A8"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Aggression Contact</w:t>
            </w:r>
          </w:p>
        </w:tc>
        <w:tc>
          <w:tcPr>
            <w:tcW w:w="992" w:type="dxa"/>
          </w:tcPr>
          <w:p w14:paraId="6ACBBFE5"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258D9E5E"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173</w:t>
            </w:r>
          </w:p>
        </w:tc>
        <w:tc>
          <w:tcPr>
            <w:tcW w:w="1276" w:type="dxa"/>
          </w:tcPr>
          <w:p w14:paraId="45013E76" w14:textId="5BCF53C0" w:rsidR="00192031" w:rsidRPr="00263884" w:rsidRDefault="004A32B5" w:rsidP="006C3820">
            <w:pPr>
              <w:spacing w:line="240" w:lineRule="auto"/>
              <w:ind w:left="0" w:hanging="2"/>
              <w:jc w:val="center"/>
              <w:rPr>
                <w:rFonts w:asciiTheme="minorHAnsi" w:hAnsiTheme="minorHAnsi"/>
                <w:sz w:val="18"/>
                <w:szCs w:val="18"/>
              </w:rPr>
            </w:pPr>
            <w:r>
              <w:rPr>
                <w:rFonts w:asciiTheme="minorHAnsi" w:hAnsiTheme="minorHAnsi"/>
                <w:sz w:val="18"/>
                <w:szCs w:val="18"/>
              </w:rPr>
              <w:t>0.43</w:t>
            </w:r>
          </w:p>
        </w:tc>
        <w:tc>
          <w:tcPr>
            <w:tcW w:w="2409" w:type="dxa"/>
          </w:tcPr>
          <w:p w14:paraId="5BC60530"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c>
          <w:tcPr>
            <w:tcW w:w="895" w:type="dxa"/>
          </w:tcPr>
          <w:p w14:paraId="56C1F7D9"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r>
      <w:tr w:rsidR="00192031" w:rsidRPr="009D2B56" w14:paraId="2CD3FA4C" w14:textId="77777777" w:rsidTr="00D47378">
        <w:tc>
          <w:tcPr>
            <w:tcW w:w="1002" w:type="dxa"/>
          </w:tcPr>
          <w:p w14:paraId="54DC2362"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Pr>
          <w:p w14:paraId="1C464B9B"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Food Sharing</w:t>
            </w:r>
          </w:p>
        </w:tc>
        <w:tc>
          <w:tcPr>
            <w:tcW w:w="992" w:type="dxa"/>
          </w:tcPr>
          <w:p w14:paraId="4FCF4D74"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5EDB344E"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153</w:t>
            </w:r>
          </w:p>
        </w:tc>
        <w:tc>
          <w:tcPr>
            <w:tcW w:w="1276" w:type="dxa"/>
          </w:tcPr>
          <w:p w14:paraId="1A727406" w14:textId="49A787B4" w:rsidR="00192031" w:rsidRPr="00263884" w:rsidRDefault="004A32B5" w:rsidP="006C3820">
            <w:pPr>
              <w:spacing w:line="240" w:lineRule="auto"/>
              <w:ind w:left="0" w:hanging="2"/>
              <w:jc w:val="center"/>
              <w:rPr>
                <w:rFonts w:asciiTheme="minorHAnsi" w:hAnsiTheme="minorHAnsi"/>
                <w:sz w:val="18"/>
                <w:szCs w:val="18"/>
              </w:rPr>
            </w:pPr>
            <w:r>
              <w:rPr>
                <w:rFonts w:asciiTheme="minorHAnsi" w:hAnsiTheme="minorHAnsi"/>
                <w:sz w:val="18"/>
                <w:szCs w:val="18"/>
              </w:rPr>
              <w:t>0.37</w:t>
            </w:r>
          </w:p>
        </w:tc>
        <w:tc>
          <w:tcPr>
            <w:tcW w:w="2409" w:type="dxa"/>
          </w:tcPr>
          <w:p w14:paraId="33D9BBEF"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c>
          <w:tcPr>
            <w:tcW w:w="895" w:type="dxa"/>
          </w:tcPr>
          <w:p w14:paraId="430B8AA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r>
      <w:tr w:rsidR="00192031" w:rsidRPr="009D2B56" w14:paraId="6C61F77D" w14:textId="77777777" w:rsidTr="00D47378">
        <w:tc>
          <w:tcPr>
            <w:tcW w:w="1002" w:type="dxa"/>
            <w:tcBorders>
              <w:bottom w:val="single" w:sz="4" w:space="0" w:color="auto"/>
            </w:tcBorders>
          </w:tcPr>
          <w:p w14:paraId="5B35FB37"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Borders>
              <w:bottom w:val="single" w:sz="4" w:space="0" w:color="auto"/>
            </w:tcBorders>
          </w:tcPr>
          <w:p w14:paraId="40F3635E"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Pant Grunt</w:t>
            </w:r>
          </w:p>
        </w:tc>
        <w:tc>
          <w:tcPr>
            <w:tcW w:w="992" w:type="dxa"/>
            <w:tcBorders>
              <w:bottom w:val="single" w:sz="4" w:space="0" w:color="auto"/>
            </w:tcBorders>
          </w:tcPr>
          <w:p w14:paraId="5437E6B0"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Borders>
              <w:bottom w:val="single" w:sz="4" w:space="0" w:color="auto"/>
            </w:tcBorders>
          </w:tcPr>
          <w:p w14:paraId="7F99CA19"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3350</w:t>
            </w:r>
          </w:p>
        </w:tc>
        <w:tc>
          <w:tcPr>
            <w:tcW w:w="1276" w:type="dxa"/>
            <w:tcBorders>
              <w:bottom w:val="single" w:sz="4" w:space="0" w:color="auto"/>
            </w:tcBorders>
          </w:tcPr>
          <w:p w14:paraId="49EB0AF5" w14:textId="4BF53634" w:rsidR="00192031" w:rsidRPr="009D2B56" w:rsidRDefault="004A32B5" w:rsidP="006C3820">
            <w:pPr>
              <w:spacing w:line="240" w:lineRule="auto"/>
              <w:ind w:left="0" w:hanging="2"/>
              <w:jc w:val="center"/>
              <w:rPr>
                <w:rFonts w:asciiTheme="minorHAnsi" w:hAnsiTheme="minorHAnsi"/>
                <w:sz w:val="18"/>
                <w:szCs w:val="18"/>
              </w:rPr>
            </w:pPr>
            <w:r>
              <w:rPr>
                <w:rFonts w:asciiTheme="minorHAnsi" w:hAnsiTheme="minorHAnsi"/>
                <w:sz w:val="18"/>
                <w:szCs w:val="18"/>
              </w:rPr>
              <w:t>0.92</w:t>
            </w:r>
          </w:p>
        </w:tc>
        <w:tc>
          <w:tcPr>
            <w:tcW w:w="2409" w:type="dxa"/>
            <w:tcBorders>
              <w:bottom w:val="single" w:sz="4" w:space="0" w:color="auto"/>
            </w:tcBorders>
          </w:tcPr>
          <w:p w14:paraId="591025CE" w14:textId="3775D95E" w:rsidR="00192031" w:rsidRPr="009D2B56" w:rsidRDefault="00FD6049" w:rsidP="006C3820">
            <w:pPr>
              <w:spacing w:line="240" w:lineRule="auto"/>
              <w:ind w:left="0" w:hanging="2"/>
              <w:jc w:val="center"/>
              <w:rPr>
                <w:rFonts w:asciiTheme="minorHAnsi" w:hAnsiTheme="minorHAnsi"/>
                <w:sz w:val="18"/>
                <w:szCs w:val="18"/>
              </w:rPr>
            </w:pPr>
            <w:r>
              <w:rPr>
                <w:rFonts w:asciiTheme="minorHAnsi" w:hAnsiTheme="minorHAnsi"/>
                <w:sz w:val="18"/>
                <w:szCs w:val="18"/>
              </w:rPr>
              <w:t>2.5</w:t>
            </w:r>
          </w:p>
        </w:tc>
        <w:tc>
          <w:tcPr>
            <w:tcW w:w="895" w:type="dxa"/>
            <w:tcBorders>
              <w:bottom w:val="single" w:sz="4" w:space="0" w:color="auto"/>
            </w:tcBorders>
          </w:tcPr>
          <w:p w14:paraId="5B8730A4" w14:textId="54D80BFF" w:rsidR="00192031" w:rsidRPr="009D2B56" w:rsidRDefault="00192031" w:rsidP="00FD6049">
            <w:pPr>
              <w:spacing w:line="240" w:lineRule="auto"/>
              <w:ind w:left="0" w:hanging="2"/>
              <w:jc w:val="center"/>
              <w:rPr>
                <w:rFonts w:asciiTheme="minorHAnsi" w:hAnsiTheme="minorHAnsi"/>
                <w:sz w:val="18"/>
                <w:szCs w:val="18"/>
              </w:rPr>
            </w:pPr>
            <w:r w:rsidRPr="009D2B56">
              <w:rPr>
                <w:rFonts w:asciiTheme="minorHAnsi" w:hAnsiTheme="minorHAnsi"/>
                <w:sz w:val="18"/>
                <w:szCs w:val="18"/>
              </w:rPr>
              <w:t>0.</w:t>
            </w:r>
            <w:r w:rsidR="00FD6049">
              <w:rPr>
                <w:rFonts w:asciiTheme="minorHAnsi" w:hAnsiTheme="minorHAnsi"/>
                <w:sz w:val="18"/>
                <w:szCs w:val="18"/>
              </w:rPr>
              <w:t>10</w:t>
            </w:r>
          </w:p>
        </w:tc>
      </w:tr>
    </w:tbl>
    <w:p w14:paraId="0560768B" w14:textId="77777777" w:rsidR="00192031" w:rsidRDefault="00192031">
      <w:pPr>
        <w:spacing w:line="480" w:lineRule="auto"/>
        <w:ind w:leftChars="0" w:left="0" w:firstLineChars="0" w:firstLine="0"/>
        <w:jc w:val="both"/>
        <w:rPr>
          <w:rFonts w:asciiTheme="minorHAnsi" w:hAnsiTheme="minorHAnsi"/>
        </w:rPr>
      </w:pPr>
    </w:p>
    <w:p w14:paraId="60B056FC" w14:textId="28E74B97" w:rsidR="00CC4A8D" w:rsidRDefault="00B244F2">
      <w:pPr>
        <w:spacing w:line="480" w:lineRule="auto"/>
        <w:ind w:leftChars="0" w:left="0" w:firstLineChars="0" w:firstLine="0"/>
        <w:jc w:val="both"/>
        <w:rPr>
          <w:rFonts w:asciiTheme="minorHAnsi" w:hAnsiTheme="minorHAnsi"/>
        </w:rPr>
      </w:pPr>
      <w:r>
        <w:rPr>
          <w:rFonts w:asciiTheme="minorHAnsi" w:hAnsiTheme="minorHAnsi"/>
        </w:rPr>
        <w:t>To be able to compare groups of different sizes, and interaction types with different occurrence rates, we tested how many interactions per dyad were necessary to reach a consistency value of r=0.5. Interaction types that reached this cut-off with fewer average interactions per dyad were considered more predictable than those that require more interactions per dyad to reach the cut-off</w:t>
      </w:r>
      <w:r w:rsidR="00B07E5D">
        <w:rPr>
          <w:rFonts w:asciiTheme="minorHAnsi" w:hAnsiTheme="minorHAnsi"/>
        </w:rPr>
        <w:t xml:space="preserve"> (Fig. 6, 7, 8, 9</w:t>
      </w:r>
      <w:r w:rsidR="00E129D9">
        <w:rPr>
          <w:rFonts w:asciiTheme="minorHAnsi" w:hAnsiTheme="minorHAnsi"/>
        </w:rPr>
        <w:t>)</w:t>
      </w:r>
      <w:r>
        <w:rPr>
          <w:rFonts w:asciiTheme="minorHAnsi" w:hAnsiTheme="minorHAnsi"/>
        </w:rPr>
        <w:t>.</w:t>
      </w:r>
    </w:p>
    <w:p w14:paraId="6805ECFE" w14:textId="77777777" w:rsidR="00CC4A8D" w:rsidRDefault="001C22EB">
      <w:pPr>
        <w:pStyle w:val="Caption"/>
        <w:keepNext/>
        <w:ind w:left="0" w:hanging="2"/>
        <w:jc w:val="both"/>
        <w:rPr>
          <w:rFonts w:asciiTheme="minorHAnsi" w:hAnsiTheme="minorHAnsi"/>
          <w:sz w:val="20"/>
        </w:rPr>
      </w:pPr>
      <w:r w:rsidRPr="004F630E">
        <w:rPr>
          <w:rFonts w:asciiTheme="minorHAnsi" w:hAnsiTheme="minorHAnsi"/>
          <w:noProof/>
          <w:sz w:val="20"/>
          <w:lang w:eastAsia="en-GB" w:bidi="ar-SA"/>
        </w:rPr>
        <w:lastRenderedPageBreak/>
        <w:drawing>
          <wp:inline distT="0" distB="0" distL="0" distR="0" wp14:anchorId="3DC35AF3" wp14:editId="5F82F688">
            <wp:extent cx="4705350" cy="588168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 Common.tif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08017" cy="5885021"/>
                    </a:xfrm>
                    <a:prstGeom prst="rect">
                      <a:avLst/>
                    </a:prstGeom>
                  </pic:spPr>
                </pic:pic>
              </a:graphicData>
            </a:graphic>
          </wp:inline>
        </w:drawing>
      </w:r>
    </w:p>
    <w:p w14:paraId="4661B83F" w14:textId="6FE4DCC4" w:rsidR="00E129D9" w:rsidRPr="00192031" w:rsidRDefault="00E129D9" w:rsidP="00192031">
      <w:pPr>
        <w:autoSpaceDE w:val="0"/>
        <w:autoSpaceDN w:val="0"/>
        <w:adjustRightInd w:val="0"/>
        <w:spacing w:before="120" w:line="240" w:lineRule="auto"/>
        <w:ind w:leftChars="0" w:left="0" w:firstLineChars="0" w:firstLine="0"/>
        <w:jc w:val="both"/>
        <w:rPr>
          <w:rFonts w:asciiTheme="minorHAnsi" w:hAnsiTheme="minorHAnsi" w:cstheme="minorHAnsi"/>
          <w:i/>
          <w:iCs/>
          <w:sz w:val="18"/>
          <w:szCs w:val="18"/>
        </w:rPr>
      </w:pPr>
      <w:r w:rsidRPr="00192031">
        <w:rPr>
          <w:rFonts w:asciiTheme="minorHAnsi" w:hAnsiTheme="minorHAnsi" w:cstheme="minorHAnsi"/>
          <w:i/>
          <w:iCs/>
          <w:sz w:val="18"/>
          <w:szCs w:val="18"/>
        </w:rPr>
        <w:t xml:space="preserve">Figure </w:t>
      </w:r>
      <w:r w:rsidR="00935A0C">
        <w:rPr>
          <w:rFonts w:asciiTheme="minorHAnsi" w:hAnsiTheme="minorHAnsi" w:cstheme="minorHAnsi"/>
          <w:i/>
          <w:iCs/>
          <w:sz w:val="18"/>
          <w:szCs w:val="18"/>
        </w:rPr>
        <w:t>6</w:t>
      </w:r>
      <w:r w:rsidRPr="00192031">
        <w:rPr>
          <w:rFonts w:asciiTheme="minorHAnsi" w:hAnsiTheme="minorHAnsi" w:cstheme="minorHAnsi"/>
          <w:i/>
          <w:iCs/>
          <w:sz w:val="18"/>
          <w:szCs w:val="18"/>
        </w:rPr>
        <w:t>: Spearman correlation between two halves of randomly selected subsets of the datasets for mangabeys (</w:t>
      </w:r>
      <w:r w:rsidR="00D50CC6">
        <w:rPr>
          <w:rFonts w:asciiTheme="minorHAnsi" w:hAnsiTheme="minorHAnsi" w:cstheme="minorHAnsi"/>
          <w:i/>
          <w:iCs/>
          <w:sz w:val="18"/>
          <w:szCs w:val="18"/>
        </w:rPr>
        <w:t>blue</w:t>
      </w:r>
      <w:r w:rsidRPr="00192031">
        <w:rPr>
          <w:rFonts w:asciiTheme="minorHAnsi" w:hAnsiTheme="minorHAnsi" w:cstheme="minorHAnsi"/>
          <w:i/>
          <w:iCs/>
          <w:sz w:val="18"/>
          <w:szCs w:val="18"/>
        </w:rPr>
        <w:t>), East chimpanzee community (</w:t>
      </w:r>
      <w:r w:rsidR="00D50CC6">
        <w:rPr>
          <w:rFonts w:asciiTheme="minorHAnsi" w:hAnsiTheme="minorHAnsi" w:cstheme="minorHAnsi"/>
          <w:i/>
          <w:iCs/>
          <w:sz w:val="18"/>
          <w:szCs w:val="18"/>
        </w:rPr>
        <w:t>red</w:t>
      </w:r>
      <w:r w:rsidRPr="00192031">
        <w:rPr>
          <w:rFonts w:asciiTheme="minorHAnsi" w:hAnsiTheme="minorHAnsi" w:cstheme="minorHAnsi"/>
          <w:i/>
          <w:iCs/>
          <w:sz w:val="18"/>
          <w:szCs w:val="18"/>
        </w:rPr>
        <w:t xml:space="preserve">) and </w:t>
      </w:r>
      <w:r w:rsidR="00D50CC6">
        <w:rPr>
          <w:rFonts w:asciiTheme="minorHAnsi" w:hAnsiTheme="minorHAnsi" w:cstheme="minorHAnsi"/>
          <w:i/>
          <w:iCs/>
          <w:sz w:val="18"/>
          <w:szCs w:val="18"/>
        </w:rPr>
        <w:t>South chimpanzee community (golden) for grooming</w:t>
      </w:r>
      <w:r w:rsidRPr="00192031">
        <w:rPr>
          <w:rFonts w:asciiTheme="minorHAnsi" w:hAnsiTheme="minorHAnsi" w:cstheme="minorHAnsi"/>
          <w:i/>
          <w:iCs/>
          <w:sz w:val="18"/>
          <w:szCs w:val="18"/>
        </w:rPr>
        <w:t xml:space="preserve"> and </w:t>
      </w:r>
      <w:r w:rsidR="00D50CC6">
        <w:rPr>
          <w:rFonts w:asciiTheme="minorHAnsi" w:hAnsiTheme="minorHAnsi" w:cstheme="minorHAnsi"/>
          <w:i/>
          <w:iCs/>
          <w:sz w:val="18"/>
          <w:szCs w:val="18"/>
        </w:rPr>
        <w:t>food sharing (chimpanzees only)</w:t>
      </w:r>
      <w:r w:rsidRPr="00192031">
        <w:rPr>
          <w:rFonts w:asciiTheme="minorHAnsi" w:hAnsiTheme="minorHAnsi" w:cstheme="minorHAnsi"/>
          <w:i/>
          <w:iCs/>
          <w:sz w:val="18"/>
          <w:szCs w:val="18"/>
        </w:rPr>
        <w:t>. The standardised consistency is marked by the number of interactions per dyad where the median of correlation coefficients exceeds r=0.5. If that value is reached with fewer interactions per dyad, the distribution of interaction rates is more consistent. Distributions of correlation coefficients with a large spread indicate changes in interaction preference over time.</w:t>
      </w:r>
    </w:p>
    <w:p w14:paraId="2DE618E9" w14:textId="77777777" w:rsidR="00E129D9" w:rsidRDefault="00E129D9">
      <w:pPr>
        <w:widowControl/>
        <w:spacing w:after="160" w:line="259" w:lineRule="auto"/>
        <w:ind w:leftChars="0" w:left="0" w:firstLineChars="0" w:firstLine="0"/>
        <w:textAlignment w:val="auto"/>
        <w:outlineLvl w:val="9"/>
        <w:rPr>
          <w:rFonts w:asciiTheme="minorHAnsi" w:hAnsiTheme="minorHAnsi"/>
          <w:i/>
        </w:rPr>
      </w:pPr>
      <w:r>
        <w:rPr>
          <w:rFonts w:asciiTheme="minorHAnsi" w:hAnsiTheme="minorHAnsi"/>
          <w:i/>
        </w:rPr>
        <w:br w:type="page"/>
      </w:r>
    </w:p>
    <w:p w14:paraId="6F567C2E" w14:textId="77777777" w:rsidR="00E129D9" w:rsidRPr="00E129D9" w:rsidRDefault="00E129D9">
      <w:pPr>
        <w:spacing w:line="480" w:lineRule="auto"/>
        <w:ind w:leftChars="0" w:left="0" w:firstLineChars="0" w:firstLine="0"/>
        <w:jc w:val="both"/>
        <w:rPr>
          <w:rFonts w:asciiTheme="minorHAnsi" w:hAnsiTheme="minorHAnsi"/>
          <w:iCs/>
        </w:rPr>
      </w:pPr>
      <w:r w:rsidRPr="004F630E">
        <w:rPr>
          <w:rFonts w:asciiTheme="minorHAnsi" w:hAnsiTheme="minorHAnsi"/>
          <w:noProof/>
          <w:lang w:eastAsia="en-GB" w:bidi="ar-SA"/>
        </w:rPr>
        <w:lastRenderedPageBreak/>
        <w:drawing>
          <wp:inline distT="0" distB="0" distL="0" distR="0" wp14:anchorId="289AFD51" wp14:editId="7242AB96">
            <wp:extent cx="5057775" cy="6322219"/>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ot Rare.tif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59980" cy="6324975"/>
                    </a:xfrm>
                    <a:prstGeom prst="rect">
                      <a:avLst/>
                    </a:prstGeom>
                  </pic:spPr>
                </pic:pic>
              </a:graphicData>
            </a:graphic>
          </wp:inline>
        </w:drawing>
      </w:r>
    </w:p>
    <w:p w14:paraId="1530828E" w14:textId="57D0462C" w:rsidR="00935A0C" w:rsidRPr="00192031" w:rsidRDefault="00935A0C" w:rsidP="00935A0C">
      <w:pPr>
        <w:autoSpaceDE w:val="0"/>
        <w:autoSpaceDN w:val="0"/>
        <w:adjustRightInd w:val="0"/>
        <w:spacing w:before="120" w:line="240" w:lineRule="auto"/>
        <w:ind w:leftChars="0" w:left="0" w:firstLineChars="0" w:firstLine="0"/>
        <w:jc w:val="both"/>
        <w:rPr>
          <w:rFonts w:asciiTheme="minorHAnsi" w:hAnsiTheme="minorHAnsi" w:cstheme="minorHAnsi"/>
          <w:i/>
          <w:iCs/>
          <w:sz w:val="18"/>
          <w:szCs w:val="18"/>
        </w:rPr>
      </w:pPr>
      <w:r w:rsidRPr="00192031">
        <w:rPr>
          <w:rFonts w:asciiTheme="minorHAnsi" w:hAnsiTheme="minorHAnsi" w:cstheme="minorHAnsi"/>
          <w:i/>
          <w:iCs/>
          <w:sz w:val="18"/>
          <w:szCs w:val="18"/>
        </w:rPr>
        <w:t xml:space="preserve">Figure </w:t>
      </w:r>
      <w:r>
        <w:rPr>
          <w:rFonts w:asciiTheme="minorHAnsi" w:hAnsiTheme="minorHAnsi" w:cstheme="minorHAnsi"/>
          <w:i/>
          <w:iCs/>
          <w:sz w:val="18"/>
          <w:szCs w:val="18"/>
        </w:rPr>
        <w:t>7</w:t>
      </w:r>
      <w:r w:rsidRPr="00192031">
        <w:rPr>
          <w:rFonts w:asciiTheme="minorHAnsi" w:hAnsiTheme="minorHAnsi" w:cstheme="minorHAnsi"/>
          <w:i/>
          <w:iCs/>
          <w:sz w:val="18"/>
          <w:szCs w:val="18"/>
        </w:rPr>
        <w:t>: Spearman correlation between two halves of randomly selected subsets of the datasets for mangabeys (</w:t>
      </w:r>
      <w:r>
        <w:rPr>
          <w:rFonts w:asciiTheme="minorHAnsi" w:hAnsiTheme="minorHAnsi" w:cstheme="minorHAnsi"/>
          <w:i/>
          <w:iCs/>
          <w:sz w:val="18"/>
          <w:szCs w:val="18"/>
        </w:rPr>
        <w:t>blue</w:t>
      </w:r>
      <w:r w:rsidRPr="00192031">
        <w:rPr>
          <w:rFonts w:asciiTheme="minorHAnsi" w:hAnsiTheme="minorHAnsi" w:cstheme="minorHAnsi"/>
          <w:i/>
          <w:iCs/>
          <w:sz w:val="18"/>
          <w:szCs w:val="18"/>
        </w:rPr>
        <w:t>), East chimpanzee community (</w:t>
      </w:r>
      <w:r>
        <w:rPr>
          <w:rFonts w:asciiTheme="minorHAnsi" w:hAnsiTheme="minorHAnsi" w:cstheme="minorHAnsi"/>
          <w:i/>
          <w:iCs/>
          <w:sz w:val="18"/>
          <w:szCs w:val="18"/>
        </w:rPr>
        <w:t>red</w:t>
      </w:r>
      <w:r w:rsidRPr="00192031">
        <w:rPr>
          <w:rFonts w:asciiTheme="minorHAnsi" w:hAnsiTheme="minorHAnsi" w:cstheme="minorHAnsi"/>
          <w:i/>
          <w:iCs/>
          <w:sz w:val="18"/>
          <w:szCs w:val="18"/>
        </w:rPr>
        <w:t xml:space="preserve">) and </w:t>
      </w:r>
      <w:r>
        <w:rPr>
          <w:rFonts w:asciiTheme="minorHAnsi" w:hAnsiTheme="minorHAnsi" w:cstheme="minorHAnsi"/>
          <w:i/>
          <w:iCs/>
          <w:sz w:val="18"/>
          <w:szCs w:val="18"/>
        </w:rPr>
        <w:t xml:space="preserve">South chimpanzee community (golden) for </w:t>
      </w:r>
      <w:r>
        <w:rPr>
          <w:rFonts w:asciiTheme="minorHAnsi" w:hAnsiTheme="minorHAnsi" w:cstheme="minorHAnsi"/>
          <w:i/>
          <w:iCs/>
          <w:sz w:val="18"/>
          <w:szCs w:val="18"/>
        </w:rPr>
        <w:t xml:space="preserve">body contact </w:t>
      </w:r>
      <w:r w:rsidRPr="00192031">
        <w:rPr>
          <w:rFonts w:asciiTheme="minorHAnsi" w:hAnsiTheme="minorHAnsi" w:cstheme="minorHAnsi"/>
          <w:i/>
          <w:iCs/>
          <w:sz w:val="18"/>
          <w:szCs w:val="18"/>
        </w:rPr>
        <w:t xml:space="preserve">and </w:t>
      </w:r>
      <w:r>
        <w:rPr>
          <w:rFonts w:asciiTheme="minorHAnsi" w:hAnsiTheme="minorHAnsi" w:cstheme="minorHAnsi"/>
          <w:i/>
          <w:iCs/>
          <w:sz w:val="18"/>
          <w:szCs w:val="18"/>
        </w:rPr>
        <w:t>proximity</w:t>
      </w:r>
      <w:r w:rsidRPr="00192031">
        <w:rPr>
          <w:rFonts w:asciiTheme="minorHAnsi" w:hAnsiTheme="minorHAnsi" w:cstheme="minorHAnsi"/>
          <w:i/>
          <w:iCs/>
          <w:sz w:val="18"/>
          <w:szCs w:val="18"/>
        </w:rPr>
        <w:t>. The standardised consistency is marked by the number of interactions per dyad where the median of correlation coefficients exceeds r=0.5. If that value is reached with fewer interactions per dyad, the distribution of interaction rates is more consistent. Distributions of correlation coefficients with a large spread indicate changes in interaction preference over time.</w:t>
      </w:r>
    </w:p>
    <w:p w14:paraId="2E0E2ED2" w14:textId="1CD03405" w:rsidR="00E129D9" w:rsidRDefault="00E129D9">
      <w:pPr>
        <w:spacing w:line="480" w:lineRule="auto"/>
        <w:ind w:leftChars="0" w:left="0" w:firstLineChars="0" w:firstLine="0"/>
        <w:jc w:val="both"/>
        <w:rPr>
          <w:rFonts w:asciiTheme="minorHAnsi" w:hAnsiTheme="minorHAnsi"/>
          <w:i/>
        </w:rPr>
      </w:pPr>
    </w:p>
    <w:p w14:paraId="7A685F3B" w14:textId="1712FFA5" w:rsidR="004D319F" w:rsidRDefault="004D319F">
      <w:pPr>
        <w:spacing w:line="480" w:lineRule="auto"/>
        <w:ind w:leftChars="0" w:left="0" w:firstLineChars="0" w:firstLine="0"/>
        <w:jc w:val="both"/>
        <w:rPr>
          <w:rFonts w:asciiTheme="minorHAnsi" w:hAnsiTheme="minorHAnsi"/>
          <w:i/>
        </w:rPr>
      </w:pPr>
    </w:p>
    <w:p w14:paraId="7D7E45D0" w14:textId="77777777" w:rsidR="004D319F" w:rsidRDefault="004D319F" w:rsidP="004D319F">
      <w:pPr>
        <w:keepNext/>
        <w:spacing w:line="480" w:lineRule="auto"/>
        <w:ind w:leftChars="0" w:left="0" w:firstLineChars="0" w:firstLine="0"/>
        <w:jc w:val="both"/>
      </w:pPr>
      <w:r>
        <w:rPr>
          <w:rFonts w:asciiTheme="minorHAnsi" w:hAnsiTheme="minorHAnsi"/>
          <w:i/>
          <w:noProof/>
          <w:lang w:eastAsia="en-GB" w:bidi="ar-SA"/>
        </w:rPr>
        <w:lastRenderedPageBreak/>
        <w:drawing>
          <wp:inline distT="0" distB="0" distL="0" distR="0" wp14:anchorId="08AFFF93" wp14:editId="29CFFE9D">
            <wp:extent cx="4686300" cy="7029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 Aggression.tif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86300" cy="7029450"/>
                    </a:xfrm>
                    <a:prstGeom prst="rect">
                      <a:avLst/>
                    </a:prstGeom>
                  </pic:spPr>
                </pic:pic>
              </a:graphicData>
            </a:graphic>
          </wp:inline>
        </w:drawing>
      </w:r>
    </w:p>
    <w:p w14:paraId="11AD4731" w14:textId="0149BC21" w:rsidR="004D319F" w:rsidRDefault="004D319F" w:rsidP="004D319F">
      <w:pPr>
        <w:autoSpaceDE w:val="0"/>
        <w:autoSpaceDN w:val="0"/>
        <w:adjustRightInd w:val="0"/>
        <w:spacing w:before="120" w:line="240" w:lineRule="auto"/>
        <w:ind w:leftChars="0" w:left="0" w:firstLineChars="0" w:firstLine="0"/>
        <w:jc w:val="both"/>
        <w:rPr>
          <w:rFonts w:asciiTheme="minorHAnsi" w:hAnsiTheme="minorHAnsi" w:cstheme="minorHAnsi"/>
          <w:i/>
          <w:iCs/>
          <w:sz w:val="18"/>
          <w:szCs w:val="18"/>
        </w:rPr>
      </w:pPr>
      <w:r w:rsidRPr="00192031">
        <w:rPr>
          <w:rFonts w:asciiTheme="minorHAnsi" w:hAnsiTheme="minorHAnsi" w:cstheme="minorHAnsi"/>
          <w:i/>
          <w:iCs/>
          <w:sz w:val="18"/>
          <w:szCs w:val="18"/>
        </w:rPr>
        <w:t xml:space="preserve">Figure </w:t>
      </w:r>
      <w:r>
        <w:rPr>
          <w:rFonts w:asciiTheme="minorHAnsi" w:hAnsiTheme="minorHAnsi" w:cstheme="minorHAnsi"/>
          <w:i/>
          <w:iCs/>
          <w:sz w:val="18"/>
          <w:szCs w:val="18"/>
        </w:rPr>
        <w:t>8</w:t>
      </w:r>
      <w:r w:rsidRPr="00192031">
        <w:rPr>
          <w:rFonts w:asciiTheme="minorHAnsi" w:hAnsiTheme="minorHAnsi" w:cstheme="minorHAnsi"/>
          <w:i/>
          <w:iCs/>
          <w:sz w:val="18"/>
          <w:szCs w:val="18"/>
        </w:rPr>
        <w:t>: Spearman correlation between two halves of randomly selected subsets of the datasets for mangabeys (</w:t>
      </w:r>
      <w:r>
        <w:rPr>
          <w:rFonts w:asciiTheme="minorHAnsi" w:hAnsiTheme="minorHAnsi" w:cstheme="minorHAnsi"/>
          <w:i/>
          <w:iCs/>
          <w:sz w:val="18"/>
          <w:szCs w:val="18"/>
        </w:rPr>
        <w:t>blue</w:t>
      </w:r>
      <w:r w:rsidRPr="00192031">
        <w:rPr>
          <w:rFonts w:asciiTheme="minorHAnsi" w:hAnsiTheme="minorHAnsi" w:cstheme="minorHAnsi"/>
          <w:i/>
          <w:iCs/>
          <w:sz w:val="18"/>
          <w:szCs w:val="18"/>
        </w:rPr>
        <w:t>), East chimpanzee community (</w:t>
      </w:r>
      <w:r>
        <w:rPr>
          <w:rFonts w:asciiTheme="minorHAnsi" w:hAnsiTheme="minorHAnsi" w:cstheme="minorHAnsi"/>
          <w:i/>
          <w:iCs/>
          <w:sz w:val="18"/>
          <w:szCs w:val="18"/>
        </w:rPr>
        <w:t>red</w:t>
      </w:r>
      <w:r w:rsidRPr="00192031">
        <w:rPr>
          <w:rFonts w:asciiTheme="minorHAnsi" w:hAnsiTheme="minorHAnsi" w:cstheme="minorHAnsi"/>
          <w:i/>
          <w:iCs/>
          <w:sz w:val="18"/>
          <w:szCs w:val="18"/>
        </w:rPr>
        <w:t xml:space="preserve">) and </w:t>
      </w:r>
      <w:r>
        <w:rPr>
          <w:rFonts w:asciiTheme="minorHAnsi" w:hAnsiTheme="minorHAnsi" w:cstheme="minorHAnsi"/>
          <w:i/>
          <w:iCs/>
          <w:sz w:val="18"/>
          <w:szCs w:val="18"/>
        </w:rPr>
        <w:t xml:space="preserve">South chimpanzee community (golden) for </w:t>
      </w:r>
      <w:r>
        <w:rPr>
          <w:rFonts w:asciiTheme="minorHAnsi" w:hAnsiTheme="minorHAnsi" w:cstheme="minorHAnsi"/>
          <w:i/>
          <w:iCs/>
          <w:sz w:val="18"/>
          <w:szCs w:val="18"/>
        </w:rPr>
        <w:t>non</w:t>
      </w:r>
      <w:r>
        <w:rPr>
          <w:rFonts w:asciiTheme="minorHAnsi" w:hAnsiTheme="minorHAnsi" w:cstheme="minorHAnsi"/>
          <w:i/>
          <w:iCs/>
          <w:sz w:val="18"/>
          <w:szCs w:val="18"/>
        </w:rPr>
        <w:t>contact</w:t>
      </w:r>
      <w:r>
        <w:rPr>
          <w:rFonts w:asciiTheme="minorHAnsi" w:hAnsiTheme="minorHAnsi" w:cstheme="minorHAnsi"/>
          <w:i/>
          <w:iCs/>
          <w:sz w:val="18"/>
          <w:szCs w:val="18"/>
        </w:rPr>
        <w:t xml:space="preserve"> aggression, contact aggression,</w:t>
      </w:r>
      <w:r>
        <w:rPr>
          <w:rFonts w:asciiTheme="minorHAnsi" w:hAnsiTheme="minorHAnsi" w:cstheme="minorHAnsi"/>
          <w:i/>
          <w:iCs/>
          <w:sz w:val="18"/>
          <w:szCs w:val="18"/>
        </w:rPr>
        <w:t xml:space="preserve"> </w:t>
      </w:r>
      <w:r w:rsidRPr="00192031">
        <w:rPr>
          <w:rFonts w:asciiTheme="minorHAnsi" w:hAnsiTheme="minorHAnsi" w:cstheme="minorHAnsi"/>
          <w:i/>
          <w:iCs/>
          <w:sz w:val="18"/>
          <w:szCs w:val="18"/>
        </w:rPr>
        <w:t xml:space="preserve">and </w:t>
      </w:r>
      <w:r>
        <w:rPr>
          <w:rFonts w:asciiTheme="minorHAnsi" w:hAnsiTheme="minorHAnsi" w:cstheme="minorHAnsi"/>
          <w:i/>
          <w:iCs/>
          <w:sz w:val="18"/>
          <w:szCs w:val="18"/>
        </w:rPr>
        <w:t>pant grunts/supplants</w:t>
      </w:r>
      <w:r w:rsidRPr="00192031">
        <w:rPr>
          <w:rFonts w:asciiTheme="minorHAnsi" w:hAnsiTheme="minorHAnsi" w:cstheme="minorHAnsi"/>
          <w:i/>
          <w:iCs/>
          <w:sz w:val="18"/>
          <w:szCs w:val="18"/>
        </w:rPr>
        <w:t>. The standardised consistency is marked by the number of interactions per dyad where the median of correlation coefficients exceeds r=0.5. If that value is reached with fewer interactions per dyad, the distribution of interaction rates is more consistent. Distributions of correlation coefficients with a large spread indicate changes in interaction preference over time.</w:t>
      </w:r>
    </w:p>
    <w:p w14:paraId="6DEA64D8" w14:textId="77777777" w:rsidR="004D319F" w:rsidRPr="00192031" w:rsidRDefault="004D319F" w:rsidP="004D319F">
      <w:pPr>
        <w:autoSpaceDE w:val="0"/>
        <w:autoSpaceDN w:val="0"/>
        <w:adjustRightInd w:val="0"/>
        <w:spacing w:before="120" w:line="240" w:lineRule="auto"/>
        <w:ind w:leftChars="0" w:left="0" w:firstLineChars="0" w:firstLine="0"/>
        <w:jc w:val="both"/>
        <w:rPr>
          <w:rFonts w:asciiTheme="minorHAnsi" w:hAnsiTheme="minorHAnsi" w:cstheme="minorHAnsi"/>
          <w:i/>
          <w:iCs/>
          <w:sz w:val="18"/>
          <w:szCs w:val="18"/>
        </w:rPr>
      </w:pPr>
    </w:p>
    <w:p w14:paraId="712708F3" w14:textId="77777777" w:rsidR="00CC4A8D" w:rsidRDefault="00B244F2">
      <w:pPr>
        <w:spacing w:line="480" w:lineRule="auto"/>
        <w:ind w:leftChars="0" w:left="0" w:firstLineChars="0" w:firstLine="0"/>
        <w:jc w:val="both"/>
        <w:rPr>
          <w:rFonts w:asciiTheme="minorHAnsi" w:hAnsiTheme="minorHAnsi"/>
          <w:i/>
        </w:rPr>
      </w:pPr>
      <w:r>
        <w:rPr>
          <w:rFonts w:asciiTheme="minorHAnsi" w:hAnsiTheme="minorHAnsi"/>
          <w:i/>
        </w:rPr>
        <w:t>Mangabeys</w:t>
      </w:r>
    </w:p>
    <w:p w14:paraId="018F4A3E" w14:textId="6601FDF0" w:rsidR="00381820" w:rsidRDefault="00B244F2">
      <w:pPr>
        <w:spacing w:line="480" w:lineRule="auto"/>
        <w:ind w:leftChars="0" w:left="0" w:firstLineChars="0" w:firstLine="0"/>
        <w:jc w:val="both"/>
        <w:rPr>
          <w:rFonts w:asciiTheme="minorHAnsi" w:hAnsiTheme="minorHAnsi"/>
        </w:rPr>
      </w:pPr>
      <w:r>
        <w:rPr>
          <w:rFonts w:asciiTheme="minorHAnsi" w:hAnsiTheme="minorHAnsi"/>
        </w:rPr>
        <w:t>For the mangab</w:t>
      </w:r>
      <w:r w:rsidR="00980858">
        <w:rPr>
          <w:rFonts w:asciiTheme="minorHAnsi" w:hAnsiTheme="minorHAnsi"/>
        </w:rPr>
        <w:t xml:space="preserve">eys, noncontact aggression rates (3 </w:t>
      </w:r>
      <w:r>
        <w:rPr>
          <w:rFonts w:asciiTheme="minorHAnsi" w:hAnsiTheme="minorHAnsi"/>
        </w:rPr>
        <w:t>interactions/dyad)</w:t>
      </w:r>
      <w:r w:rsidR="00980858">
        <w:rPr>
          <w:rFonts w:asciiTheme="minorHAnsi" w:hAnsiTheme="minorHAnsi"/>
        </w:rPr>
        <w:t xml:space="preserve"> </w:t>
      </w:r>
      <w:r w:rsidR="00980858">
        <w:rPr>
          <w:rFonts w:asciiTheme="minorHAnsi" w:hAnsiTheme="minorHAnsi"/>
        </w:rPr>
        <w:t>and supplants (3 interactions/dyad)</w:t>
      </w:r>
      <w:r w:rsidR="00980858">
        <w:rPr>
          <w:rFonts w:asciiTheme="minorHAnsi" w:hAnsiTheme="minorHAnsi"/>
        </w:rPr>
        <w:t xml:space="preserve"> were highly consistent</w:t>
      </w:r>
      <w:r>
        <w:rPr>
          <w:rFonts w:asciiTheme="minorHAnsi" w:hAnsiTheme="minorHAnsi"/>
        </w:rPr>
        <w:t>,</w:t>
      </w:r>
      <w:r w:rsidR="00980858">
        <w:rPr>
          <w:rFonts w:asciiTheme="minorHAnsi" w:hAnsiTheme="minorHAnsi"/>
        </w:rPr>
        <w:t xml:space="preserve"> as was</w:t>
      </w:r>
      <w:r>
        <w:rPr>
          <w:rFonts w:asciiTheme="minorHAnsi" w:hAnsiTheme="minorHAnsi"/>
        </w:rPr>
        <w:t xml:space="preserve"> grooming (</w:t>
      </w:r>
      <w:r w:rsidR="00980858">
        <w:rPr>
          <w:rFonts w:asciiTheme="minorHAnsi" w:hAnsiTheme="minorHAnsi"/>
        </w:rPr>
        <w:t>4.5</w:t>
      </w:r>
      <w:r>
        <w:rPr>
          <w:rFonts w:asciiTheme="minorHAnsi" w:hAnsiTheme="minorHAnsi"/>
        </w:rPr>
        <w:t xml:space="preserve"> interactions/dyad), indicating that individuals observing a subset of interactions in the community would be able to predict future interactions (Fig. </w:t>
      </w:r>
      <w:r w:rsidR="00980858">
        <w:rPr>
          <w:rFonts w:asciiTheme="minorHAnsi" w:hAnsiTheme="minorHAnsi"/>
        </w:rPr>
        <w:t>6</w:t>
      </w:r>
      <w:proofErr w:type="gramStart"/>
      <w:r w:rsidR="00980858">
        <w:rPr>
          <w:rFonts w:asciiTheme="minorHAnsi" w:hAnsiTheme="minorHAnsi"/>
        </w:rPr>
        <w:t>,7,8</w:t>
      </w:r>
      <w:proofErr w:type="gramEnd"/>
      <w:r w:rsidR="00381820">
        <w:rPr>
          <w:rFonts w:asciiTheme="minorHAnsi" w:hAnsiTheme="minorHAnsi"/>
        </w:rPr>
        <w:t>;</w:t>
      </w:r>
      <w:r>
        <w:rPr>
          <w:rFonts w:asciiTheme="minorHAnsi" w:hAnsiTheme="minorHAnsi"/>
        </w:rPr>
        <w:t xml:space="preserve"> Tab. 1). Body co</w:t>
      </w:r>
      <w:bookmarkStart w:id="2" w:name="_GoBack"/>
      <w:bookmarkEnd w:id="2"/>
      <w:r>
        <w:rPr>
          <w:rFonts w:asciiTheme="minorHAnsi" w:hAnsiTheme="minorHAnsi"/>
        </w:rPr>
        <w:t>ntact (7.4 interactions/dyad, SD=1.4) and proximity (14.5 interactions/dyad, SD=2.5) were much less consistent.</w:t>
      </w:r>
    </w:p>
    <w:p w14:paraId="711FD8A7" w14:textId="77777777" w:rsidR="00CC4A8D" w:rsidRDefault="00B244F2">
      <w:pPr>
        <w:spacing w:before="120" w:line="480" w:lineRule="auto"/>
        <w:ind w:leftChars="0" w:left="0" w:firstLineChars="0" w:firstLine="0"/>
        <w:jc w:val="both"/>
        <w:rPr>
          <w:rFonts w:asciiTheme="minorHAnsi" w:eastAsia="Calibri" w:hAnsiTheme="minorHAnsi"/>
          <w:i/>
        </w:rPr>
      </w:pPr>
      <w:r>
        <w:rPr>
          <w:rFonts w:asciiTheme="minorHAnsi" w:eastAsia="Calibri" w:hAnsiTheme="minorHAnsi"/>
          <w:i/>
        </w:rPr>
        <w:t>Chimpanzees</w:t>
      </w:r>
    </w:p>
    <w:p w14:paraId="6DC77E58" w14:textId="77777777" w:rsidR="00381820" w:rsidRDefault="00B244F2">
      <w:pPr>
        <w:spacing w:before="120" w:line="480" w:lineRule="auto"/>
        <w:ind w:leftChars="0" w:left="0" w:firstLineChars="0" w:firstLine="0"/>
        <w:jc w:val="both"/>
        <w:rPr>
          <w:rFonts w:asciiTheme="minorHAnsi" w:eastAsia="Calibri" w:hAnsiTheme="minorHAnsi"/>
        </w:rPr>
      </w:pPr>
      <w:r>
        <w:rPr>
          <w:rFonts w:asciiTheme="minorHAnsi" w:eastAsia="Calibri" w:hAnsiTheme="minorHAnsi"/>
        </w:rPr>
        <w:t>As in the mangabeys, overall aggression rates were highly consistent in both chimpanzee communities (Table 1), more so in South (1.3 interactions/dyad, SD=0.6) than in East (2.6 interactions/dyad, SD=0.9). The larger standard deviation in the chimpanzees compared to the mangabeys might indicate changes of aggression patterns over time. Pant grunt interactions in both communities showed the most predictable patterns (East: 0.9 interactions/dyad, SD=0.1; South: 1.4 interactions/dyad, SD=0.0</w:t>
      </w:r>
      <w:del w:id="3" w:author="anna" w:date="2020-05-17T12:19:00Z">
        <w:r>
          <w:rPr>
            <w:rFonts w:asciiTheme="minorHAnsi" w:eastAsia="Calibri" w:hAnsiTheme="minorHAnsi"/>
          </w:rPr>
          <w:delText>0</w:delText>
        </w:r>
      </w:del>
      <w:r>
        <w:rPr>
          <w:rFonts w:asciiTheme="minorHAnsi" w:eastAsia="Calibri" w:hAnsiTheme="minorHAnsi"/>
        </w:rPr>
        <w:t>). Grooming was less consistent than in the mangabeys (East: 4.7 interactions/dyad, SD=2.0; South: 4.2 interactions/dyad, SD=2.5), with the large standard deviation indicating changes in interaction patterns over the course of the study period. Body contact (East: 11.7 interactions/dyad, SD=5.6; South: 12.0 interactions/dyad, SD=5.1) and proximity (East: 13.1 interactions/dyad, SD=6.2; South: 14.0 interactions/dyad, SD=5.6) were considerably less predictable than the directed interaction types. This indicates that in all three communities, most dyads will feed and rest in close proximity with a wide variety of partners, while they direct interactions at a smaller and more stable subset of group members.</w:t>
      </w:r>
    </w:p>
    <w:p w14:paraId="1946EF21" w14:textId="77777777" w:rsidR="00CC4A8D" w:rsidRDefault="00381820">
      <w:pPr>
        <w:spacing w:before="120" w:line="480" w:lineRule="auto"/>
        <w:ind w:leftChars="0" w:left="0" w:firstLineChars="0" w:firstLine="0"/>
        <w:jc w:val="both"/>
        <w:rPr>
          <w:rFonts w:asciiTheme="minorHAnsi" w:eastAsia="Calibri" w:hAnsiTheme="minorHAnsi"/>
        </w:rPr>
      </w:pPr>
      <w:commentRangeStart w:id="4"/>
      <w:commentRangeStart w:id="5"/>
      <w:r w:rsidRPr="004F630E">
        <w:rPr>
          <w:rFonts w:asciiTheme="minorHAnsi" w:eastAsia="Calibri" w:hAnsiTheme="minorHAnsi"/>
          <w:noProof/>
          <w:lang w:eastAsia="en-GB" w:bidi="ar-SA"/>
        </w:rPr>
        <w:lastRenderedPageBreak/>
        <w:drawing>
          <wp:inline distT="0" distB="0" distL="0" distR="0" wp14:anchorId="35CBC312" wp14:editId="6507671F">
            <wp:extent cx="5943600" cy="3714750"/>
            <wp:effectExtent l="0" t="0" r="0" b="0"/>
            <wp:docPr id="3" name="Picture 3" descr="A picture containing sky,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 Results.tif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commentRangeEnd w:id="4"/>
      <w:commentRangeEnd w:id="5"/>
      <w:r w:rsidR="00AF4AF2">
        <w:rPr>
          <w:rStyle w:val="CommentReference"/>
        </w:rPr>
        <w:commentReference w:id="4"/>
      </w:r>
      <w:r w:rsidR="006C3820">
        <w:rPr>
          <w:rStyle w:val="CommentReference"/>
        </w:rPr>
        <w:commentReference w:id="5"/>
      </w:r>
      <w:r w:rsidR="00B244F2">
        <w:rPr>
          <w:rFonts w:asciiTheme="minorHAnsi" w:eastAsia="Calibri" w:hAnsiTheme="minorHAnsi"/>
        </w:rPr>
        <w:t xml:space="preserve"> </w:t>
      </w:r>
    </w:p>
    <w:p w14:paraId="515093E3" w14:textId="77777777" w:rsidR="00CC4A8D" w:rsidRPr="00381820" w:rsidRDefault="00381820" w:rsidP="00381820">
      <w:pPr>
        <w:pStyle w:val="Caption"/>
        <w:spacing w:line="240" w:lineRule="auto"/>
        <w:ind w:left="0" w:hanging="2"/>
        <w:jc w:val="both"/>
        <w:rPr>
          <w:rFonts w:asciiTheme="minorHAnsi" w:eastAsia="Calibri" w:hAnsiTheme="minorHAnsi"/>
          <w:iCs w:val="0"/>
          <w:sz w:val="18"/>
          <w:szCs w:val="18"/>
        </w:rPr>
      </w:pPr>
      <w:r w:rsidRPr="00381820">
        <w:rPr>
          <w:rFonts w:asciiTheme="minorHAnsi" w:eastAsia="Calibri" w:hAnsiTheme="minorHAnsi"/>
          <w:iCs w:val="0"/>
          <w:sz w:val="18"/>
          <w:szCs w:val="18"/>
        </w:rPr>
        <w:t>Figure 6: Summary of the mean number of interactions needed per dyad to reach correlations between halves of r = 0.5 (mangabeys: green triangles, East: red point, South: blue square).</w:t>
      </w:r>
    </w:p>
    <w:p w14:paraId="1B464F92" w14:textId="77777777" w:rsidR="00381820" w:rsidRDefault="00381820">
      <w:pPr>
        <w:spacing w:before="120" w:line="480" w:lineRule="auto"/>
        <w:ind w:leftChars="0" w:left="0" w:firstLineChars="0" w:firstLine="0"/>
        <w:jc w:val="both"/>
        <w:rPr>
          <w:rFonts w:asciiTheme="minorHAnsi" w:hAnsiTheme="minorHAnsi"/>
          <w:b/>
        </w:rPr>
      </w:pPr>
    </w:p>
    <w:p w14:paraId="7367614A" w14:textId="77777777" w:rsidR="00CC4A8D" w:rsidRDefault="00B244F2">
      <w:pPr>
        <w:spacing w:before="120" w:line="480" w:lineRule="auto"/>
        <w:ind w:leftChars="0" w:left="0" w:firstLineChars="0" w:firstLine="0"/>
        <w:jc w:val="both"/>
        <w:rPr>
          <w:rFonts w:asciiTheme="minorHAnsi" w:hAnsiTheme="minorHAnsi"/>
          <w:b/>
        </w:rPr>
      </w:pPr>
      <w:r>
        <w:rPr>
          <w:rFonts w:asciiTheme="minorHAnsi" w:hAnsiTheme="minorHAnsi"/>
          <w:b/>
        </w:rPr>
        <w:t>DISCUSSION</w:t>
      </w:r>
    </w:p>
    <w:p w14:paraId="600C3823" w14:textId="77777777" w:rsidR="00CC4A8D" w:rsidRDefault="00B244F2">
      <w:pPr>
        <w:spacing w:before="120" w:line="480" w:lineRule="auto"/>
        <w:ind w:leftChars="0" w:left="0" w:firstLineChars="0" w:firstLine="0"/>
        <w:jc w:val="both"/>
        <w:rPr>
          <w:rFonts w:asciiTheme="minorHAnsi" w:hAnsiTheme="minorHAnsi"/>
        </w:rPr>
      </w:pPr>
      <w:commentRangeStart w:id="6"/>
      <w:commentRangeStart w:id="7"/>
      <w:r>
        <w:rPr>
          <w:rFonts w:asciiTheme="minorHAnsi" w:hAnsiTheme="minorHAnsi"/>
        </w:rPr>
        <w:t xml:space="preserve">Establishing measures of predictability of social interactions and the resulting relationships between individuals is necessary to understand the complexity of a social group from the perspective of the individual </w:t>
      </w:r>
      <w:r>
        <w:rPr>
          <w:rFonts w:asciiTheme="minorHAnsi" w:hAnsiTheme="minorHAnsi"/>
        </w:rPr>
        <w:fldChar w:fldCharType="begin" w:fldLock="1"/>
      </w:r>
      <w:r w:rsidR="00792622">
        <w:rPr>
          <w:rFonts w:asciiTheme="minorHAnsi" w:hAnsiTheme="minorHAnsi"/>
        </w:rPr>
        <w:instrText>ADDIN CSL_CITATION {"citationItems":[{"id":"ITEM-1","itemData":{"DOI":"10.1111/ele.13079","ISSN":"14610248","abstract":"Studies of eusocial invertebrates regard complex societies as those where there is a clear division of labour and extensive cooperation between breeders and helpers. In contrast, studies of social mammals identify complex societies as those where differentiated social relationships influence access to resources and reproductive opportunities. We show here that, while traits associated with social complexity of the first kind occur in social mammals that live in groups composed of close relatives, traits associated with the complexity of social relationships occur where average kinship between female group members is low. These differences in the form of social complexity appear to be associated with variation in brain size and probably reflect contrasts in the extent of conflicts of interest between group members. Our results emphasise the limitations of any unitary concept of social complexity and show that variation in average kinship between group members has far-reaching consequences for animal societies.","author":[{"dropping-particle":"","family":"Lukas","given":"Dieter","non-dropping-particle":"","parse-names":false,"suffix":""},{"dropping-particle":"","family":"Clutton-Brock","given":"Tim","non-dropping-particle":"","parse-names":false,"suffix":""}],"container-title":"Ecology Letters","editor":[{"dropping-particle":"","family":"Isvaran","given":"Kavita","non-dropping-particle":"","parse-names":false,"suffix":""}],"id":"ITEM-1","issue":"8","issued":{"date-parts":[["2018","5","25"]]},"page":"1129-1134","publisher":"Wiley/Blackwell (10.1111)","title":"Social complexity and kinship in animal societies","type":"article-journal","volume":"21"},"uris":["http://www.mendeley.com/documents/?uuid=9e494851-8198-3713-bb56-5987a3015a36"]},{"id":"ITEM-2","itemData":{"DOI":"10.1163/000579510X501151","ISBN":"0005-7959","ISSN":"00057959","PMID":"50262666","abstract":"Approaches to sociality have, in the past, focused either on group typologies or on the functional aspects of relationships (mate choice, parental investment decisions). In contrast, the nature of the social relationships that scale from the individual-level behavioural decisions to the emergent properties represented by group typology has received almost no attention at all. We argue that that there is now a need to refocus attention on the bonding processes that give rise to social groups. However, we lack any kind of language with which to describe or classify these operationally, in part perhaps because social bonding is emotional (and, hence, 'felt'). One task for the future is, therefore, to identify suitable indices that can be used to compare the degree of bondedness between individual animals both between species and, within species, between individual dyads in such a way as to be able to test functional questions. © 2010 Koninklijke Brill NV, Leiden.","author":[{"dropping-particle":"","family":"Dunbar","given":"R.I.M.","non-dropping-particle":"","parse-names":false,"suffix":""},{"dropping-particle":"","family":"Shultz","given":"Susanne","non-dropping-particle":"","parse-names":false,"suffix":""}],"container-title":"Behaviour","id":"ITEM-2","issue":"7","issued":{"date-parts":[["2010"]]},"page":"775-803","title":"Bondedness and sociality","type":"article","volume":"147"},"uris":["http://www.mendeley.com/documents/?uuid=e99b68ae-0495-324c-8aac-5c78b257b91d"]}],"mendeley":{"formattedCitation":"(Dunbar &amp; Shultz, 2010; Lukas &amp; Clutton-Brock, 2018)","plainTextFormattedCitation":"(Dunbar &amp; Shultz, 2010; Lukas &amp; Clutton-Brock, 2018)","previouslyFormattedCitation":"(Dunbar &amp; Shultz, 2010; Lukas &amp; Clutton-Brock, 2018)"},"properties":{"noteIndex":0},"schema":"https://github.com/citation-style-language/schema/raw/master/csl-citation.json"}</w:instrText>
      </w:r>
      <w:r>
        <w:rPr>
          <w:rFonts w:asciiTheme="minorHAnsi" w:hAnsiTheme="minorHAnsi"/>
        </w:rPr>
        <w:fldChar w:fldCharType="separate"/>
      </w:r>
      <w:r w:rsidR="00F57648" w:rsidRPr="00F57648">
        <w:rPr>
          <w:rFonts w:asciiTheme="minorHAnsi" w:hAnsiTheme="minorHAnsi"/>
          <w:noProof/>
        </w:rPr>
        <w:t>(Dunbar &amp; Shultz, 2010; Lukas &amp; Clutton-Brock, 2018)</w:t>
      </w:r>
      <w:r>
        <w:rPr>
          <w:rFonts w:asciiTheme="minorHAnsi" w:hAnsiTheme="minorHAnsi"/>
        </w:rPr>
        <w:fldChar w:fldCharType="end"/>
      </w:r>
      <w:r>
        <w:rPr>
          <w:rFonts w:asciiTheme="minorHAnsi" w:hAnsiTheme="minorHAnsi"/>
        </w:rPr>
        <w:t xml:space="preserve">. </w:t>
      </w:r>
      <w:commentRangeEnd w:id="6"/>
      <w:r w:rsidR="00336CA6">
        <w:rPr>
          <w:rStyle w:val="CommentReference"/>
        </w:rPr>
        <w:commentReference w:id="6"/>
      </w:r>
      <w:commentRangeEnd w:id="7"/>
      <w:r w:rsidR="001613D6">
        <w:rPr>
          <w:rStyle w:val="CommentReference"/>
        </w:rPr>
        <w:commentReference w:id="7"/>
      </w:r>
      <w:r>
        <w:rPr>
          <w:rFonts w:asciiTheme="minorHAnsi" w:hAnsiTheme="minorHAnsi"/>
        </w:rPr>
        <w:t xml:space="preserve">Here, </w:t>
      </w:r>
      <w:r w:rsidR="00826E7E">
        <w:rPr>
          <w:rFonts w:asciiTheme="minorHAnsi" w:hAnsiTheme="minorHAnsi"/>
        </w:rPr>
        <w:t>o</w:t>
      </w:r>
      <w:r>
        <w:rPr>
          <w:rFonts w:asciiTheme="minorHAnsi" w:hAnsiTheme="minorHAnsi"/>
        </w:rPr>
        <w:t>ur premise was that interactions are more predictable for participants and bystanders if interaction distributions are consistent over time. Our results showed that across communities and species, interaction types vary in predictability, indicating</w:t>
      </w:r>
      <w:r w:rsidR="00826E7E">
        <w:rPr>
          <w:rFonts w:asciiTheme="minorHAnsi" w:hAnsiTheme="minorHAnsi"/>
        </w:rPr>
        <w:t xml:space="preserve"> yet again </w:t>
      </w:r>
      <w:commentRangeStart w:id="8"/>
      <w:r w:rsidR="00826E7E">
        <w:rPr>
          <w:rFonts w:asciiTheme="minorHAnsi" w:hAnsiTheme="minorHAnsi"/>
        </w:rPr>
        <w:t>that</w:t>
      </w:r>
      <w:commentRangeEnd w:id="8"/>
      <w:r w:rsidR="00523EEC">
        <w:rPr>
          <w:rStyle w:val="CommentReference"/>
        </w:rPr>
        <w:commentReference w:id="8"/>
      </w:r>
      <w:r w:rsidR="00826E7E">
        <w:rPr>
          <w:rFonts w:asciiTheme="minorHAnsi" w:hAnsiTheme="minorHAnsi"/>
        </w:rPr>
        <w:t xml:space="preserve"> animal lives cannot be </w:t>
      </w:r>
      <w:proofErr w:type="spellStart"/>
      <w:ins w:id="9" w:author="anna" w:date="2020-05-28T16:45:00Z">
        <w:r w:rsidR="00826E7E">
          <w:rPr>
            <w:rFonts w:asciiTheme="minorHAnsi" w:hAnsiTheme="minorHAnsi"/>
          </w:rPr>
          <w:t>capture</w:t>
        </w:r>
      </w:ins>
      <w:ins w:id="10" w:author="anna" w:date="2020-05-17T12:21:00Z">
        <w:r w:rsidR="00AF4AF2">
          <w:rPr>
            <w:rFonts w:asciiTheme="minorHAnsi" w:hAnsiTheme="minorHAnsi"/>
          </w:rPr>
          <w:t>d</w:t>
        </w:r>
      </w:ins>
      <w:ins w:id="11" w:author="Liran Samuni" w:date="2020-05-28T16:43:00Z">
        <w:r w:rsidR="00826E7E">
          <w:rPr>
            <w:rFonts w:asciiTheme="minorHAnsi" w:hAnsiTheme="minorHAnsi"/>
          </w:rPr>
          <w:t>capture</w:t>
        </w:r>
      </w:ins>
      <w:ins w:id="12" w:author="Liran Samuni" w:date="2020-03-16T19:39:00Z">
        <w:r w:rsidR="00F05569">
          <w:rPr>
            <w:rFonts w:asciiTheme="minorHAnsi" w:hAnsiTheme="minorHAnsi"/>
          </w:rPr>
          <w:t>d</w:t>
        </w:r>
      </w:ins>
      <w:proofErr w:type="spellEnd"/>
      <w:del w:id="13" w:author="Liran Samuni" w:date="2020-05-28T16:43:00Z">
        <w:r w:rsidR="00826E7E">
          <w:rPr>
            <w:rFonts w:asciiTheme="minorHAnsi" w:hAnsiTheme="minorHAnsi"/>
          </w:rPr>
          <w:delText>capture</w:delText>
        </w:r>
      </w:del>
      <w:r w:rsidR="00826E7E">
        <w:rPr>
          <w:rFonts w:asciiTheme="minorHAnsi" w:hAnsiTheme="minorHAnsi"/>
        </w:rPr>
        <w:t xml:space="preserve"> using one simplistic measure of complexity: challenges differ within </w:t>
      </w:r>
      <w:r w:rsidR="00F50CE9">
        <w:rPr>
          <w:rFonts w:asciiTheme="minorHAnsi" w:hAnsiTheme="minorHAnsi"/>
        </w:rPr>
        <w:t xml:space="preserve">and between species, and we need multi-dimensional measures to quantify where ‘complexity’ </w:t>
      </w:r>
      <w:r w:rsidR="00F50CE9">
        <w:rPr>
          <w:rFonts w:asciiTheme="minorHAnsi" w:hAnsiTheme="minorHAnsi"/>
        </w:rPr>
        <w:lastRenderedPageBreak/>
        <w:t>really arises.</w:t>
      </w:r>
      <w:r>
        <w:rPr>
          <w:rFonts w:asciiTheme="minorHAnsi" w:hAnsiTheme="minorHAnsi"/>
        </w:rPr>
        <w:t xml:space="preserve"> </w:t>
      </w:r>
    </w:p>
    <w:p w14:paraId="4FD2720D" w14:textId="77777777" w:rsidR="00CC4A8D" w:rsidRDefault="00B244F2">
      <w:pPr>
        <w:spacing w:before="120" w:line="480" w:lineRule="auto"/>
        <w:ind w:leftChars="0" w:left="0" w:firstLineChars="0" w:firstLine="0"/>
        <w:jc w:val="both"/>
        <w:rPr>
          <w:rStyle w:val="FootnoteReference"/>
          <w:rFonts w:asciiTheme="minorHAnsi" w:hAnsiTheme="minorHAnsi"/>
          <w:vertAlign w:val="baseline"/>
        </w:rPr>
      </w:pPr>
      <w:r>
        <w:rPr>
          <w:rFonts w:asciiTheme="minorHAnsi" w:hAnsiTheme="minorHAnsi"/>
        </w:rPr>
        <w:t xml:space="preserve">This study introduces a consistency measure, repeatedly dividing the dataset into halves and comparing how well these predict each other, which serves two functions. Researchers can use it to find out whether they have </w:t>
      </w:r>
      <w:commentRangeStart w:id="14"/>
      <w:r>
        <w:rPr>
          <w:rFonts w:asciiTheme="minorHAnsi" w:hAnsiTheme="minorHAnsi"/>
        </w:rPr>
        <w:t>collected sufficient data for their dataset to be internally consistent</w:t>
      </w:r>
      <w:commentRangeEnd w:id="14"/>
      <w:r w:rsidR="00BE2B5D">
        <w:rPr>
          <w:rStyle w:val="CommentReference"/>
        </w:rPr>
        <w:commentReference w:id="14"/>
      </w:r>
      <w:r>
        <w:rPr>
          <w:rFonts w:asciiTheme="minorHAnsi" w:hAnsiTheme="minorHAnsi"/>
        </w:rPr>
        <w:t xml:space="preserve">, given a community of a certain size and an interaction type with a specific diversity of partner choice </w:t>
      </w:r>
      <w:r>
        <w:rPr>
          <w:rFonts w:asciiTheme="minorHAnsi" w:hAnsiTheme="minorHAnsi"/>
        </w:rPr>
        <w:fldChar w:fldCharType="begin" w:fldLock="1"/>
      </w:r>
      <w:r w:rsidR="00383737">
        <w:rPr>
          <w:rFonts w:asciiTheme="minorHAns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Pr>
          <w:rFonts w:asciiTheme="minorHAnsi" w:hAnsiTheme="minorHAnsi"/>
        </w:rPr>
        <w:fldChar w:fldCharType="separate"/>
      </w:r>
      <w:r w:rsidRPr="00B244F2">
        <w:rPr>
          <w:rFonts w:asciiTheme="minorHAnsi" w:hAnsiTheme="minorHAnsi"/>
          <w:noProof/>
        </w:rPr>
        <w:t>(Sánchez-Tójar et al., 2018)</w:t>
      </w:r>
      <w:r>
        <w:rPr>
          <w:rFonts w:asciiTheme="minorHAnsi" w:hAnsiTheme="minorHAnsi"/>
        </w:rPr>
        <w:fldChar w:fldCharType="end"/>
      </w:r>
      <w:r>
        <w:rPr>
          <w:rFonts w:asciiTheme="minorHAnsi" w:hAnsiTheme="minorHAnsi"/>
        </w:rPr>
        <w:t xml:space="preserve">. In our sample, despite pooling 18 months of data, food sharing and contact aggressions </w:t>
      </w:r>
      <w:r w:rsidR="00F50CE9">
        <w:rPr>
          <w:rFonts w:asciiTheme="minorHAnsi" w:hAnsiTheme="minorHAnsi"/>
        </w:rPr>
        <w:t>were</w:t>
      </w:r>
      <w:r>
        <w:rPr>
          <w:rFonts w:asciiTheme="minorHAnsi" w:hAnsiTheme="minorHAnsi"/>
        </w:rPr>
        <w:t xml:space="preserve"> observed at such low rates in all three communities that observing the group at a certain time point would make it impossible to predict their behaviour at another time point. We generally assume that randomly selected focal follows allow us to also make statements about interaction rates on those days on which we do not observe an individual </w:t>
      </w:r>
      <w:r>
        <w:rPr>
          <w:rFonts w:asciiTheme="minorHAnsi" w:hAnsiTheme="minorHAnsi"/>
        </w:rPr>
        <w:fldChar w:fldCharType="begin" w:fldLock="1"/>
      </w:r>
      <w:r>
        <w:rPr>
          <w:rFonts w:asciiTheme="minorHAnsi" w:hAnsiTheme="minorHAnsi"/>
        </w:rPr>
        <w:instrText>ADDIN CSL_CITATION {"citationItems":[{"id":"ITEM-1","itemData":{"DOI":"10.1016/j.anbehav.2018.04.012","ISSN":"00033472","abstract":"Social network analysis is quickly becoming an established framework to study the structure of animal social systems. To explore the social network of a population, observers must capture data on the interactions or associations between individuals. Sampling decisions significantly impact the outcome of data collection, notably the amount of data available from which to construct social networks. However, little is known about how different sampling methods, and more generally the extent of sampling effort, impact the robustness of social network analyses. Here, we generate proximity networks from data obtained via nearly continuous GPS tracking of members of a wild baboon troop (Papio anubis). These data allow us to produce networks based on complete observations of interindividual distances between group members. We then mimic several widely used focal animal sampling and group scanning methods by subsampling the complete data set to simulate observational data comparable to that produced by human observers. We explore how sampling effort, sampling methods, network definitions and levels and types of sampling error affect the correlation between the estimated and complete networks. Our results suggest that for some scenarios, even low levels of sampling effort (5–10 samples/individual) can provide the same information as high sampling effort (&gt;64 samples/individual). However, we find that insufficient data collected across all potentially interacting individuals, certain network definitions (how edge weights and distance thresholds are calculated) a</w:instrText>
      </w:r>
      <w:r>
        <w:rPr>
          <w:rFonts w:asciiTheme="minorHAnsi" w:hAnsiTheme="minorHAnsi"/>
          <w:lang w:val="en-US"/>
        </w:rPr>
        <w:instrText>nd misidentifications of individuals in the network can generate spurious network structure with little or no correlation to the underlying or ‘real’ social structure. Our results suggest that data collection methods should be designed to maximize the number of potential interactions (edges) recorded for each observation. We discuss the relative trade-offs between maximizing the amount of data collected across as many individuals as possible and the potential for erroneous observations.","author":[{"dropping-particle":"","family":"Davis","given":"Grace H.","non-dropping-particle":"","parse-names":false,"suffix":""},{"dropping-particle":"","family":"Crofoot","given":"Margaret C.","non-dropping-particle":"","parse-names":false,"suffix":""},{"dropping-particle":"","family":"Farine","given":"Damien R.","non-dropping-particle":"","parse-names":false,"suffix":""}],"container-title":"Animal Behaviour","id":"ITEM-1","issued":{"date-parts":[["2018"]]},"page":"29-44","title":"Estimating the robustness and uncertainty of animal social networks using different observational methods","type":"article-journal","volume":"141"},"uris":["http://www.mendeley.com/documents/?uuid=fecd314c-238b-4964-bbc9-e227497a3de5"]}],"mendeley":{"formattedCitation":"(Davis et al., 2018)","plainTextFormattedCitation":"(Davis et al., 2018)","previouslyFormattedCitation":"(Davis et al., 2018)"},"properties":{"noteIndex":0},"schema":"https://github.com/citation-style-language/schema/raw/master/csl-citation.json"}</w:instrText>
      </w:r>
      <w:r>
        <w:rPr>
          <w:rFonts w:asciiTheme="minorHAnsi" w:hAnsiTheme="minorHAnsi"/>
        </w:rPr>
        <w:fldChar w:fldCharType="separate"/>
      </w:r>
      <w:r>
        <w:rPr>
          <w:rFonts w:asciiTheme="minorHAnsi" w:hAnsiTheme="minorHAnsi"/>
          <w:noProof/>
          <w:lang w:val="en-US"/>
        </w:rPr>
        <w:t>(Davis et al., 2018)</w:t>
      </w:r>
      <w:r>
        <w:rPr>
          <w:rFonts w:asciiTheme="minorHAnsi" w:hAnsiTheme="minorHAnsi"/>
        </w:rPr>
        <w:fldChar w:fldCharType="end"/>
      </w:r>
      <w:r>
        <w:rPr>
          <w:rFonts w:asciiTheme="minorHAnsi" w:hAnsiTheme="minorHAnsi"/>
          <w:lang w:val="en-US"/>
        </w:rPr>
        <w:t xml:space="preserve">, but this might not be the case for rare interaction types. </w:t>
      </w:r>
      <w:r>
        <w:rPr>
          <w:rFonts w:asciiTheme="minorHAnsi" w:hAnsiTheme="minorHAnsi"/>
        </w:rPr>
        <w:t>One way to understand patterns driving interaction patterns for rare interaction types would be to test the factors</w:t>
      </w:r>
      <w:r w:rsidR="00F50CE9">
        <w:rPr>
          <w:rFonts w:asciiTheme="minorHAnsi" w:hAnsiTheme="minorHAnsi"/>
        </w:rPr>
        <w:t xml:space="preserve"> </w:t>
      </w:r>
      <w:r>
        <w:rPr>
          <w:rFonts w:asciiTheme="minorHAnsi" w:hAnsiTheme="minorHAnsi"/>
        </w:rPr>
        <w:t xml:space="preserve">influencing decisions by comparing each partner choice an individual makes against the alternatives they did not choose </w:t>
      </w:r>
      <w:r>
        <w:rPr>
          <w:rStyle w:val="FootnoteReference"/>
          <w:rFonts w:asciiTheme="minorHAnsi" w:hAnsiTheme="minorHAnsi"/>
        </w:rPr>
        <w:fldChar w:fldCharType="begin" w:fldLock="1"/>
      </w:r>
      <w:r>
        <w:rPr>
          <w:rFonts w:asciiTheme="minorHAnsi" w:hAnsiTheme="minorHAnsi"/>
        </w:rPr>
        <w:instrText>ADDIN CSL_CITATION {"citationItems":[{"id":"ITEM-1","itemData":{"DOI":"10.1098/rsos.172143","ISSN":"20545703","abstract":"Living in permanent social groups forces animals to make decisions about when, how and with whom to interact, requiring decisions to be made that integrate multiple sources of information. Changing social environments can influence this decision-making process by constraining choice or altering the likelihood of a positive outcome. Here, we conceptualized grooming as a choice situation where an individual chooses one of a number of potential partners. Studying two wild populations of sympatric primate species, sooty mangabeys (Cercocebus atys atys) and western chimpanzees (Pan troglodytes verus), we tested what properties of potential partners influenced grooming decisions, including their relative value based on available alternatives and the social relationships of potential partners with bystanders who could observe the outcome of the decision. Across 1529 decision events, multiple partner attributes (e.g. dominance ranks, social relationship quality, reproductive state, partner sex) influenced choice. Individuals preferred to initiate grooming with partners of similar global rank, but this effect was driven by a bias towards partners with a high rank compared to other locally available options. Individuals also avoided grooming partners who had strong social relationships with at least one bystander. Results indicated flexible decision-making in grooming interactions in both species, based on a partner’s value given the local social environment. Viewing partner choice as a value-based decision-making process allows researchers to compare how different species solve similar social problems.","author":[{"dropping-particle":"","family":"Mielke","given":"Alexander","non-dropping-particle":"","parse-names":false,"suffix":""},{"dropping-particle":"","family":"Preis","given":"Anna","non-dropping-particle":"","parse-names":false,"suffix":""},{"dropping-particle":"","family":"Samuni","given":"Liran","non-dropping-particle":"","parse-names":false,"suffix":""},{"dropping-particle":"","family":"Gogarten","given":"Jan F.","non-dropping-particle":"","parse-names":false,"suffix":""},{"dropping-particle":"","family":"Wittig","given":"Roman M.","non-dropping-particle":"","parse-names":false,"suffix":""},{"dropping-particle":"","family":"Crockford","given":"Catherine","non-dropping-particle":"","parse-names":false,"suffix":""}],"container-title":"Royal Society Open Science","id":"ITEM-1","issue":"7","issued":{"date-parts":[["2018","7","11"]]},"page":"172143","title":"Flexible decision-making in grooming partner choice in sooty mangabeys and chimpanzees","type":"article-journal","volume":"5"},"uris":["http://www.mendeley.com/documents/?uuid=f98670e1-2f5d-4cc2-82ee-b24920f77eaf"]},{"id":"ITEM-2","itemData":{"DOI":"10.1098/rspb.2018.1643","ISSN":"14712954","PMID":"30305438","abstract":"Why share when access to benefits is uncertain is crucial to our understanding of the evolution of humans' extensive cooperation. Here, we investigated some of the different human sharing hypotheses and potential neuroendocrine mechanisms, in one of our closest living relatives, chimpanzees. The strongest predictor of sharing across food types was the presence of enduring and mutually preferred grooming partners, more than harassment, direct signalling, or trade. Moreover, urinary oxytocin levels were higher after the sharing of both individually and jointly acquired resources compared with controls. We conclude that the emotional connection inherent in social bonds was a key factor determining sharing patterns, with the oxytocinergic system potentially facilitating long-term cooperative exchanges. Testing for the role of social bonds in increasing predictability of sharing behaviour, a feature frequently overlooked, may help us to identify the evolutionary drivers of resource sharing and mechanisms that sustain delayed reciprocity between non-kin.","author":[{"dropping-particle":"","family":"Samuni","given":"L.","non-dropping-particle":"","parse-names":false,"suffix":""},{"dropping-particle":"","family":"Preis","given":"A.","non-dropping-particle":"","parse-names":false,"suffix":""},{"dropping-particle":"","family":"Mielke","given":"A.","non-dropping-particle":"","parse-names":false,"suffix":""},{"dropping-particle":"","family":"Deschner","given":"T.","non-dropping-particle":"","parse-names":false,"suffix":""},{"dropping-particle":"","family":"Wittig","given":"R. M.","non-dropping-particle":"","parse-names":false,"suffix":""},{"dropping-particle":"","family":"Crockford","given":"C.","non-dropping-particle":"","parse-names":false,"suffix":""}],"container-title":"Proceedings of the Royal Society B: Biological Sciences","id":"ITEM-2","issue":"1888","issued":{"date-parts":[["2018","10","10"]]},"page":"20181643","publisher":"The Royal Society","title":"Social bonds facilitate cooperative resource sharing in wild chimpanzees","type":"article-journal","volume":"285"},"uris":["http://www.mendeley.com/documents/?uuid=4f000663-d423-481c-a1a8-222fb6b56e93"]}],"mendeley":{"formattedCitation":"(Mielke et al., 2018; Samuni et al., 2018)","plainTextFormattedCitation":"(Mielke et al., 2018; Samuni et al., 2018)","previouslyFormattedCitation":"(Mielke et al., 2018; Samuni et al., 2018)"},"properties":{"noteIndex":0},"schema":"https://github.com/citation-style-language/schema/raw/master/csl-citation.json"}</w:instrText>
      </w:r>
      <w:r>
        <w:rPr>
          <w:rStyle w:val="FootnoteReference"/>
          <w:rFonts w:asciiTheme="minorHAnsi" w:hAnsiTheme="minorHAnsi"/>
        </w:rPr>
        <w:fldChar w:fldCharType="separate"/>
      </w:r>
      <w:r>
        <w:rPr>
          <w:rFonts w:asciiTheme="minorHAnsi" w:hAnsiTheme="minorHAnsi"/>
          <w:noProof/>
        </w:rPr>
        <w:t>(Mielke et al., 2018; Samuni et al., 2018)</w:t>
      </w:r>
      <w:r>
        <w:rPr>
          <w:rStyle w:val="FootnoteReference"/>
          <w:rFonts w:asciiTheme="minorHAnsi" w:hAnsiTheme="minorHAnsi"/>
        </w:rPr>
        <w:fldChar w:fldCharType="end"/>
      </w:r>
      <w:r>
        <w:rPr>
          <w:rStyle w:val="FootnoteReference"/>
          <w:rFonts w:asciiTheme="minorHAnsi" w:hAnsiTheme="minorHAnsi"/>
          <w:vertAlign w:val="baseline"/>
        </w:rPr>
        <w:t>.</w:t>
      </w:r>
      <w:r>
        <w:rPr>
          <w:rFonts w:asciiTheme="minorHAnsi" w:hAnsiTheme="minorHAnsi"/>
        </w:rPr>
        <w:t xml:space="preserve"> </w:t>
      </w:r>
      <w:r>
        <w:rPr>
          <w:rFonts w:asciiTheme="minorHAnsi" w:hAnsiTheme="minorHAnsi"/>
          <w:lang w:val="en-US"/>
        </w:rPr>
        <w:t>In order to assess changes in relationships over time, t</w:t>
      </w:r>
      <w:r>
        <w:rPr>
          <w:rStyle w:val="FootnoteReference"/>
          <w:rFonts w:asciiTheme="minorHAnsi" w:hAnsiTheme="minorHAnsi"/>
          <w:vertAlign w:val="baseline"/>
          <w:lang w:val="en-US"/>
        </w:rPr>
        <w:t>here has been a trend to cut datasets into smaller subsets and then compare n</w:t>
      </w:r>
      <w:r>
        <w:rPr>
          <w:rFonts w:asciiTheme="minorHAnsi" w:hAnsiTheme="minorHAnsi"/>
          <w:lang w:val="en-US"/>
        </w:rPr>
        <w:t>etwork overlap between these</w:t>
      </w:r>
      <w:r>
        <w:rPr>
          <w:rStyle w:val="FootnoteReference"/>
          <w:rFonts w:asciiTheme="minorHAnsi" w:hAnsiTheme="minorHAnsi"/>
          <w:vertAlign w:val="baseline"/>
          <w:lang w:val="en-US"/>
        </w:rPr>
        <w:t>, assuming that the data in each is sufficient to depict the underlying distribution in the community. With our consistency measure, seasonality and change could be established if smaller subsets would show higher consistency than larger subsets,</w:t>
      </w:r>
      <w:r>
        <w:rPr>
          <w:rFonts w:asciiTheme="minorHAnsi" w:hAnsiTheme="minorHAnsi"/>
          <w:lang w:val="en-US"/>
        </w:rPr>
        <w:t xml:space="preserve"> as random subsets retained consistent time intervals</w:t>
      </w:r>
      <w:r>
        <w:rPr>
          <w:rStyle w:val="FootnoteReference"/>
          <w:rFonts w:asciiTheme="minorHAnsi" w:hAnsiTheme="minorHAnsi"/>
          <w:vertAlign w:val="baseline"/>
          <w:lang w:val="en-US"/>
        </w:rPr>
        <w:t>. This was not the case for any i</w:t>
      </w:r>
      <w:r>
        <w:rPr>
          <w:rFonts w:asciiTheme="minorHAnsi" w:hAnsiTheme="minorHAnsi"/>
          <w:lang w:val="en-US"/>
        </w:rPr>
        <w:t>nteraction type, even though some interaction types showed high standard variation, and indication that consistency is high during some times but not others</w:t>
      </w:r>
      <w:r>
        <w:rPr>
          <w:rStyle w:val="FootnoteReference"/>
          <w:rFonts w:asciiTheme="minorHAnsi" w:hAnsiTheme="minorHAnsi"/>
          <w:vertAlign w:val="baseline"/>
          <w:lang w:val="en-US"/>
        </w:rPr>
        <w:t>.</w:t>
      </w:r>
      <w:r>
        <w:rPr>
          <w:rFonts w:asciiTheme="minorHAnsi" w:hAnsiTheme="minorHAnsi"/>
          <w:lang w:val="en-US"/>
        </w:rPr>
        <w:t xml:space="preserve"> </w:t>
      </w:r>
    </w:p>
    <w:p w14:paraId="576E46AC" w14:textId="55CE97DB" w:rsidR="00CC4A8D" w:rsidRDefault="00B244F2" w:rsidP="003B3718">
      <w:pPr>
        <w:spacing w:before="120" w:line="480" w:lineRule="auto"/>
        <w:ind w:leftChars="0" w:left="0" w:firstLineChars="0" w:firstLine="0"/>
        <w:jc w:val="both"/>
        <w:rPr>
          <w:rFonts w:asciiTheme="minorHAnsi" w:hAnsiTheme="minorHAnsi"/>
        </w:rPr>
      </w:pPr>
      <w:r>
        <w:rPr>
          <w:rFonts w:asciiTheme="minorHAnsi" w:hAnsiTheme="minorHAnsi"/>
        </w:rPr>
        <w:lastRenderedPageBreak/>
        <w:t xml:space="preserve">The standardized consistency measure allowed us to segregate interaction types into those that needed either </w:t>
      </w:r>
      <w:r w:rsidR="007D050F">
        <w:rPr>
          <w:rFonts w:asciiTheme="minorHAnsi" w:hAnsiTheme="minorHAnsi"/>
        </w:rPr>
        <w:t>large</w:t>
      </w:r>
      <w:r>
        <w:rPr>
          <w:rFonts w:asciiTheme="minorHAnsi" w:hAnsiTheme="minorHAnsi"/>
        </w:rPr>
        <w:t xml:space="preserve"> or </w:t>
      </w:r>
      <w:r w:rsidR="007D050F">
        <w:rPr>
          <w:rFonts w:asciiTheme="minorHAnsi" w:hAnsiTheme="minorHAnsi"/>
        </w:rPr>
        <w:t xml:space="preserve">small </w:t>
      </w:r>
      <w:r>
        <w:rPr>
          <w:rFonts w:asciiTheme="minorHAnsi" w:hAnsiTheme="minorHAnsi"/>
        </w:rPr>
        <w:t>amounts of information to predict future interactions.</w:t>
      </w:r>
      <w:r w:rsidR="007D050F">
        <w:rPr>
          <w:rFonts w:asciiTheme="minorHAnsi" w:hAnsiTheme="minorHAnsi"/>
        </w:rPr>
        <w:t xml:space="preserve"> We use the number of interactions per dyad at which the majority of subset correlations exceeds the value </w:t>
      </w:r>
      <w:ins w:id="15" w:author="anna" w:date="2020-05-17T12:25:00Z">
        <w:r w:rsidR="00AF4AF2">
          <w:rPr>
            <w:rFonts w:asciiTheme="minorHAnsi" w:hAnsiTheme="minorHAnsi"/>
          </w:rPr>
          <w:t>r=</w:t>
        </w:r>
      </w:ins>
      <w:r w:rsidR="007D050F">
        <w:rPr>
          <w:rFonts w:asciiTheme="minorHAnsi" w:hAnsiTheme="minorHAnsi"/>
        </w:rPr>
        <w:t xml:space="preserve">0.5; while the value </w:t>
      </w:r>
      <w:ins w:id="16" w:author="anna" w:date="2020-05-17T12:25:00Z">
        <w:r w:rsidR="00AF4AF2">
          <w:rPr>
            <w:rFonts w:asciiTheme="minorHAnsi" w:hAnsiTheme="minorHAnsi"/>
          </w:rPr>
          <w:t>r=</w:t>
        </w:r>
      </w:ins>
      <w:r w:rsidR="007D050F">
        <w:rPr>
          <w:rFonts w:asciiTheme="minorHAnsi" w:hAnsiTheme="minorHAnsi"/>
        </w:rPr>
        <w:t>0.5 itself is arbitrary, using it across species and interaction types allows researchers to make comparative statements.</w:t>
      </w:r>
      <w:r>
        <w:rPr>
          <w:rFonts w:asciiTheme="minorHAnsi" w:hAnsiTheme="minorHAnsi"/>
        </w:rPr>
        <w:t xml:space="preserve"> </w:t>
      </w:r>
      <w:r w:rsidR="00F50CE9">
        <w:rPr>
          <w:rFonts w:asciiTheme="minorHAnsi" w:hAnsiTheme="minorHAnsi"/>
        </w:rPr>
        <w:t xml:space="preserve">Feeding </w:t>
      </w:r>
      <w:r>
        <w:rPr>
          <w:rFonts w:asciiTheme="minorHAnsi" w:hAnsiTheme="minorHAnsi"/>
        </w:rPr>
        <w:t>supplants and pant grunts</w:t>
      </w:r>
      <w:r w:rsidR="00F50CE9">
        <w:rPr>
          <w:rFonts w:asciiTheme="minorHAnsi" w:hAnsiTheme="minorHAnsi"/>
        </w:rPr>
        <w:t>, which are used to create hierarchies in the respective species,</w:t>
      </w:r>
      <w:r>
        <w:rPr>
          <w:rFonts w:asciiTheme="minorHAnsi" w:hAnsiTheme="minorHAnsi"/>
        </w:rPr>
        <w:t xml:space="preserve"> were highly consistent in the two species, indicating generally stable hierarchies </w:t>
      </w:r>
      <w:r>
        <w:rPr>
          <w:rFonts w:asciiTheme="minorHAnsi" w:hAnsiTheme="minorHAnsi"/>
        </w:rPr>
        <w:fldChar w:fldCharType="begin" w:fldLock="1"/>
      </w:r>
      <w:r w:rsidR="00383737">
        <w:rPr>
          <w:rFonts w:asciiTheme="minorHAns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Pr>
          <w:rFonts w:asciiTheme="minorHAnsi" w:hAnsiTheme="minorHAnsi"/>
        </w:rPr>
        <w:fldChar w:fldCharType="separate"/>
      </w:r>
      <w:r w:rsidRPr="00B244F2">
        <w:rPr>
          <w:rFonts w:asciiTheme="minorHAnsi" w:hAnsiTheme="minorHAnsi"/>
          <w:noProof/>
        </w:rPr>
        <w:t>(Sánchez-Tójar et al., 2018)</w:t>
      </w:r>
      <w:r>
        <w:rPr>
          <w:rFonts w:asciiTheme="minorHAnsi" w:hAnsiTheme="minorHAnsi"/>
        </w:rPr>
        <w:fldChar w:fldCharType="end"/>
      </w:r>
      <w:r>
        <w:rPr>
          <w:rFonts w:asciiTheme="minorHAnsi" w:hAnsiTheme="minorHAnsi"/>
        </w:rPr>
        <w:t>.</w:t>
      </w:r>
      <w:r w:rsidR="003B3718">
        <w:rPr>
          <w:rFonts w:asciiTheme="minorHAnsi" w:hAnsiTheme="minorHAnsi"/>
        </w:rPr>
        <w:t xml:space="preserve"> Consistency of aggression distribution did not vary between species.</w:t>
      </w:r>
      <w:r>
        <w:rPr>
          <w:rFonts w:asciiTheme="minorHAnsi" w:hAnsiTheme="minorHAnsi"/>
        </w:rPr>
        <w:t xml:space="preserve"> Despite being the larger community, mangabey interactions were generally more predictable than chimpanzee interaction patterns, with fewer grooming and body contact interactions per dyad needed to reach the consistency cut-off in mangabeys. Directed interactions (grooming, aggression, pant grunts/supplants) were consistent despite the inclusion of 18 months of data per community, indicating that most dyads interacted at relatively constant rates throughout the study period. The higher consistency of mangabey interactions could be the result of a highly stable dominance hierarchy </w:t>
      </w:r>
      <w:r>
        <w:rPr>
          <w:rFonts w:asciiTheme="minorHAnsi" w:hAnsiTheme="minorHAnsi"/>
        </w:rPr>
        <w:fldChar w:fldCharType="begin" w:fldLock="1"/>
      </w:r>
      <w:r>
        <w:rPr>
          <w:rFonts w:asciiTheme="minorHAnsi" w:hAnsiTheme="minorHAnsi"/>
        </w:rPr>
        <w:instrText>ADDIN CSL_CITATION {"citationItems":[{"id":"ITEM-1","itemData":{"DOI":"10.1098/rsos.171296","ISSN":"20545703","PMID":"29291114","abstract":"Grooming interactions benefit groomers, but may have negative consequences for bystanders. Grooming limits bystanders’ grooming access and ensuing alliances could threaten the bystander’s hierarchy rank or their previous investment in the groomers. To gain a competitive advantage, bystanders could intervene into a grooming bout to increase their own grooming access or to prevent the negative impact of others’ grooming. We tested the impact of dominance rank and social relationships on grooming intervention likelihood and outcome in two sympatric primate species, Western chimpanzees (Pan troglodytes verus) and sooty mangabeys (Cercocebus atys atys). In both species, rather than increasing their own access to preferred partners, bystanders intervened mainly when an alliance between groomers could have a negative impact on them: when the lower-ranking groomer was close to the bystander in rank, when either groomer was an affiliation partner whose services they could lose, or the groomers were not yet strongly affiliated with each other. Thus, bystanders in both species appear to monitor grooming interactions and intervene based on their own dominance rank and social relationships, as well as triadic awareness of the relationship between groomers. While the motivation to intervene did not differ between species, mangabeys appeared to be more constrained by dominance rank than chimpanzees.","author":[{"dropping-particle":"","family":"Mielke","given":"Alexander","non-dropping-particle":"","parse-names":false,"suffix":""},{"dropping-particle":"","family":"Samuni","given":"Liran","non-dropping-particle":"","parse-names":false,"suffix":""},{"dropping-particle":"","family":"Preis","given":"Anna","non-dropping-particle":"","parse-names":false,"suffix":""},{"dropping-particle":"","family":"Gogarten","given":"Jan F.","non-dropping-particle":"","parse-names":false,"suffix":""},{"dropping-particle":"","family":"Crockford","given":"Catherine","non-dropping-particle":"","parse-names":false,"suffix":""},{"dropping-particle":"","family":"Wittig","given":"Roman M.","non-dropping-particle":"","parse-names":false,"suffix":""}],"container-title":"Royal Society Open Science","id":"ITEM-1","issue":"11","issued":{"date-parts":[["2017","11","8"]]},"page":"171296","title":"Bystanders intervene to impede grooming in western chimpanzees and sooty mangabeys","type":"article-journal","volume":"4"},"uris":["http://www.mendeley.com/documents/?uuid=348a9a44-fe39-4295-b877-0fbaa4079659"]}],"mendeley":{"formattedCitation":"(Mielke et al., 2017)","plainTextFormattedCitation":"(Mielke et al., 2017)","previouslyFormattedCitation":"(Mielke et al., 2017)"},"properties":{"noteIndex":0},"schema":"https://github.com/citation-style-language/schema/raw/master/csl-citation.json"}</w:instrText>
      </w:r>
      <w:r>
        <w:rPr>
          <w:rFonts w:asciiTheme="minorHAnsi" w:hAnsiTheme="minorHAnsi"/>
        </w:rPr>
        <w:fldChar w:fldCharType="separate"/>
      </w:r>
      <w:r>
        <w:rPr>
          <w:rFonts w:asciiTheme="minorHAnsi" w:hAnsiTheme="minorHAnsi"/>
          <w:noProof/>
        </w:rPr>
        <w:t>(Mielke et al., 2017)</w:t>
      </w:r>
      <w:r>
        <w:rPr>
          <w:rFonts w:asciiTheme="minorHAnsi" w:hAnsiTheme="minorHAnsi"/>
        </w:rPr>
        <w:fldChar w:fldCharType="end"/>
      </w:r>
      <w:r>
        <w:rPr>
          <w:rFonts w:asciiTheme="minorHAnsi" w:hAnsiTheme="minorHAnsi"/>
        </w:rPr>
        <w:t xml:space="preserve">, </w:t>
      </w:r>
      <w:commentRangeStart w:id="17"/>
      <w:r>
        <w:rPr>
          <w:rFonts w:asciiTheme="minorHAnsi" w:hAnsiTheme="minorHAnsi"/>
        </w:rPr>
        <w:t>few demographic changes</w:t>
      </w:r>
      <w:commentRangeEnd w:id="17"/>
      <w:r w:rsidR="001744B0">
        <w:rPr>
          <w:rStyle w:val="CommentReference"/>
        </w:rPr>
        <w:commentReference w:id="17"/>
      </w:r>
      <w:r>
        <w:rPr>
          <w:rFonts w:asciiTheme="minorHAnsi" w:hAnsiTheme="minorHAnsi"/>
        </w:rPr>
        <w:t xml:space="preserve"> </w:t>
      </w:r>
      <w:r>
        <w:rPr>
          <w:rFonts w:asciiTheme="minorHAnsi" w:hAnsiTheme="minorHAnsi"/>
        </w:rPr>
        <w:fldChar w:fldCharType="begin" w:fldLock="1"/>
      </w:r>
      <w:r w:rsidR="00F41459">
        <w:rPr>
          <w:rFonts w:asciiTheme="minorHAnsi" w:hAnsiTheme="minorHAnsi"/>
        </w:rPr>
        <w:instrText>ADDIN CSL_CITATION {"citationItems":[{"id":"ITEM-1","itemData":{"DOI":"10.1016/j.anbehav.2017.09.028","ISSN":"00033472","abstract":"From a cognitive point of view, management and knowledge of social relationships is thought to be very challenging. Because of ecological and demographic constraints, relationships are likely to be prone to variation and hence need constant updating. Social network analysis is a potential tool to quantify the information that needs to be processed. However, despite the growing number of studies on social networks, few have focused on their dynamics and how they evolve across time. Here we present one of the rare studies that tests the influence of demographic variation on social relationships' stability through temporal analysis. Using field data collected on three wild groups of vervet monkeys, Chlorocebus aethiops, we first analysed the relationships' stability by running correlations between 3-month periods. Then, we investigated how natural demographic variation changed individual centralities (eigenvector) and strength of dyadic relationships within both grooming and proximity networks over a period of 2 years. In vervets, females are philopatric, while males emigrate from their natal group. Thus, we tested whether changes in demography had more influence on network centrality measures and relationship strength in females and their juveniles than in males. Correlations between periods yielded no evidence that predictability of future relationship quality declined with time from current relationship quality. In addition, male immigration was mostly responsible for increases in the core group members' centrality while male emigration had the opposite effect. Regarding dyadic relationships, we found inconsistent patterns that varied with respect to how age/sex and immigration/disappearance affected the network studied (grooming versus proximity). Our findings support the idea that social networks are dynamic structures that vary through time. Similar analyses on other species are needed to investigate which network features emerge as candidates responsible for variation in the complexity with which individuals keep track of relationships.","author":[{"dropping-particle":"","family":"Borgeaud","given":"Christèle","non-dropping-particle":"","parse-names":false,"suffix":""},{"dropping-particle":"","family":"Sosa","given":"Sebastian","non-dropping-particle":"","parse-names":false,"suffix":""},{"dropping-particle":"","family":"Sueur","given":"Cédric","non-dropping-particle":"","parse-names":false,"suffix":""},{"dropping-particle":"","family":"Bshary","given":"Redouan","non-dropping-particle":"","parse-names":false,"suffix":""}],"container-title":"Animal Behaviour","id":"ITEM-1","issued":{"date-parts":[["2017"]]},"page":"155-165","publisher":"Academic Press","title":"The influence of demographic variation on social network stability in wild vervet monkeys","type":"article-journal","volume":"134"},"uris":["http://www.mendeley.com/documents/?uuid=dc72b31c-6a98-3723-90b4-038e2b9d4a50"]}],"mendeley":{"formattedCitation":"(Borgeaud et al., 2017)","plainTextFormattedCitation":"(Borgeaud et al., 2017)","previouslyFormattedCitation":"(Borgeaud et al., 2017)"},"properties":{"noteIndex":0},"schema":"https://github.com/citation-style-language/schema/raw/master/csl-citation.json"}</w:instrText>
      </w:r>
      <w:r>
        <w:rPr>
          <w:rFonts w:asciiTheme="minorHAnsi" w:hAnsiTheme="minorHAnsi"/>
        </w:rPr>
        <w:fldChar w:fldCharType="separate"/>
      </w:r>
      <w:r w:rsidR="0036699B" w:rsidRPr="0036699B">
        <w:rPr>
          <w:rFonts w:asciiTheme="minorHAnsi" w:hAnsiTheme="minorHAnsi"/>
          <w:noProof/>
        </w:rPr>
        <w:t>(Borgeaud et al., 2017)</w:t>
      </w:r>
      <w:r>
        <w:rPr>
          <w:rFonts w:asciiTheme="minorHAnsi" w:hAnsiTheme="minorHAnsi"/>
        </w:rPr>
        <w:fldChar w:fldCharType="end"/>
      </w:r>
      <w:r>
        <w:rPr>
          <w:rFonts w:asciiTheme="minorHAnsi" w:hAnsiTheme="minorHAnsi"/>
        </w:rPr>
        <w:t xml:space="preserve">, and a relatively low diversity of partner choice for most individuals </w:t>
      </w:r>
      <w:r>
        <w:rPr>
          <w:rFonts w:asciiTheme="minorHAnsi" w:hAnsiTheme="minorHAnsi"/>
        </w:rPr>
        <w:fldChar w:fldCharType="begin" w:fldLock="1"/>
      </w:r>
      <w:r w:rsidR="004A57E7">
        <w:rPr>
          <w:rFonts w:asciiTheme="minorHAnsi" w:hAnsiTheme="minorHAnsi"/>
        </w:rPr>
        <w:instrText>ADDIN CSL_CITATION {"citationItems":[{"id":"ITEM-1","itemData":{"DOI":"10.1002/evan.21367","ISBN":"1060-1538, 1060-1538","ISSN":"10601538","PMID":"24166922","abstract":"Behavioral ecologists have devoted considerable effort to identifying the sources of variation in individual reproductive success. Much of this work has focused on the characteristics of individuals, such as their sex and rank. However, many animals live in stable social groups and the fitness of individuals depends at least in part on the outcome of their interactions with other group members. For example, in many primate species, high dominance rank enhances access to resources and reproductive success. The ability to acquire and maintain high rank often depends on the availability and effectiveness of coalitionary support. Allies may be cultivated and coalitions may be reinforced by affiliative interactions such as grooming, food sharing, and tolerance. These findings suggest that if we want to understand the selective pressures that shape the social behavior of primates, it will be profitable to broaden our focus from the characteristics of individuals to the properties of the relationships that they form with others. The goal of this paper is to discuss a set of methods that can be used to quantify the properties of social relationships. © 2013 Wiley Periodicals, Inc.","author":[{"dropping-particle":"","family":"Silk","given":"Joan B.","non-dropping-particle":"","parse-names":false,"suffix":""},{"dropping-particle":"","family":"Cheney","given":"Dorothy","non-dropping-particle":"","parse-names":false,"suffix":""},{"dropping-particle":"","family":"Seyfarth","given":"Robert","non-dropping-particle":"","parse-names":false,"suffix":""}],"container-title":"Evolutionary Anthropology","id":"ITEM-1","issue":"5","issued":{"date-parts":[["2013","9"]]},"page":"213-225","title":"A practical guide to the study of social relationships","type":"article-journal","volume":"22"},"uris":["http://www.mendeley.com/documents/?uuid=387b72e3-3e22-350a-8cbd-c31c6bb52cff"]},{"id":"ITEM-2","itemData":{"DOI":"10.1016/j.anbehav.2016.11.010","ISSN":"00033472","abstract":"Social bonds between group members affect individual fitness and wellbeing. While the impact of bond strength is well studied, the consequences of bond predictability and equitability are often overlooked. Similarly, whether bonds reflect short-term contingencies and/or long-term social strategies remains understudied. We investigated these questions in female crested macaques, Macaca nigra, which display a tolerant social style within a nepotistic hierarchical social structure. We analysed the structure of social bonds by testing whether similarity within dyads (in kinship, dominance and age) predicted the strength, predictability and equitability of bonds. We then tested the value of social bonds by analysing the effect of their characteristics on three fitness-related behaviours: coalitionary support, feeding-in-proximity and aggression. We found that the bond characteristics of females differed substantially from those of other species with comparable data: bonds were of average strength, of moderate endurance and relatively balanced. Stronger bonds were more equitable but less predictable than weaker bonds. Closely ranked females, but not kin or age peers, had stronger, more predictable and more equitable bonds than others. Coalitionary support was not related to any of the bond characteristics, feeding-in-proximity was positively associated with strength and predictability and aggression was positively linked to strength and negatively to equitability. These results highlight the complex picture of the benefits of social bonds in this species. They reflect the degrees of freedom tolerant macaque females can express in their social relationships within their stable social structure, a pattern that may not be given enough consideration in stable nepotistic hierarchical societies. Comparative research is necessary to establish whether these patterns are more general than previously thought or a specific feature of tolerant macaques. Investigating various characteristics of bonds together is paramount to appreciate the dynamics of social relationships and to better understand the social components of fitness.","author":[{"dropping-particle":"","family":"Duboscq","given":"Julie","non-dropping-particle":"","parse-names":false,"suffix":""},{"dropping-particle":"","family":"Neumann","given":"Christof","non-dropping-particle":"","parse-names":false,"suffix":""},{"dropping-particle":"","family":"Agil","given":"Muhammad","non-dropping-particle":"","parse-names":false,"suffix":""},{"dropping-particle":"","family":"Perwitasari-Farajallah","given":"Dyah","non-dropping-particle":"","parse-names":false,"suffix":""},{"dropping-particle":"","family":"Thierry","given":"Bernard","non-dropping-particle":"","parse-names":false,"suffix":""},{"dropping-particle":"","family":"Engelhardt","given":"Antje","non-dropping-particle":"","parse-names":false,"suffix":""}],"container-title":"Animal Behaviour","id":"ITEM-2","issued":{"date-parts":[["2017"]]},"page":"411-426","publisher":"Academic Press","title":"Degrees of freedom in social bonds of crested macaque females","type":"article-journal","volume":"123"},"uris":["http://www.mendeley.com/documents/?uuid=a2539002-fdb3-3cb5-8695-cc4e596997d9"]}],"mendeley":{"formattedCitation":"(Duboscq et al., 2017; Silk et al., 2013)","plainTextFormattedCitation":"(Duboscq et al., 2017; Silk et al., 2013)","previouslyFormattedCitation":"(Duboscq et al., 2017; Silk et al., 2013)"},"properties":{"noteIndex":0},"schema":"https://github.com/citation-style-language/schema/raw/master/csl-citation.json"}</w:instrText>
      </w:r>
      <w:r>
        <w:rPr>
          <w:rFonts w:asciiTheme="minorHAnsi" w:hAnsiTheme="minorHAnsi"/>
        </w:rPr>
        <w:fldChar w:fldCharType="separate"/>
      </w:r>
      <w:r w:rsidR="00B4481E" w:rsidRPr="00B4481E">
        <w:rPr>
          <w:rFonts w:asciiTheme="minorHAnsi" w:hAnsiTheme="minorHAnsi"/>
          <w:noProof/>
        </w:rPr>
        <w:t>(Duboscq et al., 2017; Silk et al., 2013)</w:t>
      </w:r>
      <w:r>
        <w:rPr>
          <w:rFonts w:asciiTheme="minorHAnsi" w:hAnsiTheme="minorHAnsi"/>
        </w:rPr>
        <w:fldChar w:fldCharType="end"/>
      </w:r>
      <w:r>
        <w:rPr>
          <w:rFonts w:asciiTheme="minorHAnsi" w:hAnsiTheme="minorHAnsi"/>
        </w:rPr>
        <w:t xml:space="preserve">, </w:t>
      </w:r>
      <w:commentRangeStart w:id="18"/>
      <w:r>
        <w:rPr>
          <w:rFonts w:asciiTheme="minorHAnsi" w:hAnsiTheme="minorHAnsi"/>
        </w:rPr>
        <w:t>while both chimpanzee communities displayed rank changes throughout and all group members interacted with each other</w:t>
      </w:r>
      <w:commentRangeEnd w:id="18"/>
      <w:ins w:id="19" w:author="anna" w:date="2020-05-28T16:45:00Z">
        <w:r>
          <w:rPr>
            <w:rFonts w:asciiTheme="minorHAnsi" w:hAnsiTheme="minorHAnsi"/>
          </w:rPr>
          <w:t xml:space="preserve">. </w:t>
        </w:r>
        <w:r w:rsidR="003B3718">
          <w:rPr>
            <w:rFonts w:asciiTheme="minorHAnsi" w:hAnsiTheme="minorHAnsi"/>
          </w:rPr>
          <w:t>Difference</w:t>
        </w:r>
      </w:ins>
      <w:ins w:id="20" w:author="anna" w:date="2020-05-17T12:27:00Z">
        <w:r w:rsidR="006E7093">
          <w:rPr>
            <w:rFonts w:asciiTheme="minorHAnsi" w:hAnsiTheme="minorHAnsi"/>
          </w:rPr>
          <w:t>s</w:t>
        </w:r>
      </w:ins>
      <w:ins w:id="21" w:author="Alexander Mielke" w:date="2020-05-28T16:45:00Z">
        <w:r w:rsidR="00853241">
          <w:rPr>
            <w:rStyle w:val="CommentReference"/>
          </w:rPr>
          <w:commentReference w:id="18"/>
        </w:r>
        <w:r>
          <w:rPr>
            <w:rFonts w:asciiTheme="minorHAnsi" w:hAnsiTheme="minorHAnsi"/>
          </w:rPr>
          <w:t xml:space="preserve">. </w:t>
        </w:r>
        <w:r w:rsidR="003B3718">
          <w:rPr>
            <w:rFonts w:asciiTheme="minorHAnsi" w:hAnsiTheme="minorHAnsi"/>
          </w:rPr>
          <w:t>Difference</w:t>
        </w:r>
      </w:ins>
      <w:r w:rsidR="003B3718">
        <w:rPr>
          <w:rFonts w:asciiTheme="minorHAnsi" w:hAnsiTheme="minorHAnsi"/>
        </w:rPr>
        <w:t xml:space="preserve"> in fission-fusion dynamics could be responsible for less consistent interaction patterns in the chimpanzees, as individuals have to show behavioural flexibility when they are constrained in their access to preferred partners, and interact with individuals based on availability </w:t>
      </w:r>
      <w:r w:rsidR="003B3718">
        <w:rPr>
          <w:rFonts w:asciiTheme="minorHAnsi" w:hAnsiTheme="minorHAnsi"/>
        </w:rPr>
        <w:fldChar w:fldCharType="begin" w:fldLock="1"/>
      </w:r>
      <w:r w:rsidR="003B3718">
        <w:rPr>
          <w:rFonts w:asciiTheme="minorHAnsi" w:hAnsiTheme="minorHAnsi"/>
        </w:rPr>
        <w:instrText>ADDIN CSL_CITATION {"citationItems":[{"id":"ITEM-1","itemData":{"DOI":"10.1016/j.cub.2008.08.020","ISBN":"0960-9822","ISSN":"09609822","PMID":"18804375","abstract":"The Machiavellian Intelligence or Social Brain Hypothesis explains the evolution of increased brain size as mainly driven by living in complex organized social systems [1-4] in which individuals represent \"moving targets\" who can adopt multiple strategies to respond to one another [5]. Frequently splitting and merging in subgroups of variable composition (fission-fusion or FF dynamics) has been proposed as one aspect of social complexity ([2, 6-9]; compare with [10]) that may be associated with an enhancement of cognitive skills like inhibition [11], which allows the suppression of prepotent but ineffective responses in a changing social environment [7]. We compared the performance of primates experiencing high levels of FF dynamics (chimpanzees, bonobos, orangutans, and spider monkeys) to that of species living in more cohesive groups (gorillas, capuchin monkeys, and long-tailed macaques) [12-13] on five inhibition tasks. Testing species differing in diet, phylogenetic relatedness, and levels of FF dynamics allowed us to contrast ecological, phylogenetic, and socioecological explanations for interspecific differences. Spider monkeys performed at levels comparable to chimpanzees, bonobos, and orangutans, and better than gorillas. A two-cluster analysis grouped all species with higher levels of FF dynamics together. These findings confirmed that enhanced inhibitory skills are positively associated with FF dynamics, more than to phylogenetic relations or feeding ecology. ?? 2008 Elsevier Ltd. All rights reserved.","author":[{"dropping-particle":"","family":"Amici","given":"Federica","non-dropping-particle":"","parse-names":false,"suffix":""},{"dropping-particle":"","family":"Aureli","given":"Filippo","non-dropping-particle":"","parse-names":false,"suffix":""},{"dropping-particle":"","family":"Call","given":"Josep","non-dropping-particle":"","parse-names":false,"suffix":""}],"container-title":"Current Biology","id":"ITEM-1","issue":"18","issued":{"date-parts":[["2008"]]},"page":"1415-1419","title":"Fission-fusion dynamics, behavioral flexibility, and inhibitory control in primates","type":"article-journal","volume":"18"},"uris":["http://www.mendeley.com/documents/?uuid=f3a3fc28-2a8c-4b3b-9888-c2c1192f1bff"]}],"mendeley":{"formattedCitation":"(Amici et al., 2008)","plainTextFormattedCitation":"(Amici et al., 2008)","previouslyFormattedCitation":"(Amici et al., 2008)"},"properties":{"noteIndex":0},"schema":"https://github.com/citation-style-language/schema/raw/master/csl-citation.json"}</w:instrText>
      </w:r>
      <w:r w:rsidR="003B3718">
        <w:rPr>
          <w:rFonts w:asciiTheme="minorHAnsi" w:hAnsiTheme="minorHAnsi"/>
        </w:rPr>
        <w:fldChar w:fldCharType="separate"/>
      </w:r>
      <w:r w:rsidR="003B3718">
        <w:rPr>
          <w:rFonts w:asciiTheme="minorHAnsi" w:hAnsiTheme="minorHAnsi"/>
          <w:noProof/>
        </w:rPr>
        <w:t>(Amici et al., 2008)</w:t>
      </w:r>
      <w:r w:rsidR="003B3718">
        <w:rPr>
          <w:rFonts w:asciiTheme="minorHAnsi" w:hAnsiTheme="minorHAnsi"/>
        </w:rPr>
        <w:fldChar w:fldCharType="end"/>
      </w:r>
      <w:r w:rsidR="003B3718">
        <w:rPr>
          <w:rFonts w:asciiTheme="minorHAnsi" w:hAnsiTheme="minorHAnsi"/>
        </w:rPr>
        <w:t xml:space="preserve">. </w:t>
      </w:r>
      <w:r>
        <w:rPr>
          <w:rFonts w:asciiTheme="minorHAnsi" w:hAnsiTheme="minorHAnsi"/>
        </w:rPr>
        <w:t xml:space="preserve">Spatial proximity was much less predictable than directed interactions, most likely because a certain level of tolerance in foraging and resting extends to </w:t>
      </w:r>
      <w:r>
        <w:rPr>
          <w:rFonts w:asciiTheme="minorHAnsi" w:hAnsiTheme="minorHAnsi"/>
        </w:rPr>
        <w:lastRenderedPageBreak/>
        <w:t>most group members, adding random noise that is not present in directed interactions</w:t>
      </w:r>
      <w:r w:rsidR="009A6929">
        <w:rPr>
          <w:rFonts w:asciiTheme="minorHAnsi" w:hAnsiTheme="minorHAnsi"/>
        </w:rPr>
        <w:t>,</w:t>
      </w:r>
      <w:r w:rsidR="003B3718">
        <w:rPr>
          <w:rFonts w:asciiTheme="minorHAnsi" w:hAnsiTheme="minorHAnsi"/>
        </w:rPr>
        <w:t xml:space="preserve"> a pattern mirroring previous results on spatial association in the mangabey group </w:t>
      </w:r>
      <w:commentRangeStart w:id="22"/>
      <w:r w:rsidR="003B3718">
        <w:rPr>
          <w:rFonts w:asciiTheme="minorHAnsi" w:hAnsiTheme="minorHAnsi"/>
        </w:rPr>
        <w:t>(Mielke et al., 2020)</w:t>
      </w:r>
      <w:r>
        <w:rPr>
          <w:rFonts w:asciiTheme="minorHAnsi" w:hAnsiTheme="minorHAnsi"/>
        </w:rPr>
        <w:t xml:space="preserve">. </w:t>
      </w:r>
      <w:commentRangeEnd w:id="22"/>
      <w:r w:rsidR="00E0489F">
        <w:rPr>
          <w:rStyle w:val="CommentReference"/>
        </w:rPr>
        <w:commentReference w:id="22"/>
      </w:r>
      <w:r>
        <w:rPr>
          <w:rFonts w:asciiTheme="minorHAnsi" w:hAnsiTheme="minorHAnsi"/>
        </w:rPr>
        <w:t xml:space="preserve">Alternatively, factors influencing proximity might be more variable than can be captured in aggregated measures. An individual that has to accurately predict future spatial proximity between individuals would therefore have to observe more </w:t>
      </w:r>
      <w:r w:rsidR="00B1339B">
        <w:rPr>
          <w:rFonts w:asciiTheme="minorHAnsi" w:hAnsiTheme="minorHAnsi"/>
        </w:rPr>
        <w:t>events</w:t>
      </w:r>
      <w:r>
        <w:rPr>
          <w:rFonts w:asciiTheme="minorHAnsi" w:hAnsiTheme="minorHAnsi"/>
        </w:rPr>
        <w:t xml:space="preserve"> than individuals predicting aggressive interactions. Just like rare interaction types, common but highly inconsistent interaction types could add noise to social relationship indices or when comparing network overlap.</w:t>
      </w:r>
      <w:commentRangeStart w:id="23"/>
      <w:r w:rsidR="0036699B">
        <w:rPr>
          <w:rFonts w:asciiTheme="minorHAnsi" w:hAnsiTheme="minorHAnsi"/>
        </w:rPr>
        <w:t xml:space="preserve"> </w:t>
      </w:r>
      <w:commentRangeEnd w:id="23"/>
      <w:r w:rsidR="001744B0">
        <w:rPr>
          <w:rStyle w:val="CommentReference"/>
        </w:rPr>
        <w:commentReference w:id="23"/>
      </w:r>
    </w:p>
    <w:p w14:paraId="3C9A082E" w14:textId="77777777" w:rsidR="00CC4A8D" w:rsidRDefault="0036699B">
      <w:pPr>
        <w:spacing w:before="120" w:line="480" w:lineRule="auto"/>
        <w:ind w:leftChars="0" w:left="0" w:firstLineChars="0" w:firstLine="0"/>
        <w:jc w:val="both"/>
        <w:rPr>
          <w:rFonts w:asciiTheme="minorHAnsi" w:hAnsiTheme="minorHAnsi"/>
        </w:rPr>
      </w:pPr>
      <w:r>
        <w:rPr>
          <w:rFonts w:asciiTheme="minorHAnsi" w:hAnsiTheme="minorHAnsi"/>
        </w:rPr>
        <w:t xml:space="preserve">While many animal species are studied at great detail, and vast amounts of long-term data are available, it is surprisingly difficult to convey the structure of social interactions across sites and species. </w:t>
      </w:r>
      <w:r w:rsidR="00F41459">
        <w:rPr>
          <w:rFonts w:asciiTheme="minorHAnsi" w:hAnsiTheme="minorHAnsi"/>
        </w:rPr>
        <w:t xml:space="preserve">Our consistency measure </w:t>
      </w:r>
      <w:del w:id="24" w:author="Gogarten, Jan" w:date="2020-03-16T17:11:00Z">
        <w:r w:rsidR="00F41459">
          <w:rPr>
            <w:rFonts w:asciiTheme="minorHAnsi" w:hAnsiTheme="minorHAnsi"/>
          </w:rPr>
          <w:delText>can</w:delText>
        </w:r>
        <w:r w:rsidR="00F41459" w:rsidDel="00BE2B5D">
          <w:rPr>
            <w:rFonts w:asciiTheme="minorHAnsi" w:hAnsiTheme="minorHAnsi"/>
          </w:rPr>
          <w:delText xml:space="preserve"> </w:delText>
        </w:r>
      </w:del>
      <w:ins w:id="25" w:author="Gogarten, Jan" w:date="2020-03-16T17:11:00Z">
        <w:r w:rsidR="00BE2B5D">
          <w:rPr>
            <w:rFonts w:asciiTheme="minorHAnsi" w:hAnsiTheme="minorHAnsi"/>
          </w:rPr>
          <w:t>may</w:t>
        </w:r>
        <w:r w:rsidR="00F41459">
          <w:rPr>
            <w:rFonts w:asciiTheme="minorHAnsi" w:hAnsiTheme="minorHAnsi"/>
          </w:rPr>
          <w:t xml:space="preserve"> </w:t>
        </w:r>
      </w:ins>
      <w:r w:rsidR="00F41459">
        <w:rPr>
          <w:rFonts w:asciiTheme="minorHAnsi" w:hAnsiTheme="minorHAnsi"/>
        </w:rPr>
        <w:t xml:space="preserve">help by providing a standardised way to convey the flexibility in interaction patterns over time and identify interaction types that likely differ in complexity between species. Further, many researchers use multilevel social network analysis and create relationship indices including different interaction types, unsure whether all of them will be equally reliable. This consistency measure, </w:t>
      </w:r>
      <w:commentRangeStart w:id="26"/>
      <w:r w:rsidR="00F41459">
        <w:rPr>
          <w:rFonts w:asciiTheme="minorHAnsi" w:hAnsiTheme="minorHAnsi"/>
        </w:rPr>
        <w:t xml:space="preserve">like similar efforts for hierarchies </w:t>
      </w:r>
      <w:commentRangeEnd w:id="26"/>
      <w:r w:rsidR="001613D6">
        <w:rPr>
          <w:rStyle w:val="CommentReference"/>
        </w:rPr>
        <w:commentReference w:id="26"/>
      </w:r>
      <w:r w:rsidR="00F41459">
        <w:rPr>
          <w:rFonts w:asciiTheme="minorHAnsi" w:hAnsiTheme="minorHAnsi"/>
        </w:rPr>
        <w:fldChar w:fldCharType="begin" w:fldLock="1"/>
      </w:r>
      <w:r w:rsidR="00D10DAE">
        <w:rPr>
          <w:rFonts w:asciiTheme="minorHAns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sidR="00F41459">
        <w:rPr>
          <w:rFonts w:asciiTheme="minorHAnsi" w:hAnsiTheme="minorHAnsi"/>
        </w:rPr>
        <w:fldChar w:fldCharType="separate"/>
      </w:r>
      <w:r w:rsidR="00F41459" w:rsidRPr="00F41459">
        <w:rPr>
          <w:rFonts w:asciiTheme="minorHAnsi" w:hAnsiTheme="minorHAnsi"/>
          <w:noProof/>
        </w:rPr>
        <w:t>(Sánchez-Tójar et al., 2018)</w:t>
      </w:r>
      <w:r w:rsidR="00F41459">
        <w:rPr>
          <w:rFonts w:asciiTheme="minorHAnsi" w:hAnsiTheme="minorHAnsi"/>
        </w:rPr>
        <w:fldChar w:fldCharType="end"/>
      </w:r>
      <w:r w:rsidR="00F41459">
        <w:rPr>
          <w:rFonts w:asciiTheme="minorHAnsi" w:hAnsiTheme="minorHAnsi"/>
        </w:rPr>
        <w:t>, can be a useful tool to make these decisions while conveying important information about the study species.</w:t>
      </w:r>
      <w:r w:rsidR="00B244F2">
        <w:rPr>
          <w:rFonts w:asciiTheme="minorHAnsi" w:hAnsiTheme="minorHAnsi"/>
        </w:rPr>
        <w:br w:type="page"/>
      </w:r>
    </w:p>
    <w:p w14:paraId="23BC2802" w14:textId="309EE6DA" w:rsidR="00CC4A8D" w:rsidRDefault="00B244F2">
      <w:pPr>
        <w:pStyle w:val="HTMLPreformatted"/>
        <w:spacing w:line="480" w:lineRule="auto"/>
        <w:rPr>
          <w:rFonts w:asciiTheme="minorHAnsi"/>
          <w:sz w:val="24"/>
          <w:szCs w:val="24"/>
        </w:rPr>
      </w:pPr>
      <w:r>
        <w:rPr>
          <w:rFonts w:asciiTheme="minorHAnsi" w:hAnsiTheme="minorHAnsi" w:cstheme="majorHAnsi"/>
          <w:b/>
          <w:bCs/>
          <w:sz w:val="24"/>
          <w:szCs w:val="24"/>
          <w:lang w:val="en-GB"/>
        </w:rPr>
        <w:lastRenderedPageBreak/>
        <w:t xml:space="preserve">Data Availability. </w:t>
      </w:r>
      <w:commentRangeStart w:id="27"/>
      <w:r>
        <w:rPr>
          <w:rFonts w:asciiTheme="minorHAnsi" w:hAnsiTheme="minorHAnsi" w:cstheme="majorHAnsi"/>
          <w:sz w:val="24"/>
          <w:szCs w:val="24"/>
          <w:lang w:val="en-GB"/>
        </w:rPr>
        <w:t>Data</w:t>
      </w:r>
      <w:commentRangeEnd w:id="27"/>
      <w:r w:rsidR="00285B18">
        <w:rPr>
          <w:rStyle w:val="CommentReference"/>
          <w:rFonts w:ascii="Times New Roman" w:hAnsi="Times New Roman" w:cs="Times New Roman"/>
          <w:color w:val="000000"/>
          <w:lang w:val="en-GB" w:eastAsia="hi-IN" w:bidi="hi-IN"/>
        </w:rPr>
        <w:commentReference w:id="27"/>
      </w:r>
      <w:r>
        <w:rPr>
          <w:rFonts w:asciiTheme="minorHAnsi" w:hAnsiTheme="minorHAnsi" w:cstheme="majorHAnsi"/>
          <w:sz w:val="24"/>
          <w:szCs w:val="24"/>
          <w:lang w:val="en-GB"/>
        </w:rPr>
        <w:t xml:space="preserve"> and R scripts for the consistency analysis are available: </w:t>
      </w:r>
      <w:proofErr w:type="spellStart"/>
      <w:r w:rsidR="007D050F">
        <w:rPr>
          <w:rFonts w:asciiTheme="minorHAnsi" w:hAnsiTheme="minorHAnsi" w:cstheme="majorHAnsi"/>
          <w:sz w:val="24"/>
          <w:szCs w:val="24"/>
          <w:lang w:val="en-GB"/>
        </w:rPr>
        <w:t>xxxxxx</w:t>
      </w:r>
      <w:proofErr w:type="spellEnd"/>
    </w:p>
    <w:p w14:paraId="0457AAAC" w14:textId="77777777" w:rsidR="00CC4A8D" w:rsidRDefault="00B244F2">
      <w:pPr>
        <w:autoSpaceDE w:val="0"/>
        <w:autoSpaceDN w:val="0"/>
        <w:adjustRightInd w:val="0"/>
        <w:spacing w:before="120" w:line="480" w:lineRule="auto"/>
        <w:ind w:left="0" w:hanging="2"/>
        <w:rPr>
          <w:rFonts w:asciiTheme="minorHAnsi" w:hAnsiTheme="minorHAnsi" w:cstheme="majorHAnsi"/>
        </w:rPr>
      </w:pPr>
      <w:r>
        <w:rPr>
          <w:rFonts w:asciiTheme="minorHAnsi" w:hAnsiTheme="minorHAnsi" w:cstheme="majorHAnsi"/>
          <w:b/>
          <w:bCs/>
        </w:rPr>
        <w:t>Competing Interests.</w:t>
      </w:r>
      <w:r>
        <w:rPr>
          <w:rFonts w:asciiTheme="minorHAnsi" w:hAnsiTheme="minorHAnsi" w:cstheme="majorHAnsi"/>
        </w:rPr>
        <w:t xml:space="preserve"> We have no competing interests</w:t>
      </w:r>
    </w:p>
    <w:p w14:paraId="323B4913" w14:textId="3C3A56A3" w:rsidR="00CC4A8D" w:rsidRDefault="00B244F2">
      <w:pPr>
        <w:autoSpaceDE w:val="0"/>
        <w:autoSpaceDN w:val="0"/>
        <w:adjustRightInd w:val="0"/>
        <w:spacing w:before="120" w:line="480" w:lineRule="auto"/>
        <w:ind w:left="0" w:hanging="2"/>
        <w:rPr>
          <w:rFonts w:asciiTheme="minorHAnsi" w:hAnsiTheme="minorHAnsi" w:cstheme="majorHAnsi"/>
        </w:rPr>
      </w:pPr>
      <w:r>
        <w:rPr>
          <w:rFonts w:asciiTheme="minorHAnsi" w:hAnsiTheme="minorHAnsi" w:cstheme="majorHAnsi"/>
          <w:b/>
          <w:bCs/>
        </w:rPr>
        <w:t>Funding.</w:t>
      </w:r>
      <w:r>
        <w:rPr>
          <w:rFonts w:asciiTheme="minorHAnsi" w:hAnsiTheme="minorHAnsi" w:cstheme="majorHAnsi"/>
        </w:rPr>
        <w:t xml:space="preserve"> AM, AP, LS, CC, RMW were supported by the Max Planck Society; AM was supported by the </w:t>
      </w:r>
      <w:proofErr w:type="spellStart"/>
      <w:r>
        <w:rPr>
          <w:rFonts w:asciiTheme="minorHAnsi" w:hAnsiTheme="minorHAnsi" w:cstheme="majorHAnsi"/>
        </w:rPr>
        <w:t>Wenner</w:t>
      </w:r>
      <w:proofErr w:type="spellEnd"/>
      <w:r>
        <w:rPr>
          <w:rFonts w:asciiTheme="minorHAnsi" w:hAnsiTheme="minorHAnsi" w:cstheme="majorHAnsi"/>
        </w:rPr>
        <w:t xml:space="preserve"> </w:t>
      </w:r>
      <w:proofErr w:type="spellStart"/>
      <w:r>
        <w:rPr>
          <w:rFonts w:asciiTheme="minorHAnsi" w:hAnsiTheme="minorHAnsi" w:cstheme="majorHAnsi"/>
        </w:rPr>
        <w:t>Gren</w:t>
      </w:r>
      <w:proofErr w:type="spellEnd"/>
      <w:r>
        <w:rPr>
          <w:rFonts w:asciiTheme="minorHAnsi" w:hAnsiTheme="minorHAnsi" w:cstheme="majorHAnsi"/>
        </w:rPr>
        <w:t xml:space="preserve"> Foundation (Grant Number 9095)</w:t>
      </w:r>
      <w:r w:rsidR="007D050F">
        <w:rPr>
          <w:rFonts w:asciiTheme="minorHAnsi" w:hAnsiTheme="minorHAnsi" w:cstheme="majorHAnsi"/>
        </w:rPr>
        <w:t xml:space="preserve"> and the British Academy Newton International Fellowship</w:t>
      </w:r>
      <w:r>
        <w:rPr>
          <w:rFonts w:asciiTheme="minorHAnsi" w:hAnsiTheme="minorHAnsi" w:cstheme="majorHAnsi"/>
        </w:rPr>
        <w:t xml:space="preserve">; AP was supported by the Leakey Foundation; LS was supported by the Minerva Foundation; JFG was supported by </w:t>
      </w:r>
      <w:r>
        <w:rPr>
          <w:rFonts w:asciiTheme="minorHAnsi" w:hAnsiTheme="minorHAnsi" w:cstheme="majorHAnsi"/>
          <w:lang w:eastAsia="en-US"/>
        </w:rPr>
        <w:t>an NSF Graduate Research Fellowship (DGE-1142336), the Canadian Institutes of Health Research’s Strategic Training Initiative in Health Research’s Systems Biology Training Program, an NSERC Vanier Canada Graduate Scholarship (CGS), and a long-term Research Grant from the German Academic Exchange Service (DAAD-91525837-57048249)</w:t>
      </w:r>
      <w:r>
        <w:rPr>
          <w:rFonts w:asciiTheme="minorHAnsi" w:hAnsiTheme="minorHAnsi" w:cstheme="majorHAnsi"/>
        </w:rPr>
        <w:t>. C. C. was supported by the European Research Council (ERC) under the European Union's Horizon 2020 research and innovation programme (grant agreement no. 679787). RMW was supported by DFG Researcher Unit (FOR 2136) ‘Sociality and Health in Primates’ (WI 2637/3-1). Research at the Taï Chimpanzee Project has been funded by the Max Planck Society since 1997.</w:t>
      </w:r>
    </w:p>
    <w:p w14:paraId="276F2769" w14:textId="77777777" w:rsidR="00CC4A8D" w:rsidRDefault="00B244F2">
      <w:pPr>
        <w:spacing w:before="120" w:line="480" w:lineRule="auto"/>
        <w:ind w:left="0" w:hanging="2"/>
        <w:rPr>
          <w:rFonts w:asciiTheme="minorHAnsi" w:hAnsiTheme="minorHAnsi" w:cstheme="majorHAnsi"/>
        </w:rPr>
      </w:pPr>
      <w:r>
        <w:rPr>
          <w:rFonts w:asciiTheme="minorHAnsi" w:hAnsiTheme="minorHAnsi" w:cstheme="majorHAnsi"/>
          <w:b/>
          <w:bCs/>
          <w:iCs/>
        </w:rPr>
        <w:t xml:space="preserve">Research Ethics. </w:t>
      </w:r>
      <w:r>
        <w:rPr>
          <w:rFonts w:asciiTheme="minorHAnsi" w:hAnsiTheme="minorHAnsi" w:cstheme="majorHAnsi"/>
        </w:rPr>
        <w:t xml:space="preserve">This study was purely observational with no manipulation of animals. Methods were approved by the </w:t>
      </w:r>
      <w:proofErr w:type="spellStart"/>
      <w:r>
        <w:rPr>
          <w:rFonts w:asciiTheme="minorHAnsi" w:hAnsiTheme="minorHAnsi" w:cstheme="majorHAnsi"/>
        </w:rPr>
        <w:t>Ethikrat</w:t>
      </w:r>
      <w:proofErr w:type="spellEnd"/>
      <w:r>
        <w:rPr>
          <w:rFonts w:asciiTheme="minorHAnsi" w:hAnsiTheme="minorHAnsi" w:cstheme="majorHAnsi"/>
        </w:rPr>
        <w:t xml:space="preserve"> der Max-Planck-</w:t>
      </w:r>
      <w:proofErr w:type="spellStart"/>
      <w:r>
        <w:rPr>
          <w:rFonts w:asciiTheme="minorHAnsi" w:hAnsiTheme="minorHAnsi" w:cstheme="majorHAnsi"/>
        </w:rPr>
        <w:t>Gesellschaft</w:t>
      </w:r>
      <w:proofErr w:type="spellEnd"/>
      <w:r>
        <w:rPr>
          <w:rFonts w:asciiTheme="minorHAnsi" w:hAnsiTheme="minorHAnsi" w:cstheme="majorHAnsi"/>
        </w:rPr>
        <w:t xml:space="preserve"> (4.08.2014).</w:t>
      </w:r>
    </w:p>
    <w:p w14:paraId="6E47A1E3" w14:textId="77777777" w:rsidR="00CC4A8D" w:rsidRDefault="00B244F2">
      <w:pPr>
        <w:spacing w:before="120" w:line="480" w:lineRule="auto"/>
        <w:ind w:left="0" w:hanging="2"/>
        <w:rPr>
          <w:rFonts w:asciiTheme="minorHAnsi" w:hAnsiTheme="minorHAnsi" w:cstheme="majorHAnsi"/>
        </w:rPr>
      </w:pPr>
      <w:r>
        <w:rPr>
          <w:rFonts w:asciiTheme="minorHAnsi" w:hAnsiTheme="minorHAnsi" w:cstheme="majorHAnsi"/>
          <w:b/>
          <w:bCs/>
        </w:rPr>
        <w:t xml:space="preserve">Permission to carry out fieldwork. </w:t>
      </w:r>
      <w:r>
        <w:rPr>
          <w:rFonts w:asciiTheme="minorHAnsi" w:hAnsiTheme="minorHAnsi" w:cstheme="majorHAnsi"/>
        </w:rPr>
        <w:t xml:space="preserve">Permissions to conduct the research were granted by the Ministries of Research and Environment of Ivory Coast (379/MESRS/GGRSIT/tm) and Office </w:t>
      </w:r>
      <w:proofErr w:type="spellStart"/>
      <w:r>
        <w:rPr>
          <w:rFonts w:asciiTheme="minorHAnsi" w:hAnsiTheme="minorHAnsi" w:cstheme="majorHAnsi"/>
        </w:rPr>
        <w:t>Ivorien</w:t>
      </w:r>
      <w:proofErr w:type="spellEnd"/>
      <w:r>
        <w:rPr>
          <w:rFonts w:asciiTheme="minorHAnsi" w:hAnsiTheme="minorHAnsi" w:cstheme="majorHAnsi"/>
        </w:rPr>
        <w:t xml:space="preserve"> des </w:t>
      </w:r>
      <w:proofErr w:type="spellStart"/>
      <w:r>
        <w:rPr>
          <w:rFonts w:asciiTheme="minorHAnsi" w:hAnsiTheme="minorHAnsi" w:cstheme="majorHAnsi"/>
        </w:rPr>
        <w:t>Parcs</w:t>
      </w:r>
      <w:proofErr w:type="spellEnd"/>
      <w:r>
        <w:rPr>
          <w:rFonts w:asciiTheme="minorHAnsi" w:hAnsiTheme="minorHAnsi" w:cstheme="majorHAnsi"/>
        </w:rPr>
        <w:t xml:space="preserve"> </w:t>
      </w:r>
      <w:proofErr w:type="gramStart"/>
      <w:r>
        <w:rPr>
          <w:rFonts w:asciiTheme="minorHAnsi" w:hAnsiTheme="minorHAnsi" w:cstheme="majorHAnsi"/>
        </w:rPr>
        <w:t>et</w:t>
      </w:r>
      <w:proofErr w:type="gramEnd"/>
      <w:r>
        <w:rPr>
          <w:rFonts w:asciiTheme="minorHAnsi" w:hAnsiTheme="minorHAnsi" w:cstheme="majorHAnsi"/>
        </w:rPr>
        <w:t xml:space="preserve"> Reserves.</w:t>
      </w:r>
    </w:p>
    <w:p w14:paraId="4D1A6AE3" w14:textId="33B70A0E" w:rsidR="00CC4A8D" w:rsidRDefault="00B244F2">
      <w:pPr>
        <w:spacing w:line="480" w:lineRule="auto"/>
        <w:ind w:left="0" w:hanging="2"/>
      </w:pPr>
      <w:r>
        <w:rPr>
          <w:rFonts w:asciiTheme="minorHAnsi" w:hAnsiTheme="minorHAnsi" w:cstheme="majorHAnsi"/>
          <w:b/>
          <w:bCs/>
        </w:rPr>
        <w:t xml:space="preserve">Acknowledgements. </w:t>
      </w:r>
      <w:r>
        <w:rPr>
          <w:rFonts w:asciiTheme="minorHAnsi" w:hAnsiTheme="minorHAnsi" w:cstheme="majorHAnsi"/>
          <w:bCs/>
        </w:rPr>
        <w:t xml:space="preserve">We thank the Ivorian Ministry of Environment and Forests and Ministry of Higher Education and Scientific Research and the Office </w:t>
      </w:r>
      <w:proofErr w:type="spellStart"/>
      <w:r>
        <w:rPr>
          <w:rFonts w:asciiTheme="minorHAnsi" w:hAnsiTheme="minorHAnsi" w:cstheme="majorHAnsi"/>
          <w:bCs/>
        </w:rPr>
        <w:t>Ivoirien</w:t>
      </w:r>
      <w:proofErr w:type="spellEnd"/>
      <w:r>
        <w:rPr>
          <w:rFonts w:asciiTheme="minorHAnsi" w:hAnsiTheme="minorHAnsi" w:cstheme="majorHAnsi"/>
          <w:bCs/>
        </w:rPr>
        <w:t xml:space="preserve"> des </w:t>
      </w:r>
      <w:proofErr w:type="spellStart"/>
      <w:r>
        <w:rPr>
          <w:rFonts w:asciiTheme="minorHAnsi" w:hAnsiTheme="minorHAnsi" w:cstheme="majorHAnsi"/>
          <w:bCs/>
        </w:rPr>
        <w:t>Parcs</w:t>
      </w:r>
      <w:proofErr w:type="spellEnd"/>
      <w:r>
        <w:rPr>
          <w:rFonts w:asciiTheme="minorHAnsi" w:hAnsiTheme="minorHAnsi" w:cstheme="majorHAnsi"/>
          <w:bCs/>
        </w:rPr>
        <w:t xml:space="preserve"> et Reserves of Côte </w:t>
      </w:r>
      <w:r>
        <w:rPr>
          <w:rFonts w:asciiTheme="minorHAnsi" w:hAnsiTheme="minorHAnsi" w:cstheme="majorHAnsi"/>
          <w:bCs/>
        </w:rPr>
        <w:lastRenderedPageBreak/>
        <w:t>d’Ivoire.</w:t>
      </w:r>
      <w:r>
        <w:rPr>
          <w:rFonts w:asciiTheme="minorHAnsi" w:hAnsiTheme="minorHAnsi" w:cstheme="majorHAnsi"/>
        </w:rPr>
        <w:t xml:space="preserve"> We thank Simon </w:t>
      </w:r>
      <w:proofErr w:type="spellStart"/>
      <w:r>
        <w:rPr>
          <w:rFonts w:asciiTheme="minorHAnsi" w:hAnsiTheme="minorHAnsi" w:cstheme="majorHAnsi"/>
        </w:rPr>
        <w:t>Kannieu</w:t>
      </w:r>
      <w:proofErr w:type="spellEnd"/>
      <w:r>
        <w:rPr>
          <w:rFonts w:asciiTheme="minorHAnsi" w:hAnsiTheme="minorHAnsi" w:cstheme="majorHAnsi"/>
        </w:rPr>
        <w:t xml:space="preserve">, Daniel </w:t>
      </w:r>
      <w:proofErr w:type="spellStart"/>
      <w:r>
        <w:rPr>
          <w:rFonts w:asciiTheme="minorHAnsi" w:hAnsiTheme="minorHAnsi" w:cstheme="majorHAnsi"/>
        </w:rPr>
        <w:t>Bouin</w:t>
      </w:r>
      <w:proofErr w:type="spellEnd"/>
      <w:r>
        <w:rPr>
          <w:rFonts w:asciiTheme="minorHAnsi" w:hAnsiTheme="minorHAnsi" w:cstheme="majorHAnsi"/>
        </w:rPr>
        <w:t xml:space="preserve">, </w:t>
      </w:r>
      <w:proofErr w:type="spellStart"/>
      <w:r>
        <w:rPr>
          <w:rFonts w:asciiTheme="minorHAnsi" w:hAnsiTheme="minorHAnsi" w:cstheme="majorHAnsi"/>
        </w:rPr>
        <w:t>Gnimion</w:t>
      </w:r>
      <w:proofErr w:type="spellEnd"/>
      <w:r>
        <w:rPr>
          <w:rFonts w:asciiTheme="minorHAnsi" w:hAnsiTheme="minorHAnsi" w:cstheme="majorHAnsi"/>
        </w:rPr>
        <w:t xml:space="preserve"> </w:t>
      </w:r>
      <w:proofErr w:type="spellStart"/>
      <w:r>
        <w:rPr>
          <w:rFonts w:asciiTheme="minorHAnsi" w:hAnsiTheme="minorHAnsi" w:cstheme="majorHAnsi"/>
        </w:rPr>
        <w:t>Florent</w:t>
      </w:r>
      <w:proofErr w:type="spellEnd"/>
      <w:r>
        <w:rPr>
          <w:rFonts w:asciiTheme="minorHAnsi" w:hAnsiTheme="minorHAnsi" w:cstheme="majorHAnsi"/>
        </w:rPr>
        <w:t xml:space="preserve">, </w:t>
      </w:r>
      <w:proofErr w:type="spellStart"/>
      <w:r>
        <w:rPr>
          <w:rFonts w:asciiTheme="minorHAnsi" w:hAnsiTheme="minorHAnsi" w:cstheme="majorHAnsi"/>
        </w:rPr>
        <w:t>Fabrice</w:t>
      </w:r>
      <w:proofErr w:type="spellEnd"/>
      <w:r>
        <w:rPr>
          <w:rFonts w:asciiTheme="minorHAnsi" w:hAnsiTheme="minorHAnsi" w:cstheme="majorHAnsi"/>
        </w:rPr>
        <w:t xml:space="preserve"> </w:t>
      </w:r>
      <w:proofErr w:type="spellStart"/>
      <w:r>
        <w:rPr>
          <w:rFonts w:asciiTheme="minorHAnsi" w:hAnsiTheme="minorHAnsi" w:cstheme="majorHAnsi"/>
        </w:rPr>
        <w:t>Blé</w:t>
      </w:r>
      <w:proofErr w:type="spellEnd"/>
      <w:r>
        <w:rPr>
          <w:rFonts w:asciiTheme="minorHAnsi" w:hAnsiTheme="minorHAnsi" w:cstheme="majorHAnsi"/>
        </w:rPr>
        <w:t xml:space="preserve">, </w:t>
      </w:r>
      <w:commentRangeStart w:id="28"/>
      <w:proofErr w:type="spellStart"/>
      <w:r>
        <w:rPr>
          <w:rFonts w:asciiTheme="minorHAnsi" w:hAnsiTheme="minorHAnsi" w:cstheme="majorHAnsi"/>
        </w:rPr>
        <w:t>Florent</w:t>
      </w:r>
      <w:proofErr w:type="spellEnd"/>
      <w:r>
        <w:rPr>
          <w:rFonts w:asciiTheme="minorHAnsi" w:hAnsiTheme="minorHAnsi" w:cstheme="majorHAnsi"/>
        </w:rPr>
        <w:t xml:space="preserve"> </w:t>
      </w:r>
      <w:proofErr w:type="spellStart"/>
      <w:r>
        <w:rPr>
          <w:rFonts w:asciiTheme="minorHAnsi" w:hAnsiTheme="minorHAnsi" w:cstheme="majorHAnsi"/>
        </w:rPr>
        <w:t>Goulei</w:t>
      </w:r>
      <w:proofErr w:type="spellEnd"/>
      <w:r>
        <w:rPr>
          <w:rFonts w:asciiTheme="minorHAnsi" w:hAnsiTheme="minorHAnsi" w:cstheme="majorHAnsi"/>
        </w:rPr>
        <w:t xml:space="preserve"> </w:t>
      </w:r>
      <w:commentRangeEnd w:id="28"/>
      <w:r w:rsidR="00E0489F">
        <w:rPr>
          <w:rStyle w:val="CommentReference"/>
        </w:rPr>
        <w:commentReference w:id="28"/>
      </w:r>
      <w:r>
        <w:rPr>
          <w:rFonts w:asciiTheme="minorHAnsi" w:hAnsiTheme="minorHAnsi" w:cstheme="majorHAnsi"/>
        </w:rPr>
        <w:t xml:space="preserve">and the team of the TCP for field work support and data collection. </w:t>
      </w:r>
    </w:p>
    <w:p w14:paraId="09837630" w14:textId="77777777" w:rsidR="00CC4A8D" w:rsidRDefault="00B244F2">
      <w:pPr>
        <w:spacing w:before="120" w:line="480" w:lineRule="auto"/>
        <w:ind w:leftChars="0" w:left="0" w:firstLineChars="0" w:firstLine="0"/>
        <w:jc w:val="both"/>
        <w:rPr>
          <w:rFonts w:asciiTheme="minorHAnsi" w:eastAsia="Calibri" w:hAnsiTheme="minorHAnsi"/>
          <w:b/>
        </w:rPr>
      </w:pPr>
      <w:r>
        <w:rPr>
          <w:rFonts w:asciiTheme="minorHAnsi" w:eastAsia="Calibri" w:hAnsiTheme="minorHAnsi"/>
          <w:b/>
        </w:rPr>
        <w:br w:type="page"/>
      </w:r>
    </w:p>
    <w:p w14:paraId="1359BC3F" w14:textId="77777777" w:rsidR="00CC4A8D" w:rsidRPr="00826E7E" w:rsidRDefault="00B244F2" w:rsidP="00826E7E">
      <w:pPr>
        <w:spacing w:before="120" w:line="360" w:lineRule="auto"/>
        <w:ind w:leftChars="0" w:left="720" w:firstLineChars="0" w:hanging="720"/>
        <w:jc w:val="both"/>
        <w:rPr>
          <w:rFonts w:asciiTheme="minorHAnsi" w:eastAsia="Calibri" w:hAnsiTheme="minorHAnsi" w:cstheme="minorHAnsi"/>
          <w:i/>
          <w:sz w:val="22"/>
          <w:szCs w:val="22"/>
        </w:rPr>
      </w:pPr>
      <w:r w:rsidRPr="00826E7E">
        <w:rPr>
          <w:rFonts w:asciiTheme="minorHAnsi" w:eastAsia="Calibri" w:hAnsiTheme="minorHAnsi" w:cstheme="minorHAnsi"/>
          <w:b/>
          <w:sz w:val="22"/>
          <w:szCs w:val="22"/>
        </w:rPr>
        <w:lastRenderedPageBreak/>
        <w:t>References</w:t>
      </w:r>
    </w:p>
    <w:p w14:paraId="74978830" w14:textId="77777777" w:rsidR="00D10DAE" w:rsidRPr="00D10DAE" w:rsidRDefault="00B244F2" w:rsidP="00D10DAE">
      <w:pPr>
        <w:autoSpaceDE w:val="0"/>
        <w:autoSpaceDN w:val="0"/>
        <w:adjustRightInd w:val="0"/>
        <w:spacing w:before="120" w:line="360" w:lineRule="auto"/>
        <w:ind w:left="0" w:hanging="2"/>
        <w:rPr>
          <w:rFonts w:ascii="Calibri" w:hAnsi="Calibri" w:cs="Calibri"/>
          <w:noProof/>
          <w:sz w:val="22"/>
        </w:rPr>
      </w:pPr>
      <w:r w:rsidRPr="00826E7E">
        <w:rPr>
          <w:rFonts w:asciiTheme="minorHAnsi" w:hAnsiTheme="minorHAnsi" w:cstheme="minorHAnsi"/>
          <w:sz w:val="22"/>
          <w:szCs w:val="22"/>
        </w:rPr>
        <w:fldChar w:fldCharType="begin" w:fldLock="1"/>
      </w:r>
      <w:r w:rsidRPr="00826E7E">
        <w:rPr>
          <w:rFonts w:asciiTheme="minorHAnsi" w:hAnsiTheme="minorHAnsi" w:cstheme="minorHAnsi"/>
          <w:sz w:val="22"/>
          <w:szCs w:val="22"/>
        </w:rPr>
        <w:instrText xml:space="preserve">ADDIN Mendeley Bibliography CSL_BIBLIOGRAPHY </w:instrText>
      </w:r>
      <w:r w:rsidRPr="00826E7E">
        <w:rPr>
          <w:rFonts w:asciiTheme="minorHAnsi" w:hAnsiTheme="minorHAnsi" w:cstheme="minorHAnsi"/>
          <w:sz w:val="22"/>
          <w:szCs w:val="22"/>
        </w:rPr>
        <w:fldChar w:fldCharType="separate"/>
      </w:r>
      <w:r w:rsidR="00D10DAE" w:rsidRPr="00D10DAE">
        <w:rPr>
          <w:rFonts w:ascii="Calibri" w:hAnsi="Calibri" w:cs="Calibri"/>
          <w:noProof/>
          <w:sz w:val="22"/>
        </w:rPr>
        <w:t xml:space="preserve">Altmann, J. (1974). Observational study of behavior: Sampling methods. </w:t>
      </w:r>
      <w:r w:rsidR="00D10DAE" w:rsidRPr="00D10DAE">
        <w:rPr>
          <w:rFonts w:ascii="Calibri" w:hAnsi="Calibri" w:cs="Calibri"/>
          <w:i/>
          <w:iCs/>
          <w:noProof/>
          <w:sz w:val="22"/>
        </w:rPr>
        <w:t>Behaviour</w:t>
      </w:r>
      <w:r w:rsidR="00D10DAE" w:rsidRPr="00D10DAE">
        <w:rPr>
          <w:rFonts w:ascii="Calibri" w:hAnsi="Calibri" w:cs="Calibri"/>
          <w:noProof/>
          <w:sz w:val="22"/>
        </w:rPr>
        <w:t xml:space="preserve">, </w:t>
      </w:r>
      <w:r w:rsidR="00D10DAE" w:rsidRPr="00D10DAE">
        <w:rPr>
          <w:rFonts w:ascii="Calibri" w:hAnsi="Calibri" w:cs="Calibri"/>
          <w:i/>
          <w:iCs/>
          <w:noProof/>
          <w:sz w:val="22"/>
        </w:rPr>
        <w:t>49</w:t>
      </w:r>
      <w:r w:rsidR="00D10DAE" w:rsidRPr="00D10DAE">
        <w:rPr>
          <w:rFonts w:ascii="Calibri" w:hAnsi="Calibri" w:cs="Calibri"/>
          <w:noProof/>
          <w:sz w:val="22"/>
        </w:rPr>
        <w:t>(3), 227–266. https://doi.org/10.1080/14794802.2011.585831</w:t>
      </w:r>
    </w:p>
    <w:p w14:paraId="74508854"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Amici, F., Aureli, F., &amp; Call, J. (2008). Fission-fusion dynamics, behavioral flexibility, and inhibitory control in primates. </w:t>
      </w:r>
      <w:r w:rsidRPr="00D10DAE">
        <w:rPr>
          <w:rFonts w:ascii="Calibri" w:hAnsi="Calibri" w:cs="Calibri"/>
          <w:i/>
          <w:iCs/>
          <w:noProof/>
          <w:sz w:val="22"/>
        </w:rPr>
        <w:t>Current Biology</w:t>
      </w:r>
      <w:r w:rsidRPr="00D10DAE">
        <w:rPr>
          <w:rFonts w:ascii="Calibri" w:hAnsi="Calibri" w:cs="Calibri"/>
          <w:noProof/>
          <w:sz w:val="22"/>
        </w:rPr>
        <w:t xml:space="preserve">, </w:t>
      </w:r>
      <w:r w:rsidRPr="00D10DAE">
        <w:rPr>
          <w:rFonts w:ascii="Calibri" w:hAnsi="Calibri" w:cs="Calibri"/>
          <w:i/>
          <w:iCs/>
          <w:noProof/>
          <w:sz w:val="22"/>
        </w:rPr>
        <w:t>18</w:t>
      </w:r>
      <w:r w:rsidRPr="00D10DAE">
        <w:rPr>
          <w:rFonts w:ascii="Calibri" w:hAnsi="Calibri" w:cs="Calibri"/>
          <w:noProof/>
          <w:sz w:val="22"/>
        </w:rPr>
        <w:t>(18), 1415–1419. https://doi.org/10.1016/j.cub.2008.08.020</w:t>
      </w:r>
    </w:p>
    <w:p w14:paraId="508AF820"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Aureli, F., &amp; Schino, G. (2019). Social complexity from within: how individuals experience the structure and organization of their groups. In </w:t>
      </w:r>
      <w:r w:rsidRPr="00D10DAE">
        <w:rPr>
          <w:rFonts w:ascii="Calibri" w:hAnsi="Calibri" w:cs="Calibri"/>
          <w:i/>
          <w:iCs/>
          <w:noProof/>
          <w:sz w:val="22"/>
        </w:rPr>
        <w:t>Behavioral Ecology and Sociobiology</w:t>
      </w:r>
      <w:r w:rsidRPr="00D10DAE">
        <w:rPr>
          <w:rFonts w:ascii="Calibri" w:hAnsi="Calibri" w:cs="Calibri"/>
          <w:noProof/>
          <w:sz w:val="22"/>
        </w:rPr>
        <w:t xml:space="preserve"> (Vol. 73, Issue 1, pp. 1–13). Springer Verlag. https://doi.org/10.1007/s00265-018-2604-5</w:t>
      </w:r>
    </w:p>
    <w:p w14:paraId="7E5DB5F8"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Barrett, L., Gaynor, D., &amp; Henzi, S. P. P. (2002). A dynamic interaction between aggression and grooming reciprocity among female chacma baboons.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63</w:t>
      </w:r>
      <w:r w:rsidRPr="00D10DAE">
        <w:rPr>
          <w:rFonts w:ascii="Calibri" w:hAnsi="Calibri" w:cs="Calibri"/>
          <w:noProof/>
          <w:sz w:val="22"/>
        </w:rPr>
        <w:t>(6), 1047–1053. https://doi.org/10.1006/anbe.2002.3008</w:t>
      </w:r>
    </w:p>
    <w:p w14:paraId="6C1ADCD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Boesch, C., &amp; Boesch-Achermann, H. (2000). </w:t>
      </w:r>
      <w:r w:rsidRPr="00D10DAE">
        <w:rPr>
          <w:rFonts w:ascii="Calibri" w:hAnsi="Calibri" w:cs="Calibri"/>
          <w:i/>
          <w:iCs/>
          <w:noProof/>
          <w:sz w:val="22"/>
        </w:rPr>
        <w:t>The chimpanzees of the Taï Forest: Behavioural ecology and evolution</w:t>
      </w:r>
      <w:r w:rsidRPr="00D10DAE">
        <w:rPr>
          <w:rFonts w:ascii="Calibri" w:hAnsi="Calibri" w:cs="Calibri"/>
          <w:noProof/>
          <w:sz w:val="22"/>
        </w:rPr>
        <w:t>. Oxford University Press.</w:t>
      </w:r>
    </w:p>
    <w:p w14:paraId="5D96CD64"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Borgeaud, C., Sosa, S., Sueur, C., &amp; Bshary, R. (2017). The influence of demographic variation on social network stability in wild vervet monkeys.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134</w:t>
      </w:r>
      <w:r w:rsidRPr="00D10DAE">
        <w:rPr>
          <w:rFonts w:ascii="Calibri" w:hAnsi="Calibri" w:cs="Calibri"/>
          <w:noProof/>
          <w:sz w:val="22"/>
        </w:rPr>
        <w:t>, 155–165. https://doi.org/10.1016/j.anbehav.2017.09.028</w:t>
      </w:r>
    </w:p>
    <w:p w14:paraId="7D525276"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Byrne, R. W., &amp; Whiten, A. (1989). </w:t>
      </w:r>
      <w:r w:rsidRPr="00D10DAE">
        <w:rPr>
          <w:rFonts w:ascii="Calibri" w:hAnsi="Calibri" w:cs="Calibri"/>
          <w:i/>
          <w:iCs/>
          <w:noProof/>
          <w:sz w:val="22"/>
        </w:rPr>
        <w:t>Machiavellian intelligence: social expertise and the evolution of intellect in monkeys, apes, and humans</w:t>
      </w:r>
      <w:r w:rsidRPr="00D10DAE">
        <w:rPr>
          <w:rFonts w:ascii="Calibri" w:hAnsi="Calibri" w:cs="Calibri"/>
          <w:noProof/>
          <w:sz w:val="22"/>
        </w:rPr>
        <w:t>. Oxford University Press. http://www.amazon.com/exec/obidos/redirect?tag=citeulike07-20&amp;path=ASIN/0198521758</w:t>
      </w:r>
    </w:p>
    <w:p w14:paraId="5A32709A"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Castles, M., Heinsohn, R., Marshall, H. H., Lee, A. E. G., Cowlishaw, G., &amp; Carter, A. J. (2014). Social networks created with different techniques are not comparable. In </w:t>
      </w:r>
      <w:r w:rsidRPr="00D10DAE">
        <w:rPr>
          <w:rFonts w:ascii="Calibri" w:hAnsi="Calibri" w:cs="Calibri"/>
          <w:i/>
          <w:iCs/>
          <w:noProof/>
          <w:sz w:val="22"/>
        </w:rPr>
        <w:t>Animal Behaviour</w:t>
      </w:r>
      <w:r w:rsidRPr="00D10DAE">
        <w:rPr>
          <w:rFonts w:ascii="Calibri" w:hAnsi="Calibri" w:cs="Calibri"/>
          <w:noProof/>
          <w:sz w:val="22"/>
        </w:rPr>
        <w:t xml:space="preserve"> (Vol. 96, pp. 59–67). Academic Press. https://doi.org/10.1016/j.anbehav.2014.07.023</w:t>
      </w:r>
    </w:p>
    <w:p w14:paraId="5C16A7F9"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Davis, G. H., Crofoot, M. C., &amp; Farine, D. R. (2018). Estimating the robustness and uncertainty of animal social networks using different observational methods.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141</w:t>
      </w:r>
      <w:r w:rsidRPr="00D10DAE">
        <w:rPr>
          <w:rFonts w:ascii="Calibri" w:hAnsi="Calibri" w:cs="Calibri"/>
          <w:noProof/>
          <w:sz w:val="22"/>
        </w:rPr>
        <w:t>, 29–44. https://doi.org/10.1016/j.anbehav.2018.04.012</w:t>
      </w:r>
    </w:p>
    <w:p w14:paraId="6C36E81A"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Duboscq, J., Neumann, C., Agil, M., Perwitasari-Farajallah, D., Thierry, B., &amp; Engelhardt, A. (2017). Degrees of freedom in social bonds of crested macaque females.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123</w:t>
      </w:r>
      <w:r w:rsidRPr="00D10DAE">
        <w:rPr>
          <w:rFonts w:ascii="Calibri" w:hAnsi="Calibri" w:cs="Calibri"/>
          <w:noProof/>
          <w:sz w:val="22"/>
        </w:rPr>
        <w:t>, 411–426. https://doi.org/10.1016/j.anbehav.2016.11.010</w:t>
      </w:r>
    </w:p>
    <w:p w14:paraId="117315D3"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lastRenderedPageBreak/>
        <w:t xml:space="preserve">Dunbar, R. I. M. (1993). Coevolution of neocortical size, group size and language in humans. </w:t>
      </w:r>
      <w:r w:rsidRPr="00D10DAE">
        <w:rPr>
          <w:rFonts w:ascii="Calibri" w:hAnsi="Calibri" w:cs="Calibri"/>
          <w:i/>
          <w:iCs/>
          <w:noProof/>
          <w:sz w:val="22"/>
        </w:rPr>
        <w:t>Behavioral and Brain Sciences</w:t>
      </w:r>
      <w:r w:rsidRPr="00D10DAE">
        <w:rPr>
          <w:rFonts w:ascii="Calibri" w:hAnsi="Calibri" w:cs="Calibri"/>
          <w:noProof/>
          <w:sz w:val="22"/>
        </w:rPr>
        <w:t xml:space="preserve">, </w:t>
      </w:r>
      <w:r w:rsidRPr="00D10DAE">
        <w:rPr>
          <w:rFonts w:ascii="Calibri" w:hAnsi="Calibri" w:cs="Calibri"/>
          <w:i/>
          <w:iCs/>
          <w:noProof/>
          <w:sz w:val="22"/>
        </w:rPr>
        <w:t>16</w:t>
      </w:r>
      <w:r w:rsidRPr="00D10DAE">
        <w:rPr>
          <w:rFonts w:ascii="Calibri" w:hAnsi="Calibri" w:cs="Calibri"/>
          <w:noProof/>
          <w:sz w:val="22"/>
        </w:rPr>
        <w:t>(4), 681–694. https://doi.org/10.1017/S0140525X00032325</w:t>
      </w:r>
    </w:p>
    <w:p w14:paraId="0718F42E"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Dunbar, R. I. M., &amp; Shultz, S. (2010). Bondedness and sociality. In </w:t>
      </w:r>
      <w:r w:rsidRPr="00D10DAE">
        <w:rPr>
          <w:rFonts w:ascii="Calibri" w:hAnsi="Calibri" w:cs="Calibri"/>
          <w:i/>
          <w:iCs/>
          <w:noProof/>
          <w:sz w:val="22"/>
        </w:rPr>
        <w:t>Behaviour</w:t>
      </w:r>
      <w:r w:rsidRPr="00D10DAE">
        <w:rPr>
          <w:rFonts w:ascii="Calibri" w:hAnsi="Calibri" w:cs="Calibri"/>
          <w:noProof/>
          <w:sz w:val="22"/>
        </w:rPr>
        <w:t xml:space="preserve"> (Vol. 147, Issue 7, pp. 775–803). https://doi.org/10.1163/000579510X501151</w:t>
      </w:r>
    </w:p>
    <w:p w14:paraId="635C48D9"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Farine, D. R., &amp; Strandburg-Peshkin, A. (2015). Estimating uncertainty and reliability of social network data using Bayesian inference. </w:t>
      </w:r>
      <w:r w:rsidRPr="00D10DAE">
        <w:rPr>
          <w:rFonts w:ascii="Calibri" w:hAnsi="Calibri" w:cs="Calibri"/>
          <w:i/>
          <w:iCs/>
          <w:noProof/>
          <w:sz w:val="22"/>
        </w:rPr>
        <w:t>Royal Society Open Science</w:t>
      </w:r>
      <w:r w:rsidRPr="00D10DAE">
        <w:rPr>
          <w:rFonts w:ascii="Calibri" w:hAnsi="Calibri" w:cs="Calibri"/>
          <w:noProof/>
          <w:sz w:val="22"/>
        </w:rPr>
        <w:t xml:space="preserve">, </w:t>
      </w:r>
      <w:r w:rsidRPr="00D10DAE">
        <w:rPr>
          <w:rFonts w:ascii="Calibri" w:hAnsi="Calibri" w:cs="Calibri"/>
          <w:i/>
          <w:iCs/>
          <w:noProof/>
          <w:sz w:val="22"/>
        </w:rPr>
        <w:t>2</w:t>
      </w:r>
      <w:r w:rsidRPr="00D10DAE">
        <w:rPr>
          <w:rFonts w:ascii="Calibri" w:hAnsi="Calibri" w:cs="Calibri"/>
          <w:noProof/>
          <w:sz w:val="22"/>
        </w:rPr>
        <w:t>(9), 150367. https://doi.org/10.1098/rsos.150367</w:t>
      </w:r>
    </w:p>
    <w:p w14:paraId="66639940"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Fedurek, P., &amp; Lehmann, J. (2017). The effect of excluding juveniles on apparent adult olive baboons (Papio anubis) social networks. </w:t>
      </w:r>
      <w:r w:rsidRPr="00D10DAE">
        <w:rPr>
          <w:rFonts w:ascii="Calibri" w:hAnsi="Calibri" w:cs="Calibri"/>
          <w:i/>
          <w:iCs/>
          <w:noProof/>
          <w:sz w:val="22"/>
        </w:rPr>
        <w:t>PLoS ONE</w:t>
      </w:r>
      <w:r w:rsidRPr="00D10DAE">
        <w:rPr>
          <w:rFonts w:ascii="Calibri" w:hAnsi="Calibri" w:cs="Calibri"/>
          <w:noProof/>
          <w:sz w:val="22"/>
        </w:rPr>
        <w:t xml:space="preserve">, </w:t>
      </w:r>
      <w:r w:rsidRPr="00D10DAE">
        <w:rPr>
          <w:rFonts w:ascii="Calibri" w:hAnsi="Calibri" w:cs="Calibri"/>
          <w:i/>
          <w:iCs/>
          <w:noProof/>
          <w:sz w:val="22"/>
        </w:rPr>
        <w:t>12</w:t>
      </w:r>
      <w:r w:rsidRPr="00D10DAE">
        <w:rPr>
          <w:rFonts w:ascii="Calibri" w:hAnsi="Calibri" w:cs="Calibri"/>
          <w:noProof/>
          <w:sz w:val="22"/>
        </w:rPr>
        <w:t>(3), e0173146. https://doi.org/10.1371/journal.pone.0173146</w:t>
      </w:r>
    </w:p>
    <w:p w14:paraId="15FB2616"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Flack, J. C. (2012). Multiple time-scales and the developmental dynamics of social systems. </w:t>
      </w:r>
      <w:r w:rsidRPr="00D10DAE">
        <w:rPr>
          <w:rFonts w:ascii="Calibri" w:hAnsi="Calibri" w:cs="Calibri"/>
          <w:i/>
          <w:iCs/>
          <w:noProof/>
          <w:sz w:val="22"/>
        </w:rPr>
        <w:t>Philosophical Transactions of the Royal Society B: Biological Sciences</w:t>
      </w:r>
      <w:r w:rsidRPr="00D10DAE">
        <w:rPr>
          <w:rFonts w:ascii="Calibri" w:hAnsi="Calibri" w:cs="Calibri"/>
          <w:noProof/>
          <w:sz w:val="22"/>
        </w:rPr>
        <w:t xml:space="preserve">, </w:t>
      </w:r>
      <w:r w:rsidRPr="00D10DAE">
        <w:rPr>
          <w:rFonts w:ascii="Calibri" w:hAnsi="Calibri" w:cs="Calibri"/>
          <w:i/>
          <w:iCs/>
          <w:noProof/>
          <w:sz w:val="22"/>
        </w:rPr>
        <w:t>367</w:t>
      </w:r>
      <w:r w:rsidRPr="00D10DAE">
        <w:rPr>
          <w:rFonts w:ascii="Calibri" w:hAnsi="Calibri" w:cs="Calibri"/>
          <w:noProof/>
          <w:sz w:val="22"/>
        </w:rPr>
        <w:t>(1597), 1802–1810. https://doi.org/10.1098/rstb.2011.0214</w:t>
      </w:r>
    </w:p>
    <w:p w14:paraId="5EF0DACE"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Foerster, S., McLellan, K., Schroepfer-Walker, K., Murray, C. M., Krupenye, C., Gilby, I. C., &amp; Pusey, A. E. (2015). Social bonds in the dispersing sex: Partner preferences among adult female chimpanzees.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105</w:t>
      </w:r>
      <w:r w:rsidRPr="00D10DAE">
        <w:rPr>
          <w:rFonts w:ascii="Calibri" w:hAnsi="Calibri" w:cs="Calibri"/>
          <w:noProof/>
          <w:sz w:val="22"/>
        </w:rPr>
        <w:t>, 139–152. https://doi.org/10.1016/j.anbehav.2015.04.012</w:t>
      </w:r>
    </w:p>
    <w:p w14:paraId="5906EF3F"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Guillermo Paz-Y-Miño, C., Bond, A. B., Kamil, A. C., &amp; Balda, R. P. (2004). Pinyon jays use transitive inference to predict social dominance. </w:t>
      </w:r>
      <w:r w:rsidRPr="00D10DAE">
        <w:rPr>
          <w:rFonts w:ascii="Calibri" w:hAnsi="Calibri" w:cs="Calibri"/>
          <w:i/>
          <w:iCs/>
          <w:noProof/>
          <w:sz w:val="22"/>
        </w:rPr>
        <w:t>Nature</w:t>
      </w:r>
      <w:r w:rsidRPr="00D10DAE">
        <w:rPr>
          <w:rFonts w:ascii="Calibri" w:hAnsi="Calibri" w:cs="Calibri"/>
          <w:noProof/>
          <w:sz w:val="22"/>
        </w:rPr>
        <w:t xml:space="preserve">, </w:t>
      </w:r>
      <w:r w:rsidRPr="00D10DAE">
        <w:rPr>
          <w:rFonts w:ascii="Calibri" w:hAnsi="Calibri" w:cs="Calibri"/>
          <w:i/>
          <w:iCs/>
          <w:noProof/>
          <w:sz w:val="22"/>
        </w:rPr>
        <w:t>430</w:t>
      </w:r>
      <w:r w:rsidRPr="00D10DAE">
        <w:rPr>
          <w:rFonts w:ascii="Calibri" w:hAnsi="Calibri" w:cs="Calibri"/>
          <w:noProof/>
          <w:sz w:val="22"/>
        </w:rPr>
        <w:t>(7001), 778–781. https://doi.org/10.1038/nature02723</w:t>
      </w:r>
    </w:p>
    <w:p w14:paraId="7A1518A1"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Humphrey, N. K. (1976). </w:t>
      </w:r>
      <w:r w:rsidRPr="00D10DAE">
        <w:rPr>
          <w:rFonts w:ascii="Calibri" w:hAnsi="Calibri" w:cs="Calibri"/>
          <w:i/>
          <w:iCs/>
          <w:noProof/>
          <w:sz w:val="22"/>
        </w:rPr>
        <w:t>The Social Function of Intellect</w:t>
      </w:r>
      <w:r w:rsidRPr="00D10DAE">
        <w:rPr>
          <w:rFonts w:ascii="Calibri" w:hAnsi="Calibri" w:cs="Calibri"/>
          <w:noProof/>
          <w:sz w:val="22"/>
        </w:rPr>
        <w:t>. https://doi.org/10.2307/375925</w:t>
      </w:r>
    </w:p>
    <w:p w14:paraId="165EC30A" w14:textId="77777777" w:rsidR="00D10DAE" w:rsidRPr="002A3884" w:rsidRDefault="00D10DAE" w:rsidP="00D10DAE">
      <w:pPr>
        <w:autoSpaceDE w:val="0"/>
        <w:autoSpaceDN w:val="0"/>
        <w:adjustRightInd w:val="0"/>
        <w:spacing w:before="120" w:line="360" w:lineRule="auto"/>
        <w:ind w:left="0" w:hanging="2"/>
        <w:rPr>
          <w:rFonts w:ascii="Calibri" w:hAnsi="Calibri"/>
          <w:sz w:val="22"/>
          <w:lang w:val="de-DE"/>
          <w:rPrChange w:id="29" w:author="anna" w:date="2020-05-28T16:45:00Z">
            <w:rPr>
              <w:rFonts w:ascii="Calibri" w:hAnsi="Calibri" w:cs="Calibri"/>
              <w:noProof/>
              <w:sz w:val="22"/>
            </w:rPr>
          </w:rPrChange>
        </w:rPr>
      </w:pPr>
      <w:r w:rsidRPr="00D10DAE">
        <w:rPr>
          <w:rFonts w:ascii="Calibri" w:hAnsi="Calibri" w:cs="Calibri"/>
          <w:noProof/>
          <w:sz w:val="22"/>
        </w:rPr>
        <w:t xml:space="preserve">Jolly, A. (1966). Lemur social behavior and primate intelligence. </w:t>
      </w:r>
      <w:r w:rsidRPr="002A3884">
        <w:rPr>
          <w:rFonts w:ascii="Calibri" w:hAnsi="Calibri"/>
          <w:i/>
          <w:sz w:val="22"/>
          <w:lang w:val="de-DE"/>
          <w:rPrChange w:id="30" w:author="anna" w:date="2020-05-28T16:45:00Z">
            <w:rPr>
              <w:rFonts w:ascii="Calibri" w:hAnsi="Calibri" w:cs="Calibri"/>
              <w:i/>
              <w:iCs/>
              <w:noProof/>
              <w:sz w:val="22"/>
            </w:rPr>
          </w:rPrChange>
        </w:rPr>
        <w:t>Science</w:t>
      </w:r>
      <w:r w:rsidRPr="002A3884">
        <w:rPr>
          <w:rFonts w:ascii="Calibri" w:hAnsi="Calibri"/>
          <w:sz w:val="22"/>
          <w:lang w:val="de-DE"/>
          <w:rPrChange w:id="31" w:author="anna" w:date="2020-05-28T16:45:00Z">
            <w:rPr>
              <w:rFonts w:ascii="Calibri" w:hAnsi="Calibri" w:cs="Calibri"/>
              <w:noProof/>
              <w:sz w:val="22"/>
            </w:rPr>
          </w:rPrChange>
        </w:rPr>
        <w:t xml:space="preserve">, </w:t>
      </w:r>
      <w:r w:rsidRPr="002A3884">
        <w:rPr>
          <w:rFonts w:ascii="Calibri" w:hAnsi="Calibri"/>
          <w:i/>
          <w:sz w:val="22"/>
          <w:lang w:val="de-DE"/>
          <w:rPrChange w:id="32" w:author="anna" w:date="2020-05-28T16:45:00Z">
            <w:rPr>
              <w:rFonts w:ascii="Calibri" w:hAnsi="Calibri" w:cs="Calibri"/>
              <w:i/>
              <w:iCs/>
              <w:noProof/>
              <w:sz w:val="22"/>
            </w:rPr>
          </w:rPrChange>
        </w:rPr>
        <w:t>153</w:t>
      </w:r>
      <w:r w:rsidRPr="002A3884">
        <w:rPr>
          <w:rFonts w:ascii="Calibri" w:hAnsi="Calibri"/>
          <w:sz w:val="22"/>
          <w:lang w:val="de-DE"/>
          <w:rPrChange w:id="33" w:author="anna" w:date="2020-05-28T16:45:00Z">
            <w:rPr>
              <w:rFonts w:ascii="Calibri" w:hAnsi="Calibri" w:cs="Calibri"/>
              <w:noProof/>
              <w:sz w:val="22"/>
            </w:rPr>
          </w:rPrChange>
        </w:rPr>
        <w:t>(3735), 501–506. https://doi.org/10.1126/science.153.3735.501</w:t>
      </w:r>
    </w:p>
    <w:p w14:paraId="4C6D157F"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2A3884">
        <w:rPr>
          <w:rFonts w:ascii="Calibri" w:hAnsi="Calibri"/>
          <w:sz w:val="22"/>
          <w:lang w:val="de-DE"/>
          <w:rPrChange w:id="34" w:author="anna" w:date="2020-05-28T16:45:00Z">
            <w:rPr>
              <w:rFonts w:ascii="Calibri" w:hAnsi="Calibri" w:cs="Calibri"/>
              <w:noProof/>
              <w:sz w:val="22"/>
            </w:rPr>
          </w:rPrChange>
        </w:rPr>
        <w:t xml:space="preserve">Kalbitz, J., Ostner, J., &amp; Schülke, O. (2016). </w:t>
      </w:r>
      <w:r w:rsidRPr="00D10DAE">
        <w:rPr>
          <w:rFonts w:ascii="Calibri" w:hAnsi="Calibri" w:cs="Calibri"/>
          <w:noProof/>
          <w:sz w:val="22"/>
        </w:rPr>
        <w:t xml:space="preserve">Strong, equitable and long-term social bonds in the dispersing sex in Assamese macaques.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113</w:t>
      </w:r>
      <w:r w:rsidRPr="00D10DAE">
        <w:rPr>
          <w:rFonts w:ascii="Calibri" w:hAnsi="Calibri" w:cs="Calibri"/>
          <w:noProof/>
          <w:sz w:val="22"/>
        </w:rPr>
        <w:t>, 13–22. https://doi.org/10.1016/j.anbehav.2015.11.005</w:t>
      </w:r>
    </w:p>
    <w:p w14:paraId="0FDE9230" w14:textId="77777777" w:rsidR="00D10DAE" w:rsidRPr="00560BD5" w:rsidRDefault="00D10DAE" w:rsidP="00D10DAE">
      <w:pPr>
        <w:autoSpaceDE w:val="0"/>
        <w:autoSpaceDN w:val="0"/>
        <w:adjustRightInd w:val="0"/>
        <w:spacing w:before="120" w:line="360" w:lineRule="auto"/>
        <w:ind w:left="0" w:hanging="2"/>
        <w:rPr>
          <w:rFonts w:ascii="Calibri" w:hAnsi="Calibri"/>
          <w:sz w:val="22"/>
          <w:lang w:val="de-DE"/>
          <w:rPrChange w:id="35" w:author="Alexander Mielke" w:date="2020-05-28T16:45:00Z">
            <w:rPr>
              <w:rFonts w:ascii="Calibri" w:hAnsi="Calibri"/>
              <w:sz w:val="22"/>
              <w:lang w:val="fr-FR"/>
            </w:rPr>
          </w:rPrChange>
        </w:rPr>
      </w:pPr>
      <w:r w:rsidRPr="00D10DAE">
        <w:rPr>
          <w:rFonts w:ascii="Calibri" w:hAnsi="Calibri" w:cs="Calibri"/>
          <w:noProof/>
          <w:sz w:val="22"/>
        </w:rPr>
        <w:t xml:space="preserve">Kasper, C., &amp; Voelkl, B. (2009). A social network analysis of primate groups. </w:t>
      </w:r>
      <w:r w:rsidRPr="00560BD5">
        <w:rPr>
          <w:rFonts w:ascii="Calibri" w:hAnsi="Calibri"/>
          <w:i/>
          <w:sz w:val="22"/>
          <w:lang w:val="de-DE"/>
          <w:rPrChange w:id="36" w:author="Alexander Mielke" w:date="2020-05-28T16:45:00Z">
            <w:rPr>
              <w:rFonts w:ascii="Calibri" w:hAnsi="Calibri"/>
              <w:i/>
              <w:sz w:val="22"/>
              <w:lang w:val="fr-FR"/>
            </w:rPr>
          </w:rPrChange>
        </w:rPr>
        <w:t>Primates</w:t>
      </w:r>
      <w:r w:rsidRPr="00560BD5">
        <w:rPr>
          <w:rFonts w:ascii="Calibri" w:hAnsi="Calibri"/>
          <w:sz w:val="22"/>
          <w:lang w:val="de-DE"/>
          <w:rPrChange w:id="37" w:author="Alexander Mielke" w:date="2020-05-28T16:45:00Z">
            <w:rPr>
              <w:rFonts w:ascii="Calibri" w:hAnsi="Calibri"/>
              <w:sz w:val="22"/>
              <w:lang w:val="fr-FR"/>
            </w:rPr>
          </w:rPrChange>
        </w:rPr>
        <w:t xml:space="preserve">, </w:t>
      </w:r>
      <w:r w:rsidRPr="00560BD5">
        <w:rPr>
          <w:rFonts w:ascii="Calibri" w:hAnsi="Calibri"/>
          <w:i/>
          <w:sz w:val="22"/>
          <w:lang w:val="de-DE"/>
          <w:rPrChange w:id="38" w:author="Alexander Mielke" w:date="2020-05-28T16:45:00Z">
            <w:rPr>
              <w:rFonts w:ascii="Calibri" w:hAnsi="Calibri"/>
              <w:i/>
              <w:sz w:val="22"/>
              <w:lang w:val="fr-FR"/>
            </w:rPr>
          </w:rPrChange>
        </w:rPr>
        <w:t>50</w:t>
      </w:r>
      <w:r w:rsidRPr="00560BD5">
        <w:rPr>
          <w:rFonts w:ascii="Calibri" w:hAnsi="Calibri"/>
          <w:sz w:val="22"/>
          <w:lang w:val="de-DE"/>
          <w:rPrChange w:id="39" w:author="Alexander Mielke" w:date="2020-05-28T16:45:00Z">
            <w:rPr>
              <w:rFonts w:ascii="Calibri" w:hAnsi="Calibri"/>
              <w:sz w:val="22"/>
              <w:lang w:val="fr-FR"/>
            </w:rPr>
          </w:rPrChange>
        </w:rPr>
        <w:t>(4), 343–356. https://doi.org/10.1007/s10329-009-0153-2</w:t>
      </w:r>
    </w:p>
    <w:p w14:paraId="689B083D"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560BD5">
        <w:rPr>
          <w:rFonts w:ascii="Calibri" w:hAnsi="Calibri"/>
          <w:sz w:val="22"/>
          <w:lang w:val="de-DE"/>
          <w:rPrChange w:id="40" w:author="Alexander Mielke" w:date="2020-05-28T16:45:00Z">
            <w:rPr>
              <w:rFonts w:ascii="Calibri" w:hAnsi="Calibri"/>
              <w:sz w:val="22"/>
              <w:lang w:val="fr-FR"/>
            </w:rPr>
          </w:rPrChange>
        </w:rPr>
        <w:t xml:space="preserve">Koski, S. E., de Vries, H., van de Kraats, A., &amp; Sterck, E. H. M. (2012). </w:t>
      </w:r>
      <w:r w:rsidRPr="00D10DAE">
        <w:rPr>
          <w:rFonts w:ascii="Calibri" w:hAnsi="Calibri" w:cs="Calibri"/>
          <w:noProof/>
          <w:sz w:val="22"/>
        </w:rPr>
        <w:t xml:space="preserve">Stability and Change of Social </w:t>
      </w:r>
      <w:r w:rsidRPr="00D10DAE">
        <w:rPr>
          <w:rFonts w:ascii="Calibri" w:hAnsi="Calibri" w:cs="Calibri"/>
          <w:noProof/>
          <w:sz w:val="22"/>
        </w:rPr>
        <w:lastRenderedPageBreak/>
        <w:t xml:space="preserve">Relationship Quality in Captive Chimpanzees (Pan troglodytes). </w:t>
      </w:r>
      <w:r w:rsidRPr="00D10DAE">
        <w:rPr>
          <w:rFonts w:ascii="Calibri" w:hAnsi="Calibri" w:cs="Calibri"/>
          <w:i/>
          <w:iCs/>
          <w:noProof/>
          <w:sz w:val="22"/>
        </w:rPr>
        <w:t>International Journal of Primatology</w:t>
      </w:r>
      <w:r w:rsidRPr="00D10DAE">
        <w:rPr>
          <w:rFonts w:ascii="Calibri" w:hAnsi="Calibri" w:cs="Calibri"/>
          <w:noProof/>
          <w:sz w:val="22"/>
        </w:rPr>
        <w:t xml:space="preserve">, </w:t>
      </w:r>
      <w:r w:rsidRPr="00D10DAE">
        <w:rPr>
          <w:rFonts w:ascii="Calibri" w:hAnsi="Calibri" w:cs="Calibri"/>
          <w:i/>
          <w:iCs/>
          <w:noProof/>
          <w:sz w:val="22"/>
        </w:rPr>
        <w:t>33</w:t>
      </w:r>
      <w:r w:rsidRPr="00D10DAE">
        <w:rPr>
          <w:rFonts w:ascii="Calibri" w:hAnsi="Calibri" w:cs="Calibri"/>
          <w:noProof/>
          <w:sz w:val="22"/>
        </w:rPr>
        <w:t>(4), 905–921. https://doi.org/10.1007/s10764-012-9623-2</w:t>
      </w:r>
    </w:p>
    <w:p w14:paraId="1E97ECF8"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Lehmann, J., &amp; Boesch, C. (2009). Sociality of the dispersing sex: the nature of social bonds in West African female chimpanzees, Pan troglodytes.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77</w:t>
      </w:r>
      <w:r w:rsidRPr="00D10DAE">
        <w:rPr>
          <w:rFonts w:ascii="Calibri" w:hAnsi="Calibri" w:cs="Calibri"/>
          <w:noProof/>
          <w:sz w:val="22"/>
        </w:rPr>
        <w:t>(2), 377–387. https://doi.org/10.1016/j.anbehav.2008.09.038</w:t>
      </w:r>
    </w:p>
    <w:p w14:paraId="456AB3A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Lukas, D., &amp; Clutton-Brock, T. (2018). Social complexity and kinship in animal societies. </w:t>
      </w:r>
      <w:r w:rsidRPr="00D10DAE">
        <w:rPr>
          <w:rFonts w:ascii="Calibri" w:hAnsi="Calibri" w:cs="Calibri"/>
          <w:i/>
          <w:iCs/>
          <w:noProof/>
          <w:sz w:val="22"/>
        </w:rPr>
        <w:t>Ecology Letters</w:t>
      </w:r>
      <w:r w:rsidRPr="00D10DAE">
        <w:rPr>
          <w:rFonts w:ascii="Calibri" w:hAnsi="Calibri" w:cs="Calibri"/>
          <w:noProof/>
          <w:sz w:val="22"/>
        </w:rPr>
        <w:t xml:space="preserve">, </w:t>
      </w:r>
      <w:r w:rsidRPr="00D10DAE">
        <w:rPr>
          <w:rFonts w:ascii="Calibri" w:hAnsi="Calibri" w:cs="Calibri"/>
          <w:i/>
          <w:iCs/>
          <w:noProof/>
          <w:sz w:val="22"/>
        </w:rPr>
        <w:t>21</w:t>
      </w:r>
      <w:r w:rsidRPr="00D10DAE">
        <w:rPr>
          <w:rFonts w:ascii="Calibri" w:hAnsi="Calibri" w:cs="Calibri"/>
          <w:noProof/>
          <w:sz w:val="22"/>
        </w:rPr>
        <w:t>(8), 1129–1134. https://doi.org/10.1111/ele.13079</w:t>
      </w:r>
    </w:p>
    <w:p w14:paraId="297A9AB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Lusseau, D., Whitehead, H., &amp; Gero, S. (2008). Incorporating uncertainty into the study of animal social networks. In </w:t>
      </w:r>
      <w:r w:rsidRPr="00D10DAE">
        <w:rPr>
          <w:rFonts w:ascii="Calibri" w:hAnsi="Calibri" w:cs="Calibri"/>
          <w:i/>
          <w:iCs/>
          <w:noProof/>
          <w:sz w:val="22"/>
        </w:rPr>
        <w:t>Animal Behaviour</w:t>
      </w:r>
      <w:r w:rsidRPr="00D10DAE">
        <w:rPr>
          <w:rFonts w:ascii="Calibri" w:hAnsi="Calibri" w:cs="Calibri"/>
          <w:noProof/>
          <w:sz w:val="22"/>
        </w:rPr>
        <w:t xml:space="preserve"> (Vol. 75, Issue 5, pp. 1809–1815). Academic Press. https://doi.org/10.1016/j.anbehav.2007.10.029</w:t>
      </w:r>
    </w:p>
    <w:p w14:paraId="5F8DDC7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Mielke, A., Crockford, C., &amp; Wittig, R. (2019). Rank changes in female chimpanzees in Taï National Park. In C. Boesch &amp; R. M. Wittig (Eds.), </w:t>
      </w:r>
      <w:r w:rsidRPr="00D10DAE">
        <w:rPr>
          <w:rFonts w:ascii="Calibri" w:hAnsi="Calibri" w:cs="Calibri"/>
          <w:i/>
          <w:iCs/>
          <w:noProof/>
          <w:sz w:val="22"/>
        </w:rPr>
        <w:t>The Chimpanzees of the Taï Forest</w:t>
      </w:r>
      <w:r w:rsidRPr="00D10DAE">
        <w:rPr>
          <w:rFonts w:ascii="Calibri" w:hAnsi="Calibri" w:cs="Calibri"/>
          <w:noProof/>
          <w:sz w:val="22"/>
        </w:rPr>
        <w:t xml:space="preserve"> (pp. 290–300). Cambridge University Press. https://doi.org/10.1017/9781108674218.019</w:t>
      </w:r>
    </w:p>
    <w:p w14:paraId="604F5203"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Mielke, A., Preis, A., Samuni, L., Gogarten, J. F., Wittig, R. M., &amp; Crockford, C. (2018). Flexible decision-making in grooming partner choice in sooty mangabeys and chimpanzees. </w:t>
      </w:r>
      <w:r w:rsidRPr="00D10DAE">
        <w:rPr>
          <w:rFonts w:ascii="Calibri" w:hAnsi="Calibri" w:cs="Calibri"/>
          <w:i/>
          <w:iCs/>
          <w:noProof/>
          <w:sz w:val="22"/>
        </w:rPr>
        <w:t>Royal Society Open Science</w:t>
      </w:r>
      <w:r w:rsidRPr="00D10DAE">
        <w:rPr>
          <w:rFonts w:ascii="Calibri" w:hAnsi="Calibri" w:cs="Calibri"/>
          <w:noProof/>
          <w:sz w:val="22"/>
        </w:rPr>
        <w:t xml:space="preserve">, </w:t>
      </w:r>
      <w:r w:rsidRPr="00D10DAE">
        <w:rPr>
          <w:rFonts w:ascii="Calibri" w:hAnsi="Calibri" w:cs="Calibri"/>
          <w:i/>
          <w:iCs/>
          <w:noProof/>
          <w:sz w:val="22"/>
        </w:rPr>
        <w:t>5</w:t>
      </w:r>
      <w:r w:rsidRPr="00D10DAE">
        <w:rPr>
          <w:rFonts w:ascii="Calibri" w:hAnsi="Calibri" w:cs="Calibri"/>
          <w:noProof/>
          <w:sz w:val="22"/>
        </w:rPr>
        <w:t>(7), 172143. https://doi.org/10.1098/rsos.172143</w:t>
      </w:r>
    </w:p>
    <w:p w14:paraId="5E0A314D"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Mielke, A., Samuni, L., Preis, A., Gogarten, J. F., Crockford, C., &amp; Wittig, R. M. (2017). Bystanders intervene to impede grooming in western chimpanzees and sooty mangabeys. </w:t>
      </w:r>
      <w:r w:rsidRPr="00D10DAE">
        <w:rPr>
          <w:rFonts w:ascii="Calibri" w:hAnsi="Calibri" w:cs="Calibri"/>
          <w:i/>
          <w:iCs/>
          <w:noProof/>
          <w:sz w:val="22"/>
        </w:rPr>
        <w:t>Royal Society Open Science</w:t>
      </w:r>
      <w:r w:rsidRPr="00D10DAE">
        <w:rPr>
          <w:rFonts w:ascii="Calibri" w:hAnsi="Calibri" w:cs="Calibri"/>
          <w:noProof/>
          <w:sz w:val="22"/>
        </w:rPr>
        <w:t xml:space="preserve">, </w:t>
      </w:r>
      <w:r w:rsidRPr="00D10DAE">
        <w:rPr>
          <w:rFonts w:ascii="Calibri" w:hAnsi="Calibri" w:cs="Calibri"/>
          <w:i/>
          <w:iCs/>
          <w:noProof/>
          <w:sz w:val="22"/>
        </w:rPr>
        <w:t>4</w:t>
      </w:r>
      <w:r w:rsidRPr="00D10DAE">
        <w:rPr>
          <w:rFonts w:ascii="Calibri" w:hAnsi="Calibri" w:cs="Calibri"/>
          <w:noProof/>
          <w:sz w:val="22"/>
        </w:rPr>
        <w:t>(11), 171296. https://doi.org/10.1098/rsos.171296</w:t>
      </w:r>
    </w:p>
    <w:p w14:paraId="48124C9C"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Mitani, J. C. (2009). Male chimpanzees form enduring and equitable social bonds.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77</w:t>
      </w:r>
      <w:r w:rsidRPr="00D10DAE">
        <w:rPr>
          <w:rFonts w:ascii="Calibri" w:hAnsi="Calibri" w:cs="Calibri"/>
          <w:noProof/>
          <w:sz w:val="22"/>
        </w:rPr>
        <w:t>(3), 633–640. https://doi.org/10.1016/j.anbehav.2008.11.021</w:t>
      </w:r>
    </w:p>
    <w:p w14:paraId="0111DD42"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Moscovice, L. R., Douglas, P. H., Martinez-Iñigo, L., Surbeck, M., Vigilant, L., &amp; Hohmann, G. (2017). Stable and fluctuating social preferences and implications for cooperation among female bonobos at LuiKotale, Salonga National Park, DRC. </w:t>
      </w:r>
      <w:r w:rsidRPr="00D10DAE">
        <w:rPr>
          <w:rFonts w:ascii="Calibri" w:hAnsi="Calibri" w:cs="Calibri"/>
          <w:i/>
          <w:iCs/>
          <w:noProof/>
          <w:sz w:val="22"/>
        </w:rPr>
        <w:t>American Journal of Physical Anthropology</w:t>
      </w:r>
      <w:r w:rsidRPr="00D10DAE">
        <w:rPr>
          <w:rFonts w:ascii="Calibri" w:hAnsi="Calibri" w:cs="Calibri"/>
          <w:noProof/>
          <w:sz w:val="22"/>
        </w:rPr>
        <w:t xml:space="preserve">, </w:t>
      </w:r>
      <w:r w:rsidRPr="00D10DAE">
        <w:rPr>
          <w:rFonts w:ascii="Calibri" w:hAnsi="Calibri" w:cs="Calibri"/>
          <w:i/>
          <w:iCs/>
          <w:noProof/>
          <w:sz w:val="22"/>
        </w:rPr>
        <w:t>163</w:t>
      </w:r>
      <w:r w:rsidRPr="00D10DAE">
        <w:rPr>
          <w:rFonts w:ascii="Calibri" w:hAnsi="Calibri" w:cs="Calibri"/>
          <w:noProof/>
          <w:sz w:val="22"/>
        </w:rPr>
        <w:t>(1), 158–172. https://doi.org/10.1002/ajpa.23197</w:t>
      </w:r>
    </w:p>
    <w:p w14:paraId="2561E5A0"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Oliveira, R. F., McGregor, P. K., &amp; Latruffe, C. (1998). Know thine enemy: Fighting fish gather information from observing conspecific interactions. </w:t>
      </w:r>
      <w:r w:rsidRPr="00D10DAE">
        <w:rPr>
          <w:rFonts w:ascii="Calibri" w:hAnsi="Calibri" w:cs="Calibri"/>
          <w:i/>
          <w:iCs/>
          <w:noProof/>
          <w:sz w:val="22"/>
        </w:rPr>
        <w:t>Proceedings of the Royal Society B: Biological Sciences</w:t>
      </w:r>
      <w:r w:rsidRPr="00D10DAE">
        <w:rPr>
          <w:rFonts w:ascii="Calibri" w:hAnsi="Calibri" w:cs="Calibri"/>
          <w:noProof/>
          <w:sz w:val="22"/>
        </w:rPr>
        <w:t xml:space="preserve">, </w:t>
      </w:r>
      <w:r w:rsidRPr="00D10DAE">
        <w:rPr>
          <w:rFonts w:ascii="Calibri" w:hAnsi="Calibri" w:cs="Calibri"/>
          <w:i/>
          <w:iCs/>
          <w:noProof/>
          <w:sz w:val="22"/>
        </w:rPr>
        <w:t>265</w:t>
      </w:r>
      <w:r w:rsidRPr="00D10DAE">
        <w:rPr>
          <w:rFonts w:ascii="Calibri" w:hAnsi="Calibri" w:cs="Calibri"/>
          <w:noProof/>
          <w:sz w:val="22"/>
        </w:rPr>
        <w:t>(1401), 1045–1049. https://doi.org/10.1098/rspb.1998.0397</w:t>
      </w:r>
    </w:p>
    <w:p w14:paraId="37B2EAE4"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560BD5">
        <w:rPr>
          <w:rFonts w:ascii="Calibri" w:hAnsi="Calibri"/>
          <w:sz w:val="22"/>
          <w:lang w:val="de-DE"/>
        </w:rPr>
        <w:lastRenderedPageBreak/>
        <w:t xml:space="preserve">Preis, A., Samuni, L., Deschner, T., Crockford, C., &amp; Wittig, R. M. (2019). </w:t>
      </w:r>
      <w:r w:rsidRPr="00D10DAE">
        <w:rPr>
          <w:rFonts w:ascii="Calibri" w:hAnsi="Calibri" w:cs="Calibri"/>
          <w:noProof/>
          <w:sz w:val="22"/>
        </w:rPr>
        <w:t xml:space="preserve">Urinary cortisol, aggression, dominance and competition in wild, West African male chimpanzees. </w:t>
      </w:r>
      <w:r w:rsidRPr="00D10DAE">
        <w:rPr>
          <w:rFonts w:ascii="Calibri" w:hAnsi="Calibri" w:cs="Calibri"/>
          <w:i/>
          <w:iCs/>
          <w:noProof/>
          <w:sz w:val="22"/>
        </w:rPr>
        <w:t>Frontiers in Ecology and Evolution</w:t>
      </w:r>
      <w:r w:rsidRPr="00D10DAE">
        <w:rPr>
          <w:rFonts w:ascii="Calibri" w:hAnsi="Calibri" w:cs="Calibri"/>
          <w:noProof/>
          <w:sz w:val="22"/>
        </w:rPr>
        <w:t xml:space="preserve">, </w:t>
      </w:r>
      <w:r w:rsidRPr="00D10DAE">
        <w:rPr>
          <w:rFonts w:ascii="Calibri" w:hAnsi="Calibri" w:cs="Calibri"/>
          <w:i/>
          <w:iCs/>
          <w:noProof/>
          <w:sz w:val="22"/>
        </w:rPr>
        <w:t>7</w:t>
      </w:r>
      <w:r w:rsidRPr="00D10DAE">
        <w:rPr>
          <w:rFonts w:ascii="Calibri" w:hAnsi="Calibri" w:cs="Calibri"/>
          <w:noProof/>
          <w:sz w:val="22"/>
        </w:rPr>
        <w:t>(APR). https://doi.org/10.3389/fevo.2019.00107</w:t>
      </w:r>
    </w:p>
    <w:p w14:paraId="65EA01E8"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560BD5">
        <w:rPr>
          <w:rFonts w:ascii="Calibri" w:hAnsi="Calibri"/>
          <w:sz w:val="22"/>
          <w:lang w:val="de-DE"/>
        </w:rPr>
        <w:t xml:space="preserve">Preis, A., Samuni, L., Mielke, A., Deschner, T., Crockford, C., &amp; Wittig, R. M. (2018). </w:t>
      </w:r>
      <w:r w:rsidRPr="00D10DAE">
        <w:rPr>
          <w:rFonts w:ascii="Calibri" w:hAnsi="Calibri" w:cs="Calibri"/>
          <w:noProof/>
          <w:sz w:val="22"/>
        </w:rPr>
        <w:t xml:space="preserve">Urinary oxytocin levels in relation to post-conflict affiliations in wild male chimpanzees (Pan troglodytes verus). </w:t>
      </w:r>
      <w:r w:rsidRPr="00D10DAE">
        <w:rPr>
          <w:rFonts w:ascii="Calibri" w:hAnsi="Calibri" w:cs="Calibri"/>
          <w:i/>
          <w:iCs/>
          <w:noProof/>
          <w:sz w:val="22"/>
        </w:rPr>
        <w:t>Hormones and Behavior</w:t>
      </w:r>
      <w:r w:rsidRPr="00D10DAE">
        <w:rPr>
          <w:rFonts w:ascii="Calibri" w:hAnsi="Calibri" w:cs="Calibri"/>
          <w:noProof/>
          <w:sz w:val="22"/>
        </w:rPr>
        <w:t>. https://doi.org/10.1016/j.yhbeh.2018.07.009</w:t>
      </w:r>
    </w:p>
    <w:p w14:paraId="5D5817F7"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Range, F. (2006). Social behavior of free-ranging juvenile sooty mangabeys (Cercocebus torquatus atys). </w:t>
      </w:r>
      <w:r w:rsidRPr="00D10DAE">
        <w:rPr>
          <w:rFonts w:ascii="Calibri" w:hAnsi="Calibri" w:cs="Calibri"/>
          <w:i/>
          <w:iCs/>
          <w:noProof/>
          <w:sz w:val="22"/>
        </w:rPr>
        <w:t>Behavioral Ecology and Sociobiology</w:t>
      </w:r>
      <w:r w:rsidRPr="00D10DAE">
        <w:rPr>
          <w:rFonts w:ascii="Calibri" w:hAnsi="Calibri" w:cs="Calibri"/>
          <w:noProof/>
          <w:sz w:val="22"/>
        </w:rPr>
        <w:t xml:space="preserve">, </w:t>
      </w:r>
      <w:r w:rsidRPr="00D10DAE">
        <w:rPr>
          <w:rFonts w:ascii="Calibri" w:hAnsi="Calibri" w:cs="Calibri"/>
          <w:i/>
          <w:iCs/>
          <w:noProof/>
          <w:sz w:val="22"/>
        </w:rPr>
        <w:t>59</w:t>
      </w:r>
      <w:r w:rsidRPr="00D10DAE">
        <w:rPr>
          <w:rFonts w:ascii="Calibri" w:hAnsi="Calibri" w:cs="Calibri"/>
          <w:noProof/>
          <w:sz w:val="22"/>
        </w:rPr>
        <w:t>(4), 511–520. https://doi.org/10.1007/s00265-005-0076-x</w:t>
      </w:r>
    </w:p>
    <w:p w14:paraId="179C542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Range, F., &amp; Noë, R. (2002). Familiarity and dominance relations among female sooty mangabeys in the Taï National Park. </w:t>
      </w:r>
      <w:r w:rsidRPr="00D10DAE">
        <w:rPr>
          <w:rFonts w:ascii="Calibri" w:hAnsi="Calibri" w:cs="Calibri"/>
          <w:i/>
          <w:iCs/>
          <w:noProof/>
          <w:sz w:val="22"/>
        </w:rPr>
        <w:t>American Journal of Primatology</w:t>
      </w:r>
      <w:r w:rsidRPr="00D10DAE">
        <w:rPr>
          <w:rFonts w:ascii="Calibri" w:hAnsi="Calibri" w:cs="Calibri"/>
          <w:noProof/>
          <w:sz w:val="22"/>
        </w:rPr>
        <w:t xml:space="preserve">, </w:t>
      </w:r>
      <w:r w:rsidRPr="00D10DAE">
        <w:rPr>
          <w:rFonts w:ascii="Calibri" w:hAnsi="Calibri" w:cs="Calibri"/>
          <w:i/>
          <w:iCs/>
          <w:noProof/>
          <w:sz w:val="22"/>
        </w:rPr>
        <w:t>56</w:t>
      </w:r>
      <w:r w:rsidRPr="00D10DAE">
        <w:rPr>
          <w:rFonts w:ascii="Calibri" w:hAnsi="Calibri" w:cs="Calibri"/>
          <w:noProof/>
          <w:sz w:val="22"/>
        </w:rPr>
        <w:t>(3), 137–153. https://doi.org/10.1002/ajp.1070</w:t>
      </w:r>
    </w:p>
    <w:p w14:paraId="6354DB1E" w14:textId="77777777" w:rsidR="00D10DAE" w:rsidRPr="00560BD5" w:rsidRDefault="00D10DAE" w:rsidP="00D10DAE">
      <w:pPr>
        <w:autoSpaceDE w:val="0"/>
        <w:autoSpaceDN w:val="0"/>
        <w:adjustRightInd w:val="0"/>
        <w:spacing w:before="120" w:line="360" w:lineRule="auto"/>
        <w:ind w:left="0" w:hanging="2"/>
        <w:rPr>
          <w:rFonts w:ascii="Calibri" w:hAnsi="Calibri"/>
          <w:sz w:val="22"/>
          <w:lang w:val="de-DE"/>
        </w:rPr>
      </w:pPr>
      <w:r w:rsidRPr="00D10DAE">
        <w:rPr>
          <w:rFonts w:ascii="Calibri" w:hAnsi="Calibri" w:cs="Calibri"/>
          <w:noProof/>
          <w:sz w:val="22"/>
        </w:rPr>
        <w:t xml:space="preserve">Sambrook, T., &amp; Whiten, A. (1997). On the Nature of Complexity in Cognitive and Behavioural Science. </w:t>
      </w:r>
      <w:r w:rsidRPr="00560BD5">
        <w:rPr>
          <w:rFonts w:ascii="Calibri" w:hAnsi="Calibri"/>
          <w:i/>
          <w:sz w:val="22"/>
          <w:lang w:val="de-DE"/>
        </w:rPr>
        <w:t>Theory &amp; Psychology</w:t>
      </w:r>
      <w:r w:rsidRPr="00560BD5">
        <w:rPr>
          <w:rFonts w:ascii="Calibri" w:hAnsi="Calibri"/>
          <w:sz w:val="22"/>
          <w:lang w:val="de-DE"/>
        </w:rPr>
        <w:t xml:space="preserve">, </w:t>
      </w:r>
      <w:r w:rsidRPr="00560BD5">
        <w:rPr>
          <w:rFonts w:ascii="Calibri" w:hAnsi="Calibri"/>
          <w:i/>
          <w:sz w:val="22"/>
          <w:lang w:val="de-DE"/>
        </w:rPr>
        <w:t>7</w:t>
      </w:r>
      <w:r w:rsidRPr="00560BD5">
        <w:rPr>
          <w:rFonts w:ascii="Calibri" w:hAnsi="Calibri"/>
          <w:sz w:val="22"/>
          <w:lang w:val="de-DE"/>
        </w:rPr>
        <w:t>(2), 191–213. https://doi.org/10.1177/0959354397072004</w:t>
      </w:r>
    </w:p>
    <w:p w14:paraId="4966F94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560BD5">
        <w:rPr>
          <w:rFonts w:ascii="Calibri" w:hAnsi="Calibri"/>
          <w:sz w:val="22"/>
          <w:lang w:val="de-DE"/>
        </w:rPr>
        <w:t xml:space="preserve">Samuni, L., Preis, A., Mielke, A., Deschner, T., Wittig, R. M., &amp; Crockford, C. (2018). </w:t>
      </w:r>
      <w:r w:rsidRPr="00D10DAE">
        <w:rPr>
          <w:rFonts w:ascii="Calibri" w:hAnsi="Calibri" w:cs="Calibri"/>
          <w:noProof/>
          <w:sz w:val="22"/>
        </w:rPr>
        <w:t xml:space="preserve">Social bonds facilitate cooperative resource sharing in wild chimpanzees. </w:t>
      </w:r>
      <w:r w:rsidRPr="00D10DAE">
        <w:rPr>
          <w:rFonts w:ascii="Calibri" w:hAnsi="Calibri" w:cs="Calibri"/>
          <w:i/>
          <w:iCs/>
          <w:noProof/>
          <w:sz w:val="22"/>
        </w:rPr>
        <w:t>Proceedings of the Royal Society B: Biological Sciences</w:t>
      </w:r>
      <w:r w:rsidRPr="00D10DAE">
        <w:rPr>
          <w:rFonts w:ascii="Calibri" w:hAnsi="Calibri" w:cs="Calibri"/>
          <w:noProof/>
          <w:sz w:val="22"/>
        </w:rPr>
        <w:t xml:space="preserve">, </w:t>
      </w:r>
      <w:r w:rsidRPr="00D10DAE">
        <w:rPr>
          <w:rFonts w:ascii="Calibri" w:hAnsi="Calibri" w:cs="Calibri"/>
          <w:i/>
          <w:iCs/>
          <w:noProof/>
          <w:sz w:val="22"/>
        </w:rPr>
        <w:t>285</w:t>
      </w:r>
      <w:r w:rsidRPr="00D10DAE">
        <w:rPr>
          <w:rFonts w:ascii="Calibri" w:hAnsi="Calibri" w:cs="Calibri"/>
          <w:noProof/>
          <w:sz w:val="22"/>
        </w:rPr>
        <w:t>(1888), 20181643. https://doi.org/10.1098/rspb.2018.1643</w:t>
      </w:r>
    </w:p>
    <w:p w14:paraId="0E75B113"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560BD5">
        <w:rPr>
          <w:rFonts w:ascii="Calibri" w:hAnsi="Calibri"/>
          <w:sz w:val="22"/>
          <w:lang w:val="de-DE"/>
        </w:rPr>
        <w:t xml:space="preserve">Sánchez-Tójar, A., Schroeder, J., &amp; Farine, D. R. (2018). </w:t>
      </w:r>
      <w:r w:rsidRPr="00D10DAE">
        <w:rPr>
          <w:rFonts w:ascii="Calibri" w:hAnsi="Calibri" w:cs="Calibri"/>
          <w:noProof/>
          <w:sz w:val="22"/>
        </w:rPr>
        <w:t xml:space="preserve">A practical guide for inferring reliable dominance hierarchies and estimating their uncertainty. </w:t>
      </w:r>
      <w:r w:rsidRPr="00D10DAE">
        <w:rPr>
          <w:rFonts w:ascii="Calibri" w:hAnsi="Calibri" w:cs="Calibri"/>
          <w:i/>
          <w:iCs/>
          <w:noProof/>
          <w:sz w:val="22"/>
        </w:rPr>
        <w:t>Journal of Animal Ecology</w:t>
      </w:r>
      <w:r w:rsidRPr="00D10DAE">
        <w:rPr>
          <w:rFonts w:ascii="Calibri" w:hAnsi="Calibri" w:cs="Calibri"/>
          <w:noProof/>
          <w:sz w:val="22"/>
        </w:rPr>
        <w:t xml:space="preserve">, </w:t>
      </w:r>
      <w:r w:rsidRPr="00D10DAE">
        <w:rPr>
          <w:rFonts w:ascii="Calibri" w:hAnsi="Calibri" w:cs="Calibri"/>
          <w:i/>
          <w:iCs/>
          <w:noProof/>
          <w:sz w:val="22"/>
        </w:rPr>
        <w:t>87</w:t>
      </w:r>
      <w:r w:rsidRPr="00D10DAE">
        <w:rPr>
          <w:rFonts w:ascii="Calibri" w:hAnsi="Calibri" w:cs="Calibri"/>
          <w:noProof/>
          <w:sz w:val="22"/>
        </w:rPr>
        <w:t>(3), 594–608. https://doi.org/10.1111/1365-2656.12776</w:t>
      </w:r>
    </w:p>
    <w:p w14:paraId="5416D3AF"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Shizuka, D., &amp; Farine, D. R. (2016). Measuring the robustness of network community structure using assortativity.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112</w:t>
      </w:r>
      <w:r w:rsidRPr="00D10DAE">
        <w:rPr>
          <w:rFonts w:ascii="Calibri" w:hAnsi="Calibri" w:cs="Calibri"/>
          <w:noProof/>
          <w:sz w:val="22"/>
        </w:rPr>
        <w:t>, 237–246. https://doi.org/10.1016/j.anbehav.2015.12.007</w:t>
      </w:r>
    </w:p>
    <w:p w14:paraId="0AC3B9BE"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Silk, J. B., Alberts, S. C., &amp; Altmann, J. (2006). Social relationships among adult female baboons (Papio cynocephalus) II. Variation in the quality and stability of social bonds. </w:t>
      </w:r>
      <w:r w:rsidRPr="00D10DAE">
        <w:rPr>
          <w:rFonts w:ascii="Calibri" w:hAnsi="Calibri" w:cs="Calibri"/>
          <w:i/>
          <w:iCs/>
          <w:noProof/>
          <w:sz w:val="22"/>
        </w:rPr>
        <w:t>Behavioral Ecology and Sociobiology</w:t>
      </w:r>
      <w:r w:rsidRPr="00D10DAE">
        <w:rPr>
          <w:rFonts w:ascii="Calibri" w:hAnsi="Calibri" w:cs="Calibri"/>
          <w:noProof/>
          <w:sz w:val="22"/>
        </w:rPr>
        <w:t xml:space="preserve">, </w:t>
      </w:r>
      <w:r w:rsidRPr="00D10DAE">
        <w:rPr>
          <w:rFonts w:ascii="Calibri" w:hAnsi="Calibri" w:cs="Calibri"/>
          <w:i/>
          <w:iCs/>
          <w:noProof/>
          <w:sz w:val="22"/>
        </w:rPr>
        <w:t>61</w:t>
      </w:r>
      <w:r w:rsidRPr="00D10DAE">
        <w:rPr>
          <w:rFonts w:ascii="Calibri" w:hAnsi="Calibri" w:cs="Calibri"/>
          <w:noProof/>
          <w:sz w:val="22"/>
        </w:rPr>
        <w:t>(2), 197–204. https://doi.org/10.1007/s00265-006-0250-9</w:t>
      </w:r>
    </w:p>
    <w:p w14:paraId="11B96759"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Silk, J. B., Cheney, D., &amp; Seyfarth, R. (2013). A practical guide to the study of social relationships. </w:t>
      </w:r>
      <w:r w:rsidRPr="00D10DAE">
        <w:rPr>
          <w:rFonts w:ascii="Calibri" w:hAnsi="Calibri" w:cs="Calibri"/>
          <w:i/>
          <w:iCs/>
          <w:noProof/>
          <w:sz w:val="22"/>
        </w:rPr>
        <w:t>Evolutionary Anthropology</w:t>
      </w:r>
      <w:r w:rsidRPr="00D10DAE">
        <w:rPr>
          <w:rFonts w:ascii="Calibri" w:hAnsi="Calibri" w:cs="Calibri"/>
          <w:noProof/>
          <w:sz w:val="22"/>
        </w:rPr>
        <w:t xml:space="preserve">, </w:t>
      </w:r>
      <w:r w:rsidRPr="00D10DAE">
        <w:rPr>
          <w:rFonts w:ascii="Calibri" w:hAnsi="Calibri" w:cs="Calibri"/>
          <w:i/>
          <w:iCs/>
          <w:noProof/>
          <w:sz w:val="22"/>
        </w:rPr>
        <w:t>22</w:t>
      </w:r>
      <w:r w:rsidRPr="00D10DAE">
        <w:rPr>
          <w:rFonts w:ascii="Calibri" w:hAnsi="Calibri" w:cs="Calibri"/>
          <w:noProof/>
          <w:sz w:val="22"/>
        </w:rPr>
        <w:t>(5), 213–225. https://doi.org/10.1002/evan.21367</w:t>
      </w:r>
    </w:p>
    <w:p w14:paraId="10BE7316"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Whitehead, H. (2008). Precision and power in the analysis of social structure using associations.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75</w:t>
      </w:r>
      <w:r w:rsidRPr="00D10DAE">
        <w:rPr>
          <w:rFonts w:ascii="Calibri" w:hAnsi="Calibri" w:cs="Calibri"/>
          <w:noProof/>
          <w:sz w:val="22"/>
        </w:rPr>
        <w:t>(3), 1093–1099. https://doi.org/10.1016/j.anbehav.2007.08.022</w:t>
      </w:r>
    </w:p>
    <w:p w14:paraId="7551DDD8"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Whiten, A. (2000). Social complexity and social intelligence. In </w:t>
      </w:r>
      <w:r w:rsidRPr="00D10DAE">
        <w:rPr>
          <w:rFonts w:ascii="Calibri" w:hAnsi="Calibri" w:cs="Calibri"/>
          <w:i/>
          <w:iCs/>
          <w:noProof/>
          <w:sz w:val="22"/>
        </w:rPr>
        <w:t>The nature of intelligence</w:t>
      </w:r>
      <w:r w:rsidRPr="00D10DAE">
        <w:rPr>
          <w:rFonts w:ascii="Calibri" w:hAnsi="Calibri" w:cs="Calibri"/>
          <w:noProof/>
          <w:sz w:val="22"/>
        </w:rPr>
        <w:t xml:space="preserve"> (Vol. 233, pp. </w:t>
      </w:r>
      <w:r w:rsidRPr="00D10DAE">
        <w:rPr>
          <w:rFonts w:ascii="Calibri" w:hAnsi="Calibri" w:cs="Calibri"/>
          <w:noProof/>
          <w:sz w:val="22"/>
        </w:rPr>
        <w:lastRenderedPageBreak/>
        <w:t>185–196; discussion 196-201). Wiley. http://www.ncbi.nlm.nih.gov/pubmed/11276903</w:t>
      </w:r>
    </w:p>
    <w:p w14:paraId="60B892EA"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Wittig, R. M., &amp; Boesch, C. (2003). “Decision-making” in conflicts of wild chimpanzees (Pan troglodytes): An extension of the Relational Model. </w:t>
      </w:r>
      <w:r w:rsidRPr="00D10DAE">
        <w:rPr>
          <w:rFonts w:ascii="Calibri" w:hAnsi="Calibri" w:cs="Calibri"/>
          <w:i/>
          <w:iCs/>
          <w:noProof/>
          <w:sz w:val="22"/>
        </w:rPr>
        <w:t>Behavioral Ecology and Sociobiology</w:t>
      </w:r>
      <w:r w:rsidRPr="00D10DAE">
        <w:rPr>
          <w:rFonts w:ascii="Calibri" w:hAnsi="Calibri" w:cs="Calibri"/>
          <w:noProof/>
          <w:sz w:val="22"/>
        </w:rPr>
        <w:t xml:space="preserve">, </w:t>
      </w:r>
      <w:r w:rsidRPr="00D10DAE">
        <w:rPr>
          <w:rFonts w:ascii="Calibri" w:hAnsi="Calibri" w:cs="Calibri"/>
          <w:i/>
          <w:iCs/>
          <w:noProof/>
          <w:sz w:val="22"/>
        </w:rPr>
        <w:t>54</w:t>
      </w:r>
      <w:r w:rsidRPr="00D10DAE">
        <w:rPr>
          <w:rFonts w:ascii="Calibri" w:hAnsi="Calibri" w:cs="Calibri"/>
          <w:noProof/>
          <w:sz w:val="22"/>
        </w:rPr>
        <w:t>(5), 491–504. https://doi.org/10.1007/s00265-003-0654-8</w:t>
      </w:r>
    </w:p>
    <w:p w14:paraId="23E90722" w14:textId="77777777" w:rsidR="00CC4A8D" w:rsidRPr="00192031" w:rsidRDefault="00B244F2" w:rsidP="00192031">
      <w:pPr>
        <w:autoSpaceDE w:val="0"/>
        <w:autoSpaceDN w:val="0"/>
        <w:adjustRightInd w:val="0"/>
        <w:spacing w:before="120" w:line="360" w:lineRule="auto"/>
        <w:ind w:left="0" w:hanging="2"/>
        <w:jc w:val="both"/>
        <w:rPr>
          <w:rFonts w:asciiTheme="minorHAnsi" w:hAnsiTheme="minorHAnsi" w:cstheme="minorHAnsi"/>
          <w:sz w:val="22"/>
          <w:szCs w:val="22"/>
        </w:rPr>
      </w:pPr>
      <w:r w:rsidRPr="00826E7E">
        <w:rPr>
          <w:rFonts w:asciiTheme="minorHAnsi" w:hAnsiTheme="minorHAnsi" w:cstheme="minorHAnsi"/>
          <w:sz w:val="22"/>
          <w:szCs w:val="22"/>
        </w:rPr>
        <w:fldChar w:fldCharType="end"/>
      </w:r>
    </w:p>
    <w:sectPr w:rsidR="00CC4A8D" w:rsidRPr="00192031">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cathy" w:date="2020-05-26T12:16:00Z" w:initials="c">
    <w:p w14:paraId="2871463C" w14:textId="06C78202" w:rsidR="00840EBC" w:rsidRDefault="00840EBC">
      <w:pPr>
        <w:pStyle w:val="CommentText"/>
        <w:ind w:left="0" w:hanging="2"/>
      </w:pPr>
      <w:r>
        <w:rPr>
          <w:rStyle w:val="CommentReference"/>
        </w:rPr>
        <w:annotationRef/>
      </w:r>
      <w:r>
        <w:t>Need a citation or two for this big statement</w:t>
      </w:r>
    </w:p>
  </w:comment>
  <w:comment w:id="1" w:author="Alexander Mielke" w:date="2020-06-01T19:50:00Z" w:initials="AM">
    <w:p w14:paraId="582E8814" w14:textId="6691FECB" w:rsidR="00431D32" w:rsidRDefault="00431D32">
      <w:pPr>
        <w:pStyle w:val="CommentText"/>
        <w:ind w:left="0" w:hanging="2"/>
      </w:pPr>
      <w:r>
        <w:rPr>
          <w:rStyle w:val="CommentReference"/>
        </w:rPr>
        <w:annotationRef/>
      </w:r>
      <w:r>
        <w:t xml:space="preserve">Fix </w:t>
      </w:r>
      <w:proofErr w:type="spellStart"/>
      <w:r>
        <w:t>colors</w:t>
      </w:r>
      <w:proofErr w:type="spellEnd"/>
      <w:r>
        <w:t xml:space="preserve"> for 2</w:t>
      </w:r>
    </w:p>
    <w:p w14:paraId="09E890C2" w14:textId="77777777" w:rsidR="00431D32" w:rsidRDefault="00431D32" w:rsidP="00431D32">
      <w:pPr>
        <w:pStyle w:val="CommentText"/>
        <w:ind w:leftChars="0" w:left="0" w:firstLineChars="0" w:firstLine="0"/>
      </w:pPr>
    </w:p>
  </w:comment>
  <w:comment w:id="4" w:author="anna" w:date="2020-05-17T12:20:00Z" w:initials="a">
    <w:p w14:paraId="5DCB2C51" w14:textId="2C9EB2C1" w:rsidR="00840EBC" w:rsidRDefault="00840EBC">
      <w:pPr>
        <w:pStyle w:val="CommentText"/>
        <w:ind w:left="0" w:hanging="2"/>
      </w:pPr>
      <w:r>
        <w:rPr>
          <w:rStyle w:val="CommentReference"/>
        </w:rPr>
        <w:annotationRef/>
      </w:r>
      <w:r>
        <w:t>“</w:t>
      </w:r>
      <w:proofErr w:type="gramStart"/>
      <w:r>
        <w:t>to</w:t>
      </w:r>
      <w:proofErr w:type="gramEnd"/>
      <w:r>
        <w:t xml:space="preserve"> reach r=0.5”, r is missing here.</w:t>
      </w:r>
    </w:p>
  </w:comment>
  <w:comment w:id="5" w:author="Roman Wittig" w:date="2020-05-23T10:46:00Z" w:initials="RW">
    <w:p w14:paraId="448627B5" w14:textId="77777777" w:rsidR="00840EBC" w:rsidRDefault="00840EBC">
      <w:pPr>
        <w:pStyle w:val="CommentText"/>
        <w:ind w:left="0" w:hanging="2"/>
      </w:pPr>
      <w:r>
        <w:rPr>
          <w:rStyle w:val="CommentReference"/>
        </w:rPr>
        <w:annotationRef/>
      </w:r>
      <w:r>
        <w:t xml:space="preserve">Is here proximity body contact and proximity 3m just proximity? Make sure you are not changing the </w:t>
      </w:r>
    </w:p>
  </w:comment>
  <w:comment w:id="6" w:author="Roman Wittig" w:date="2020-05-23T11:28:00Z" w:initials="RW">
    <w:p w14:paraId="78CE2870" w14:textId="3B872C6E" w:rsidR="00840EBC" w:rsidRDefault="00840EBC">
      <w:pPr>
        <w:pStyle w:val="CommentText"/>
        <w:ind w:left="0" w:hanging="2"/>
      </w:pPr>
      <w:r>
        <w:rPr>
          <w:rStyle w:val="CommentReference"/>
        </w:rPr>
        <w:annotationRef/>
      </w:r>
      <w:r>
        <w:t xml:space="preserve">This sentence is incomplete – either We have established </w:t>
      </w:r>
      <w:proofErr w:type="gramStart"/>
      <w:r>
        <w:t>…  or</w:t>
      </w:r>
      <w:proofErr w:type="gramEnd"/>
      <w:r>
        <w:t xml:space="preserve"> We wanted to establish …</w:t>
      </w:r>
    </w:p>
  </w:comment>
  <w:comment w:id="7" w:author="cathy" w:date="2020-05-28T11:09:00Z" w:initials="c">
    <w:p w14:paraId="7DEC5A7B" w14:textId="6D7A1F04" w:rsidR="00840EBC" w:rsidRDefault="00840EBC">
      <w:pPr>
        <w:pStyle w:val="CommentText"/>
        <w:ind w:left="0" w:hanging="2"/>
      </w:pPr>
      <w:r>
        <w:rPr>
          <w:rStyle w:val="CommentReference"/>
        </w:rPr>
        <w:annotationRef/>
      </w:r>
      <w:r>
        <w:t>From my English perspective, this seems fine.</w:t>
      </w:r>
    </w:p>
  </w:comment>
  <w:comment w:id="8" w:author="Alex Mielke" w:date="2020-06-01T14:27:00Z" w:initials="AM">
    <w:p w14:paraId="2BEF5505" w14:textId="389CA3B6" w:rsidR="00840EBC" w:rsidRDefault="00840EBC">
      <w:pPr>
        <w:pStyle w:val="CommentText"/>
        <w:ind w:left="0" w:hanging="2"/>
      </w:pPr>
      <w:r>
        <w:rPr>
          <w:rStyle w:val="CommentReference"/>
        </w:rPr>
        <w:annotationRef/>
      </w:r>
      <w:r>
        <w:t xml:space="preserve">Add somewhere that we can only </w:t>
      </w:r>
      <w:proofErr w:type="spellStart"/>
      <w:r>
        <w:t>undertand</w:t>
      </w:r>
      <w:proofErr w:type="spellEnd"/>
      <w:r>
        <w:t xml:space="preserve"> correlations between interaction types if each is consistent</w:t>
      </w:r>
    </w:p>
  </w:comment>
  <w:comment w:id="14" w:author="Gogarten, Jan" w:date="2020-03-16T17:06:00Z" w:initials="GJ">
    <w:p w14:paraId="141CB96B" w14:textId="116F7E1E" w:rsidR="00840EBC" w:rsidRDefault="00840EBC" w:rsidP="00BE2B5D">
      <w:pPr>
        <w:pStyle w:val="CommentText"/>
        <w:ind w:left="0" w:hanging="2"/>
      </w:pPr>
      <w:r>
        <w:rPr>
          <w:rStyle w:val="CommentReference"/>
        </w:rPr>
        <w:annotationRef/>
      </w:r>
      <w:r>
        <w:t xml:space="preserve">Again I struggle with this: what if you have collected a lot of data and things are just biologically non-consistent? </w:t>
      </w:r>
    </w:p>
  </w:comment>
  <w:comment w:id="17" w:author="Roman Wittig" w:date="2020-05-23T12:05:00Z" w:initials="RW">
    <w:p w14:paraId="5CF9ABA6" w14:textId="2E8AD0B9" w:rsidR="00840EBC" w:rsidRDefault="00840EBC">
      <w:pPr>
        <w:pStyle w:val="CommentText"/>
        <w:ind w:left="0" w:hanging="2"/>
      </w:pPr>
      <w:r>
        <w:rPr>
          <w:rStyle w:val="CommentReference"/>
        </w:rPr>
        <w:annotationRef/>
      </w:r>
      <w:r>
        <w:t>Is that true? Do we have only few demographic changes in the mangabeys, although we have lost quite a number of individuals?</w:t>
      </w:r>
    </w:p>
  </w:comment>
  <w:comment w:id="18" w:author="Roman Wittig" w:date="2020-05-23T11:58:00Z" w:initials="RW">
    <w:p w14:paraId="10C8DB83" w14:textId="7B3854BC" w:rsidR="00840EBC" w:rsidRDefault="00840EBC">
      <w:pPr>
        <w:pStyle w:val="CommentText"/>
        <w:ind w:left="0" w:hanging="2"/>
      </w:pPr>
      <w:r>
        <w:rPr>
          <w:rStyle w:val="CommentReference"/>
        </w:rPr>
        <w:annotationRef/>
      </w:r>
      <w:r>
        <w:t xml:space="preserve">However the pant grunts are the most consistent interaction pattern there is! How can that be? </w:t>
      </w:r>
    </w:p>
  </w:comment>
  <w:comment w:id="22" w:author="Liran Samuni" w:date="2020-03-16T19:43:00Z" w:initials="LS">
    <w:p w14:paraId="26AEAA8F" w14:textId="601F6586" w:rsidR="00840EBC" w:rsidRDefault="00840EBC">
      <w:pPr>
        <w:pStyle w:val="CommentText"/>
        <w:ind w:left="0" w:hanging="2"/>
      </w:pPr>
      <w:r>
        <w:rPr>
          <w:rStyle w:val="CommentReference"/>
        </w:rPr>
        <w:annotationRef/>
      </w:r>
      <w:r>
        <w:t>You’re missing this reference</w:t>
      </w:r>
    </w:p>
  </w:comment>
  <w:comment w:id="23" w:author="Roman Wittig" w:date="2020-05-23T12:08:00Z" w:initials="RW">
    <w:p w14:paraId="7D4351A1" w14:textId="77777777" w:rsidR="00840EBC" w:rsidRDefault="00840EBC">
      <w:pPr>
        <w:pStyle w:val="CommentText"/>
        <w:ind w:left="0" w:hanging="2"/>
      </w:pPr>
      <w:r>
        <w:rPr>
          <w:rStyle w:val="CommentReference"/>
        </w:rPr>
        <w:annotationRef/>
      </w:r>
      <w:r>
        <w:t xml:space="preserve">The paper starts with the relationship between social cognition due to social complexity due to more or less predictability of interactions. You need to come back to this in the discussion and show what we can learn (at least) about the complexity of the social structure of the two species from the results of the consistency. </w:t>
      </w:r>
    </w:p>
    <w:p w14:paraId="3C134139" w14:textId="10418DB7" w:rsidR="00840EBC" w:rsidRDefault="00840EBC">
      <w:pPr>
        <w:pStyle w:val="CommentText"/>
        <w:ind w:left="0" w:hanging="2"/>
      </w:pPr>
      <w:r>
        <w:t xml:space="preserve">One might want to point out that both pant-grunts and supplants are very consistent indicating that they are good measures for dominance hierarchies. And that non-physical aggression might follow similar rules </w:t>
      </w:r>
    </w:p>
    <w:p w14:paraId="680F3CF9" w14:textId="77777777" w:rsidR="00840EBC" w:rsidRDefault="00840EBC">
      <w:pPr>
        <w:pStyle w:val="CommentText"/>
        <w:ind w:left="0" w:hanging="2"/>
      </w:pPr>
      <w:r>
        <w:t>You mentioned already that chimpanzee affiliation is less consistent than mangabey affiliation, which would indicate more complexity in the chimps than the mangabey social relationships – as predicted</w:t>
      </w:r>
    </w:p>
    <w:p w14:paraId="001FDE62" w14:textId="40759CEB" w:rsidR="00840EBC" w:rsidRDefault="00840EBC">
      <w:pPr>
        <w:pStyle w:val="CommentText"/>
        <w:ind w:left="0" w:hanging="2"/>
      </w:pPr>
      <w:r>
        <w:t xml:space="preserve">Food sharing and physical aggression does either not happen often enough or is not predictable, indicating some different decision process due to additional interest than just interacting again with the same individual (conflict of interests in aggression over </w:t>
      </w:r>
      <w:proofErr w:type="spellStart"/>
      <w:r>
        <w:t>resssources</w:t>
      </w:r>
      <w:proofErr w:type="spellEnd"/>
      <w:r>
        <w:t xml:space="preserve"> – which are independent from social relationships) adding new level of complexity.  </w:t>
      </w:r>
    </w:p>
  </w:comment>
  <w:comment w:id="26" w:author="cathy" w:date="2020-05-28T11:12:00Z" w:initials="c">
    <w:p w14:paraId="3029B9A1" w14:textId="03F96731" w:rsidR="00840EBC" w:rsidRDefault="00840EBC">
      <w:pPr>
        <w:pStyle w:val="CommentText"/>
        <w:ind w:left="0" w:hanging="2"/>
      </w:pPr>
      <w:r>
        <w:rPr>
          <w:rStyle w:val="CommentReference"/>
        </w:rPr>
        <w:annotationRef/>
      </w:r>
      <w:r>
        <w:t>Worth expanding what is similar here in a few extra words, unless this is already clear above somewhere.</w:t>
      </w:r>
    </w:p>
  </w:comment>
  <w:comment w:id="27" w:author="Roman Wittig" w:date="2020-05-23T12:18:00Z" w:initials="RW">
    <w:p w14:paraId="59AF6163" w14:textId="19B1403B" w:rsidR="00840EBC" w:rsidRDefault="00840EBC">
      <w:pPr>
        <w:pStyle w:val="CommentText"/>
        <w:ind w:left="0" w:hanging="2"/>
      </w:pPr>
      <w:r>
        <w:rPr>
          <w:rStyle w:val="CommentReference"/>
        </w:rPr>
        <w:annotationRef/>
      </w:r>
      <w:r>
        <w:t>Please as usual anonymized!!!!</w:t>
      </w:r>
    </w:p>
  </w:comment>
  <w:comment w:id="28" w:author="Liran Samuni" w:date="2020-03-16T19:46:00Z" w:initials="LS">
    <w:p w14:paraId="650C7639" w14:textId="4C2C0EF5" w:rsidR="00840EBC" w:rsidRDefault="00840EBC">
      <w:pPr>
        <w:pStyle w:val="CommentText"/>
        <w:ind w:left="0" w:hanging="2"/>
      </w:pPr>
      <w:r>
        <w:rPr>
          <w:rStyle w:val="CommentReference"/>
        </w:rPr>
        <w:annotationRef/>
      </w:r>
      <w:proofErr w:type="spellStart"/>
      <w:r>
        <w:t>Appo</w:t>
      </w:r>
      <w:proofErr w:type="spellEnd"/>
      <w:r>
        <w:t xml:space="preserve"> and Freddy should also be included probably</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871463C" w15:done="0"/>
  <w15:commentEx w15:paraId="09E890C2" w15:done="0"/>
  <w15:commentEx w15:paraId="5DCB2C51" w15:done="0"/>
  <w15:commentEx w15:paraId="448627B5" w15:done="0"/>
  <w15:commentEx w15:paraId="78CE2870" w15:done="0"/>
  <w15:commentEx w15:paraId="7DEC5A7B" w15:paraIdParent="78CE2870" w15:done="0"/>
  <w15:commentEx w15:paraId="2BEF5505" w15:done="0"/>
  <w15:commentEx w15:paraId="141CB96B" w15:done="0"/>
  <w15:commentEx w15:paraId="5CF9ABA6" w15:done="0"/>
  <w15:commentEx w15:paraId="10C8DB83" w15:done="0"/>
  <w15:commentEx w15:paraId="26AEAA8F" w15:done="0"/>
  <w15:commentEx w15:paraId="001FDE62" w15:done="0"/>
  <w15:commentEx w15:paraId="3029B9A1" w15:done="0"/>
  <w15:commentEx w15:paraId="59AF6163" w15:done="0"/>
  <w15:commentEx w15:paraId="650C763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ACAC1" w16cex:dateUtc="2020-05-16T20:25:00Z"/>
  <w16cex:commentExtensible w16cex:durableId="226ACD52" w16cex:dateUtc="2020-05-16T20:36:00Z"/>
  <w16cex:commentExtensible w16cex:durableId="226AD472" w16cex:dateUtc="2020-05-16T21:06:00Z"/>
  <w16cex:commentExtensible w16cex:durableId="226BA1CC" w16cex:dateUtc="2020-05-17T11:43:00Z"/>
  <w16cex:commentExtensible w16cex:durableId="226BA7A9" w16cex:dateUtc="2020-05-17T12:08:00Z"/>
  <w16cex:commentExtensible w16cex:durableId="226BA92C" w16cex:dateUtc="2020-05-17T12:14:00Z"/>
  <w16cex:commentExtensible w16cex:durableId="226BAA8C" w16cex:dateUtc="2020-05-17T12: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F81A77D" w16cid:durableId="226ACAC1"/>
  <w16cid:commentId w16cid:paraId="7D231EB0" w16cid:durableId="227A6886"/>
  <w16cid:commentId w16cid:paraId="2871463C" w16cid:durableId="227A6887"/>
  <w16cid:commentId w16cid:paraId="0C3CAA1D" w16cid:durableId="227A68F1"/>
  <w16cid:commentId w16cid:paraId="7AFDE58F" w16cid:durableId="221A446F"/>
  <w16cid:commentId w16cid:paraId="313EFACA" w16cid:durableId="227A6888"/>
  <w16cid:commentId w16cid:paraId="36F7D7CA" w16cid:durableId="221A44BD"/>
  <w16cid:commentId w16cid:paraId="58648CF4" w16cid:durableId="227A68F2"/>
  <w16cid:commentId w16cid:paraId="5C6E1131" w16cid:durableId="226ACD52"/>
  <w16cid:commentId w16cid:paraId="639F36FC" w16cid:durableId="227A6889"/>
  <w16cid:commentId w16cid:paraId="06DA1D66" w16cid:durableId="227A68F3"/>
  <w16cid:commentId w16cid:paraId="1D545A95" w16cid:durableId="227A68F4"/>
  <w16cid:commentId w16cid:paraId="2506C61A" w16cid:durableId="221A46F9"/>
  <w16cid:commentId w16cid:paraId="7DF18A51" w16cid:durableId="227A68F5"/>
  <w16cid:commentId w16cid:paraId="569A5975" w16cid:durableId="226AD472"/>
  <w16cid:commentId w16cid:paraId="26812C1D" w16cid:durableId="227A692C"/>
  <w16cid:commentId w16cid:paraId="760A3ADD" w16cid:durableId="227A690D"/>
  <w16cid:commentId w16cid:paraId="21CBF1BA" w16cid:durableId="227A68F7"/>
  <w16cid:commentId w16cid:paraId="6B55CA14" w16cid:durableId="227A68F8"/>
  <w16cid:commentId w16cid:paraId="6DE796E1" w16cid:durableId="227A68F9"/>
  <w16cid:commentId w16cid:paraId="464A1DD7" w16cid:durableId="227A68FA"/>
  <w16cid:commentId w16cid:paraId="250BB982" w16cid:durableId="221A4871"/>
  <w16cid:commentId w16cid:paraId="3E8B4011" w16cid:durableId="221A48C0"/>
  <w16cid:commentId w16cid:paraId="0A8F25F5" w16cid:durableId="227A68FB"/>
  <w16cid:commentId w16cid:paraId="07233A6F" w16cid:durableId="227A68FC"/>
  <w16cid:commentId w16cid:paraId="6BC53718" w16cid:durableId="221A4ACF"/>
  <w16cid:commentId w16cid:paraId="54A9F2CE" w16cid:durableId="227A68FD"/>
  <w16cid:commentId w16cid:paraId="01812E2B" w16cid:durableId="227A690E"/>
  <w16cid:commentId w16cid:paraId="41C0BEB8" w16cid:durableId="227A68FE"/>
  <w16cid:commentId w16cid:paraId="64F84FC9" w16cid:durableId="227A68FF"/>
  <w16cid:commentId w16cid:paraId="3664272D" w16cid:durableId="227A6900"/>
  <w16cid:commentId w16cid:paraId="528FBD7F" w16cid:durableId="221A4B80"/>
  <w16cid:commentId w16cid:paraId="11C61186" w16cid:durableId="221A4BD5"/>
  <w16cid:commentId w16cid:paraId="4496886B" w16cid:durableId="227A6901"/>
  <w16cid:commentId w16cid:paraId="2B8B06D8" w16cid:durableId="227A688B"/>
  <w16cid:commentId w16cid:paraId="140DE310" w16cid:durableId="221A4DE9"/>
  <w16cid:commentId w16cid:paraId="3F36C21D" w16cid:durableId="221A4E31"/>
  <w16cid:commentId w16cid:paraId="1937BA41" w16cid:durableId="221A4E86"/>
  <w16cid:commentId w16cid:paraId="2824C7AB" w16cid:durableId="221A4EB5"/>
  <w16cid:commentId w16cid:paraId="47DE10F9" w16cid:durableId="221A4EDF"/>
  <w16cid:commentId w16cid:paraId="76A7A36E" w16cid:durableId="227A688C"/>
  <w16cid:commentId w16cid:paraId="0A00E89C" w16cid:durableId="227A6902"/>
  <w16cid:commentId w16cid:paraId="53D4E117" w16cid:durableId="227A690F"/>
  <w16cid:commentId w16cid:paraId="26A4416B" w16cid:durableId="221A508D"/>
  <w16cid:commentId w16cid:paraId="67F5E7E2" w16cid:durableId="227A6903"/>
  <w16cid:commentId w16cid:paraId="23697937" w16cid:durableId="226BA1CC"/>
  <w16cid:commentId w16cid:paraId="356A0295" w16cid:durableId="227A6904"/>
  <w16cid:commentId w16cid:paraId="34953129" w16cid:durableId="227A688E"/>
  <w16cid:commentId w16cid:paraId="779D227B" w16cid:durableId="227A688F"/>
  <w16cid:commentId w16cid:paraId="7C74973B" w16cid:durableId="227A6890"/>
  <w16cid:commentId w16cid:paraId="7A08A44C" w16cid:durableId="221A5127"/>
  <w16cid:commentId w16cid:paraId="654E6D21" w16cid:durableId="227A6891"/>
  <w16cid:commentId w16cid:paraId="1A18B4DF" w16cid:durableId="227A6905"/>
  <w16cid:commentId w16cid:paraId="20023BC1" w16cid:durableId="227A6892"/>
  <w16cid:commentId w16cid:paraId="122C5E4D" w16cid:durableId="227A6906"/>
  <w16cid:commentId w16cid:paraId="5CA725ED" w16cid:durableId="227A6893"/>
  <w16cid:commentId w16cid:paraId="6A2739F2" w16cid:durableId="227A6894"/>
  <w16cid:commentId w16cid:paraId="7BDF0DFF" w16cid:durableId="227A6907"/>
  <w16cid:commentId w16cid:paraId="4976A963" w16cid:durableId="227A6908"/>
  <w16cid:commentId w16cid:paraId="53CFBDCD" w16cid:durableId="221A5207"/>
  <w16cid:commentId w16cid:paraId="22902AEF" w16cid:durableId="227A6909"/>
  <w16cid:commentId w16cid:paraId="699D45E4" w16cid:durableId="227A690A"/>
  <w16cid:commentId w16cid:paraId="18984FE2" w16cid:durableId="227A6895"/>
  <w16cid:commentId w16cid:paraId="31D19CA1" w16cid:durableId="227A690B"/>
  <w16cid:commentId w16cid:paraId="28CC1569" w16cid:durableId="227A6910"/>
  <w16cid:commentId w16cid:paraId="54434C72" w16cid:durableId="226BA7A9"/>
  <w16cid:commentId w16cid:paraId="6CB1B408" w16cid:durableId="227A6897"/>
  <w16cid:commentId w16cid:paraId="54E9ECAD" w16cid:durableId="226BA92C"/>
  <w16cid:commentId w16cid:paraId="5DCB2C51" w16cid:durableId="226BAA8C"/>
  <w16cid:commentId w16cid:paraId="448627B5" w16cid:durableId="227A692D"/>
  <w16cid:commentId w16cid:paraId="78CE2870" w16cid:durableId="227A6899"/>
  <w16cid:commentId w16cid:paraId="7DEC5A7B" w16cid:durableId="227A689A"/>
  <w16cid:commentId w16cid:paraId="141CB96B" w16cid:durableId="227A690C"/>
  <w16cid:commentId w16cid:paraId="5CF9ABA6" w16cid:durableId="227A689B"/>
  <w16cid:commentId w16cid:paraId="10C8DB83" w16cid:durableId="227A689C"/>
  <w16cid:commentId w16cid:paraId="26AEAA8F" w16cid:durableId="221A557F"/>
  <w16cid:commentId w16cid:paraId="001FDE62" w16cid:durableId="227A689D"/>
  <w16cid:commentId w16cid:paraId="3029B9A1" w16cid:durableId="227A689E"/>
  <w16cid:commentId w16cid:paraId="59AF6163" w16cid:durableId="227A689F"/>
  <w16cid:commentId w16cid:paraId="650C7639" w16cid:durableId="221A55FB"/>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6C01CF" w14:textId="77777777" w:rsidR="00A94AF2" w:rsidRDefault="00A94AF2">
      <w:pPr>
        <w:spacing w:line="240" w:lineRule="auto"/>
        <w:ind w:left="0" w:hanging="2"/>
      </w:pPr>
      <w:r>
        <w:separator/>
      </w:r>
    </w:p>
  </w:endnote>
  <w:endnote w:type="continuationSeparator" w:id="0">
    <w:p w14:paraId="0C49AF5B" w14:textId="77777777" w:rsidR="00A94AF2" w:rsidRDefault="00A94AF2">
      <w:pPr>
        <w:spacing w:line="240" w:lineRule="auto"/>
        <w:ind w:left="0" w:hanging="2"/>
      </w:pPr>
      <w:r>
        <w:continuationSeparator/>
      </w:r>
    </w:p>
  </w:endnote>
  <w:endnote w:type="continuationNotice" w:id="1">
    <w:p w14:paraId="7CBCF952" w14:textId="77777777" w:rsidR="00A94AF2" w:rsidRDefault="00A94AF2">
      <w:pPr>
        <w:spacing w:line="240" w:lineRule="auto"/>
        <w:ind w:left="0" w:hanging="2"/>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E83C29" w14:textId="77777777" w:rsidR="00840EBC" w:rsidRDefault="00840EBC">
    <w:pPr>
      <w:pStyle w:val="Footer"/>
      <w:ind w:left="0" w:hanging="2"/>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2904660"/>
    </w:sdtPr>
    <w:sdtEndPr/>
    <w:sdtContent>
      <w:p w14:paraId="3A85FE8C" w14:textId="4415F268" w:rsidR="00840EBC" w:rsidRDefault="00840EBC">
        <w:pPr>
          <w:pStyle w:val="Footer"/>
          <w:ind w:left="0" w:hanging="2"/>
          <w:jc w:val="right"/>
        </w:pPr>
        <w:r>
          <w:fldChar w:fldCharType="begin"/>
        </w:r>
        <w:r>
          <w:instrText xml:space="preserve"> PAGE   \* MERGEFORMAT </w:instrText>
        </w:r>
        <w:r>
          <w:fldChar w:fldCharType="separate"/>
        </w:r>
        <w:r w:rsidR="00980858">
          <w:rPr>
            <w:noProof/>
          </w:rPr>
          <w:t>31</w:t>
        </w:r>
        <w:r>
          <w:fldChar w:fldCharType="end"/>
        </w:r>
      </w:p>
    </w:sdtContent>
  </w:sdt>
  <w:p w14:paraId="41831348" w14:textId="77777777" w:rsidR="00840EBC" w:rsidRDefault="00840EBC">
    <w:pPr>
      <w:pStyle w:val="Footer"/>
      <w:ind w:left="0" w:hanging="2"/>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7D64E" w14:textId="77777777" w:rsidR="00840EBC" w:rsidRDefault="00840EBC">
    <w:pPr>
      <w:pStyle w:val="Footer"/>
      <w:ind w:left="0" w:hanging="2"/>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5AA98E" w14:textId="77777777" w:rsidR="00A94AF2" w:rsidRDefault="00A94AF2">
      <w:pPr>
        <w:spacing w:line="240" w:lineRule="auto"/>
        <w:ind w:left="0" w:hanging="2"/>
      </w:pPr>
      <w:r>
        <w:separator/>
      </w:r>
    </w:p>
  </w:footnote>
  <w:footnote w:type="continuationSeparator" w:id="0">
    <w:p w14:paraId="3722D554" w14:textId="77777777" w:rsidR="00A94AF2" w:rsidRDefault="00A94AF2">
      <w:pPr>
        <w:spacing w:line="240" w:lineRule="auto"/>
        <w:ind w:left="0" w:hanging="2"/>
      </w:pPr>
      <w:r>
        <w:continuationSeparator/>
      </w:r>
    </w:p>
  </w:footnote>
  <w:footnote w:type="continuationNotice" w:id="1">
    <w:p w14:paraId="237065D0" w14:textId="77777777" w:rsidR="00A94AF2" w:rsidRDefault="00A94AF2">
      <w:pPr>
        <w:spacing w:line="240" w:lineRule="auto"/>
        <w:ind w:left="0" w:hanging="2"/>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380EAB" w14:textId="77777777" w:rsidR="00840EBC" w:rsidRDefault="00840EBC">
    <w:pPr>
      <w:pStyle w:val="Header"/>
      <w:ind w:left="0" w:hanging="2"/>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CE02D" w14:textId="77777777" w:rsidR="00840EBC" w:rsidRDefault="00840EBC">
    <w:pPr>
      <w:pStyle w:val="Header"/>
      <w:ind w:left="0" w:hanging="2"/>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CCB73D" w14:textId="77777777" w:rsidR="00840EBC" w:rsidRDefault="00840EBC">
    <w:pPr>
      <w:pStyle w:val="Header"/>
      <w:ind w:left="0" w:hanging="2"/>
    </w:pPr>
  </w:p>
</w:hdr>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athy">
    <w15:presenceInfo w15:providerId="None" w15:userId="cathy"/>
  </w15:person>
  <w15:person w15:author="Alexander Mielke">
    <w15:presenceInfo w15:providerId="None" w15:userId="Alexander Mielke"/>
  </w15:person>
  <w15:person w15:author="anna">
    <w15:presenceInfo w15:providerId="None" w15:userId="anna"/>
  </w15:person>
  <w15:person w15:author="Roman Wittig">
    <w15:presenceInfo w15:providerId="None" w15:userId="Roman Wittig"/>
  </w15:person>
  <w15:person w15:author="Alex Mielke">
    <w15:presenceInfo w15:providerId="None" w15:userId="Alex Mielk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GB" w:vendorID="64" w:dllVersion="131078" w:nlCheck="1" w:checkStyle="1"/>
  <w:proofState w:spelling="clean" w:grammar="clean"/>
  <w:defaultTabStop w:val="720"/>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471E"/>
    <w:rsid w:val="000039A5"/>
    <w:rsid w:val="00005455"/>
    <w:rsid w:val="000066CF"/>
    <w:rsid w:val="00013D27"/>
    <w:rsid w:val="000148A4"/>
    <w:rsid w:val="000243AB"/>
    <w:rsid w:val="00026B41"/>
    <w:rsid w:val="00032198"/>
    <w:rsid w:val="00033260"/>
    <w:rsid w:val="000333FF"/>
    <w:rsid w:val="00041773"/>
    <w:rsid w:val="000427A0"/>
    <w:rsid w:val="00044853"/>
    <w:rsid w:val="000448E7"/>
    <w:rsid w:val="00045990"/>
    <w:rsid w:val="00050D2F"/>
    <w:rsid w:val="00052022"/>
    <w:rsid w:val="00052B90"/>
    <w:rsid w:val="00054AD8"/>
    <w:rsid w:val="00054C43"/>
    <w:rsid w:val="0005685B"/>
    <w:rsid w:val="00057319"/>
    <w:rsid w:val="00057677"/>
    <w:rsid w:val="00067E87"/>
    <w:rsid w:val="00071466"/>
    <w:rsid w:val="000757E3"/>
    <w:rsid w:val="000819A3"/>
    <w:rsid w:val="00087F82"/>
    <w:rsid w:val="0009252D"/>
    <w:rsid w:val="00095E3B"/>
    <w:rsid w:val="000971B7"/>
    <w:rsid w:val="0009766A"/>
    <w:rsid w:val="000A152C"/>
    <w:rsid w:val="000A1CD4"/>
    <w:rsid w:val="000A2F0B"/>
    <w:rsid w:val="000A3C8B"/>
    <w:rsid w:val="000A7040"/>
    <w:rsid w:val="000B026E"/>
    <w:rsid w:val="000B0E7E"/>
    <w:rsid w:val="000B2200"/>
    <w:rsid w:val="000B24BB"/>
    <w:rsid w:val="000B55DA"/>
    <w:rsid w:val="000C4204"/>
    <w:rsid w:val="000C441A"/>
    <w:rsid w:val="000C46A5"/>
    <w:rsid w:val="000C698F"/>
    <w:rsid w:val="000C73FF"/>
    <w:rsid w:val="000D354E"/>
    <w:rsid w:val="000D4745"/>
    <w:rsid w:val="000D7B96"/>
    <w:rsid w:val="000E0263"/>
    <w:rsid w:val="000E02FE"/>
    <w:rsid w:val="000E1F38"/>
    <w:rsid w:val="000F09FF"/>
    <w:rsid w:val="000F2A2D"/>
    <w:rsid w:val="000F336B"/>
    <w:rsid w:val="000F4377"/>
    <w:rsid w:val="000F5B63"/>
    <w:rsid w:val="000F5ED3"/>
    <w:rsid w:val="000F6C40"/>
    <w:rsid w:val="000F7598"/>
    <w:rsid w:val="00103654"/>
    <w:rsid w:val="00105174"/>
    <w:rsid w:val="00112A6C"/>
    <w:rsid w:val="00113609"/>
    <w:rsid w:val="001154BA"/>
    <w:rsid w:val="001163E0"/>
    <w:rsid w:val="00116A5C"/>
    <w:rsid w:val="00121175"/>
    <w:rsid w:val="00122FA3"/>
    <w:rsid w:val="00126C92"/>
    <w:rsid w:val="00126DCB"/>
    <w:rsid w:val="001304C8"/>
    <w:rsid w:val="001331B4"/>
    <w:rsid w:val="001351AB"/>
    <w:rsid w:val="00135DB9"/>
    <w:rsid w:val="001425C9"/>
    <w:rsid w:val="00142924"/>
    <w:rsid w:val="00151CCC"/>
    <w:rsid w:val="001529E2"/>
    <w:rsid w:val="0015374A"/>
    <w:rsid w:val="00153918"/>
    <w:rsid w:val="00153EFB"/>
    <w:rsid w:val="001544C4"/>
    <w:rsid w:val="0015593F"/>
    <w:rsid w:val="00156590"/>
    <w:rsid w:val="00156CCB"/>
    <w:rsid w:val="0015775D"/>
    <w:rsid w:val="001578F3"/>
    <w:rsid w:val="00160F81"/>
    <w:rsid w:val="001613D6"/>
    <w:rsid w:val="001618B0"/>
    <w:rsid w:val="00163CF3"/>
    <w:rsid w:val="00172413"/>
    <w:rsid w:val="001744B0"/>
    <w:rsid w:val="00174713"/>
    <w:rsid w:val="00177C28"/>
    <w:rsid w:val="00182D01"/>
    <w:rsid w:val="0018319A"/>
    <w:rsid w:val="00185B63"/>
    <w:rsid w:val="0018729D"/>
    <w:rsid w:val="00192031"/>
    <w:rsid w:val="00195D7E"/>
    <w:rsid w:val="00197E1D"/>
    <w:rsid w:val="001B1DBF"/>
    <w:rsid w:val="001B44D9"/>
    <w:rsid w:val="001B54F0"/>
    <w:rsid w:val="001B57A4"/>
    <w:rsid w:val="001B598F"/>
    <w:rsid w:val="001B5B34"/>
    <w:rsid w:val="001B620C"/>
    <w:rsid w:val="001C126C"/>
    <w:rsid w:val="001C22EB"/>
    <w:rsid w:val="001C3E0D"/>
    <w:rsid w:val="001C430C"/>
    <w:rsid w:val="001C5CBC"/>
    <w:rsid w:val="001C5FBD"/>
    <w:rsid w:val="001D04DE"/>
    <w:rsid w:val="001D0F7B"/>
    <w:rsid w:val="001D20D6"/>
    <w:rsid w:val="001D20FE"/>
    <w:rsid w:val="001D2B82"/>
    <w:rsid w:val="001D4FB9"/>
    <w:rsid w:val="001E25FD"/>
    <w:rsid w:val="001E5885"/>
    <w:rsid w:val="001E6BBD"/>
    <w:rsid w:val="001E77E4"/>
    <w:rsid w:val="001F04AD"/>
    <w:rsid w:val="001F32D6"/>
    <w:rsid w:val="001F4377"/>
    <w:rsid w:val="001F641A"/>
    <w:rsid w:val="0020020A"/>
    <w:rsid w:val="00200825"/>
    <w:rsid w:val="002034C6"/>
    <w:rsid w:val="00205561"/>
    <w:rsid w:val="00205B81"/>
    <w:rsid w:val="00205C62"/>
    <w:rsid w:val="00207DAF"/>
    <w:rsid w:val="002137DC"/>
    <w:rsid w:val="00214C85"/>
    <w:rsid w:val="00215BDB"/>
    <w:rsid w:val="00216F24"/>
    <w:rsid w:val="0022158F"/>
    <w:rsid w:val="0022326F"/>
    <w:rsid w:val="002235C7"/>
    <w:rsid w:val="002259F3"/>
    <w:rsid w:val="00226D13"/>
    <w:rsid w:val="00227B1C"/>
    <w:rsid w:val="0023249F"/>
    <w:rsid w:val="00234A0C"/>
    <w:rsid w:val="00237815"/>
    <w:rsid w:val="00237B4A"/>
    <w:rsid w:val="002452F1"/>
    <w:rsid w:val="00246B88"/>
    <w:rsid w:val="00246E97"/>
    <w:rsid w:val="00247F05"/>
    <w:rsid w:val="00257A07"/>
    <w:rsid w:val="0026051E"/>
    <w:rsid w:val="002613C6"/>
    <w:rsid w:val="00261620"/>
    <w:rsid w:val="00262A87"/>
    <w:rsid w:val="00263501"/>
    <w:rsid w:val="00263884"/>
    <w:rsid w:val="00264637"/>
    <w:rsid w:val="002647A3"/>
    <w:rsid w:val="0026739D"/>
    <w:rsid w:val="00267E5B"/>
    <w:rsid w:val="00275808"/>
    <w:rsid w:val="002768E3"/>
    <w:rsid w:val="00280D6D"/>
    <w:rsid w:val="00283AF2"/>
    <w:rsid w:val="00283D46"/>
    <w:rsid w:val="00284A71"/>
    <w:rsid w:val="00284F98"/>
    <w:rsid w:val="00285B18"/>
    <w:rsid w:val="00287341"/>
    <w:rsid w:val="00287D92"/>
    <w:rsid w:val="00290764"/>
    <w:rsid w:val="002911B4"/>
    <w:rsid w:val="002911C4"/>
    <w:rsid w:val="00291E35"/>
    <w:rsid w:val="0029559F"/>
    <w:rsid w:val="00295D36"/>
    <w:rsid w:val="0029789F"/>
    <w:rsid w:val="00297D84"/>
    <w:rsid w:val="002A0AB7"/>
    <w:rsid w:val="002A165E"/>
    <w:rsid w:val="002A1FBB"/>
    <w:rsid w:val="002A3884"/>
    <w:rsid w:val="002A3C3C"/>
    <w:rsid w:val="002A3FA9"/>
    <w:rsid w:val="002A5088"/>
    <w:rsid w:val="002A630D"/>
    <w:rsid w:val="002B3B1F"/>
    <w:rsid w:val="002C21CD"/>
    <w:rsid w:val="002C242A"/>
    <w:rsid w:val="002C3404"/>
    <w:rsid w:val="002C36C0"/>
    <w:rsid w:val="002C73FA"/>
    <w:rsid w:val="002D1271"/>
    <w:rsid w:val="002D4570"/>
    <w:rsid w:val="002D5ECC"/>
    <w:rsid w:val="002D72F7"/>
    <w:rsid w:val="002E08C1"/>
    <w:rsid w:val="002E20A5"/>
    <w:rsid w:val="002E2C6E"/>
    <w:rsid w:val="002E38C6"/>
    <w:rsid w:val="002E5A2E"/>
    <w:rsid w:val="002E6B7C"/>
    <w:rsid w:val="002F2AC5"/>
    <w:rsid w:val="002F2DDE"/>
    <w:rsid w:val="002F33CF"/>
    <w:rsid w:val="002F38BB"/>
    <w:rsid w:val="002F3EF9"/>
    <w:rsid w:val="002F64F2"/>
    <w:rsid w:val="00301429"/>
    <w:rsid w:val="00302EC0"/>
    <w:rsid w:val="003032E0"/>
    <w:rsid w:val="00303904"/>
    <w:rsid w:val="0030490F"/>
    <w:rsid w:val="00304EE3"/>
    <w:rsid w:val="003053B2"/>
    <w:rsid w:val="00310558"/>
    <w:rsid w:val="00310C0A"/>
    <w:rsid w:val="00311387"/>
    <w:rsid w:val="003126F4"/>
    <w:rsid w:val="00312E47"/>
    <w:rsid w:val="00320BA2"/>
    <w:rsid w:val="00322398"/>
    <w:rsid w:val="00322DB3"/>
    <w:rsid w:val="0032596C"/>
    <w:rsid w:val="003278A8"/>
    <w:rsid w:val="003279C4"/>
    <w:rsid w:val="00334A46"/>
    <w:rsid w:val="00334D3D"/>
    <w:rsid w:val="00335B56"/>
    <w:rsid w:val="00335F60"/>
    <w:rsid w:val="00336CA6"/>
    <w:rsid w:val="0034179C"/>
    <w:rsid w:val="003421C8"/>
    <w:rsid w:val="00345316"/>
    <w:rsid w:val="00346875"/>
    <w:rsid w:val="00346D49"/>
    <w:rsid w:val="00347EFA"/>
    <w:rsid w:val="00350571"/>
    <w:rsid w:val="00351A82"/>
    <w:rsid w:val="00352D3B"/>
    <w:rsid w:val="00354444"/>
    <w:rsid w:val="003601E1"/>
    <w:rsid w:val="00363219"/>
    <w:rsid w:val="00364458"/>
    <w:rsid w:val="00364B9E"/>
    <w:rsid w:val="0036699B"/>
    <w:rsid w:val="00372F60"/>
    <w:rsid w:val="00376C1B"/>
    <w:rsid w:val="0037766C"/>
    <w:rsid w:val="00377F85"/>
    <w:rsid w:val="0038060C"/>
    <w:rsid w:val="003810EC"/>
    <w:rsid w:val="00381820"/>
    <w:rsid w:val="00383737"/>
    <w:rsid w:val="00386458"/>
    <w:rsid w:val="00386EB8"/>
    <w:rsid w:val="00387C31"/>
    <w:rsid w:val="00393B90"/>
    <w:rsid w:val="003A0168"/>
    <w:rsid w:val="003A04C5"/>
    <w:rsid w:val="003A1F1C"/>
    <w:rsid w:val="003A70E7"/>
    <w:rsid w:val="003B3718"/>
    <w:rsid w:val="003B46A2"/>
    <w:rsid w:val="003B6946"/>
    <w:rsid w:val="003C24C4"/>
    <w:rsid w:val="003C24E5"/>
    <w:rsid w:val="003C26B5"/>
    <w:rsid w:val="003C5A74"/>
    <w:rsid w:val="003C7217"/>
    <w:rsid w:val="003D5FCF"/>
    <w:rsid w:val="003D61D3"/>
    <w:rsid w:val="003E0A16"/>
    <w:rsid w:val="003E2354"/>
    <w:rsid w:val="003E2652"/>
    <w:rsid w:val="003E33CC"/>
    <w:rsid w:val="003E4101"/>
    <w:rsid w:val="003E433C"/>
    <w:rsid w:val="003E50E4"/>
    <w:rsid w:val="003E616A"/>
    <w:rsid w:val="003E7676"/>
    <w:rsid w:val="003F59B7"/>
    <w:rsid w:val="003F65AF"/>
    <w:rsid w:val="003F7882"/>
    <w:rsid w:val="00400E6B"/>
    <w:rsid w:val="00410839"/>
    <w:rsid w:val="004117AA"/>
    <w:rsid w:val="004117B4"/>
    <w:rsid w:val="00411A15"/>
    <w:rsid w:val="00412407"/>
    <w:rsid w:val="0042023A"/>
    <w:rsid w:val="004249CC"/>
    <w:rsid w:val="004253A0"/>
    <w:rsid w:val="00425EED"/>
    <w:rsid w:val="004272A6"/>
    <w:rsid w:val="00431565"/>
    <w:rsid w:val="004319C8"/>
    <w:rsid w:val="00431D32"/>
    <w:rsid w:val="0043284E"/>
    <w:rsid w:val="004365A3"/>
    <w:rsid w:val="00437F04"/>
    <w:rsid w:val="00441191"/>
    <w:rsid w:val="00442260"/>
    <w:rsid w:val="004507DD"/>
    <w:rsid w:val="00451BE1"/>
    <w:rsid w:val="00451E95"/>
    <w:rsid w:val="00452B70"/>
    <w:rsid w:val="004543BB"/>
    <w:rsid w:val="00454884"/>
    <w:rsid w:val="00461580"/>
    <w:rsid w:val="00464522"/>
    <w:rsid w:val="0046490C"/>
    <w:rsid w:val="004665F3"/>
    <w:rsid w:val="00467CD7"/>
    <w:rsid w:val="0047017E"/>
    <w:rsid w:val="00470F77"/>
    <w:rsid w:val="004727E3"/>
    <w:rsid w:val="004821A8"/>
    <w:rsid w:val="0048285C"/>
    <w:rsid w:val="004845C7"/>
    <w:rsid w:val="00484B91"/>
    <w:rsid w:val="0048554C"/>
    <w:rsid w:val="00491880"/>
    <w:rsid w:val="004A1236"/>
    <w:rsid w:val="004A32B5"/>
    <w:rsid w:val="004A57E7"/>
    <w:rsid w:val="004A5DD6"/>
    <w:rsid w:val="004A60A5"/>
    <w:rsid w:val="004A625A"/>
    <w:rsid w:val="004A6787"/>
    <w:rsid w:val="004A6AE0"/>
    <w:rsid w:val="004A75EA"/>
    <w:rsid w:val="004B0068"/>
    <w:rsid w:val="004B2AA2"/>
    <w:rsid w:val="004B5235"/>
    <w:rsid w:val="004B540F"/>
    <w:rsid w:val="004C6F03"/>
    <w:rsid w:val="004C7367"/>
    <w:rsid w:val="004C7E1C"/>
    <w:rsid w:val="004D319F"/>
    <w:rsid w:val="004D5B95"/>
    <w:rsid w:val="004E0953"/>
    <w:rsid w:val="004E0A69"/>
    <w:rsid w:val="004E1F87"/>
    <w:rsid w:val="004E1FB2"/>
    <w:rsid w:val="004E4F51"/>
    <w:rsid w:val="004E682E"/>
    <w:rsid w:val="004E7328"/>
    <w:rsid w:val="004E7CBD"/>
    <w:rsid w:val="004F286F"/>
    <w:rsid w:val="004F630E"/>
    <w:rsid w:val="004F6F29"/>
    <w:rsid w:val="00506A45"/>
    <w:rsid w:val="005102A2"/>
    <w:rsid w:val="005124F6"/>
    <w:rsid w:val="00512B19"/>
    <w:rsid w:val="00514936"/>
    <w:rsid w:val="00521168"/>
    <w:rsid w:val="005213F1"/>
    <w:rsid w:val="00523EEC"/>
    <w:rsid w:val="00526C3F"/>
    <w:rsid w:val="00531CD8"/>
    <w:rsid w:val="00532867"/>
    <w:rsid w:val="005337F9"/>
    <w:rsid w:val="00534431"/>
    <w:rsid w:val="00534EA6"/>
    <w:rsid w:val="00537A99"/>
    <w:rsid w:val="00540289"/>
    <w:rsid w:val="00542310"/>
    <w:rsid w:val="00542CAC"/>
    <w:rsid w:val="00542EE0"/>
    <w:rsid w:val="0054598D"/>
    <w:rsid w:val="00547D2A"/>
    <w:rsid w:val="00551760"/>
    <w:rsid w:val="005552F8"/>
    <w:rsid w:val="00557A07"/>
    <w:rsid w:val="0056079C"/>
    <w:rsid w:val="00560BD5"/>
    <w:rsid w:val="00562917"/>
    <w:rsid w:val="00562A7C"/>
    <w:rsid w:val="00564545"/>
    <w:rsid w:val="005658CD"/>
    <w:rsid w:val="005658D5"/>
    <w:rsid w:val="00566D46"/>
    <w:rsid w:val="005671E3"/>
    <w:rsid w:val="005727BE"/>
    <w:rsid w:val="005752F0"/>
    <w:rsid w:val="00576217"/>
    <w:rsid w:val="005763EB"/>
    <w:rsid w:val="00576F4F"/>
    <w:rsid w:val="00580817"/>
    <w:rsid w:val="00580F28"/>
    <w:rsid w:val="005835EE"/>
    <w:rsid w:val="005846AE"/>
    <w:rsid w:val="00586D7F"/>
    <w:rsid w:val="00591BCB"/>
    <w:rsid w:val="00593C1C"/>
    <w:rsid w:val="00596188"/>
    <w:rsid w:val="00597CA1"/>
    <w:rsid w:val="005A3BD7"/>
    <w:rsid w:val="005A6D23"/>
    <w:rsid w:val="005B1ABA"/>
    <w:rsid w:val="005B316C"/>
    <w:rsid w:val="005B68DE"/>
    <w:rsid w:val="005C0503"/>
    <w:rsid w:val="005C3A55"/>
    <w:rsid w:val="005C6AE5"/>
    <w:rsid w:val="005C78E8"/>
    <w:rsid w:val="005C7C43"/>
    <w:rsid w:val="005D0C0A"/>
    <w:rsid w:val="005D1689"/>
    <w:rsid w:val="005D1A6B"/>
    <w:rsid w:val="005D30ED"/>
    <w:rsid w:val="005D3C0A"/>
    <w:rsid w:val="005D5D78"/>
    <w:rsid w:val="005D6487"/>
    <w:rsid w:val="005E2DF6"/>
    <w:rsid w:val="005E4F0C"/>
    <w:rsid w:val="005E6950"/>
    <w:rsid w:val="005F09D3"/>
    <w:rsid w:val="005F0BE2"/>
    <w:rsid w:val="005F30C0"/>
    <w:rsid w:val="005F3243"/>
    <w:rsid w:val="00600853"/>
    <w:rsid w:val="00600E77"/>
    <w:rsid w:val="00601AB9"/>
    <w:rsid w:val="00611DEA"/>
    <w:rsid w:val="00612254"/>
    <w:rsid w:val="006126E2"/>
    <w:rsid w:val="006127C3"/>
    <w:rsid w:val="00612BA2"/>
    <w:rsid w:val="00614981"/>
    <w:rsid w:val="006169FF"/>
    <w:rsid w:val="00617133"/>
    <w:rsid w:val="0061789F"/>
    <w:rsid w:val="00620C0F"/>
    <w:rsid w:val="006242E2"/>
    <w:rsid w:val="00624F5F"/>
    <w:rsid w:val="00626266"/>
    <w:rsid w:val="006301E0"/>
    <w:rsid w:val="00633304"/>
    <w:rsid w:val="00634B56"/>
    <w:rsid w:val="006441E9"/>
    <w:rsid w:val="00644A43"/>
    <w:rsid w:val="00650B0B"/>
    <w:rsid w:val="00655A5A"/>
    <w:rsid w:val="006616C1"/>
    <w:rsid w:val="00663025"/>
    <w:rsid w:val="00664250"/>
    <w:rsid w:val="00665187"/>
    <w:rsid w:val="00665218"/>
    <w:rsid w:val="006718DF"/>
    <w:rsid w:val="00673523"/>
    <w:rsid w:val="00674B48"/>
    <w:rsid w:val="00674BD5"/>
    <w:rsid w:val="00680542"/>
    <w:rsid w:val="00681659"/>
    <w:rsid w:val="00681E5E"/>
    <w:rsid w:val="006900B5"/>
    <w:rsid w:val="00690DB6"/>
    <w:rsid w:val="00693095"/>
    <w:rsid w:val="00693636"/>
    <w:rsid w:val="00693D0D"/>
    <w:rsid w:val="006A0DB7"/>
    <w:rsid w:val="006A1717"/>
    <w:rsid w:val="006A2CE8"/>
    <w:rsid w:val="006A3FEB"/>
    <w:rsid w:val="006A4C7D"/>
    <w:rsid w:val="006A5DB7"/>
    <w:rsid w:val="006B0AFE"/>
    <w:rsid w:val="006B3E36"/>
    <w:rsid w:val="006C3820"/>
    <w:rsid w:val="006C4D2C"/>
    <w:rsid w:val="006C5763"/>
    <w:rsid w:val="006C6A91"/>
    <w:rsid w:val="006D0760"/>
    <w:rsid w:val="006D1113"/>
    <w:rsid w:val="006D2106"/>
    <w:rsid w:val="006D608A"/>
    <w:rsid w:val="006D6BCE"/>
    <w:rsid w:val="006D6E6E"/>
    <w:rsid w:val="006D74FE"/>
    <w:rsid w:val="006E3D6E"/>
    <w:rsid w:val="006E656B"/>
    <w:rsid w:val="006E7093"/>
    <w:rsid w:val="006F029E"/>
    <w:rsid w:val="006F1941"/>
    <w:rsid w:val="006F42AB"/>
    <w:rsid w:val="006F4AA8"/>
    <w:rsid w:val="00701433"/>
    <w:rsid w:val="007031AD"/>
    <w:rsid w:val="00703C07"/>
    <w:rsid w:val="007042DD"/>
    <w:rsid w:val="00710134"/>
    <w:rsid w:val="00713A4F"/>
    <w:rsid w:val="0071472A"/>
    <w:rsid w:val="007151E6"/>
    <w:rsid w:val="0071591B"/>
    <w:rsid w:val="0071642C"/>
    <w:rsid w:val="00720B13"/>
    <w:rsid w:val="00722641"/>
    <w:rsid w:val="0072475E"/>
    <w:rsid w:val="007247B8"/>
    <w:rsid w:val="00727DC2"/>
    <w:rsid w:val="00735186"/>
    <w:rsid w:val="007351A6"/>
    <w:rsid w:val="00735DC1"/>
    <w:rsid w:val="0073675B"/>
    <w:rsid w:val="0073734E"/>
    <w:rsid w:val="007405BC"/>
    <w:rsid w:val="00742043"/>
    <w:rsid w:val="00743BBB"/>
    <w:rsid w:val="0074518B"/>
    <w:rsid w:val="00745615"/>
    <w:rsid w:val="00747B81"/>
    <w:rsid w:val="00754188"/>
    <w:rsid w:val="007549E2"/>
    <w:rsid w:val="00754F79"/>
    <w:rsid w:val="007561A6"/>
    <w:rsid w:val="00756658"/>
    <w:rsid w:val="00756778"/>
    <w:rsid w:val="0076005E"/>
    <w:rsid w:val="00762352"/>
    <w:rsid w:val="00762B77"/>
    <w:rsid w:val="00762DC7"/>
    <w:rsid w:val="0077339B"/>
    <w:rsid w:val="00774220"/>
    <w:rsid w:val="007810F6"/>
    <w:rsid w:val="00782B11"/>
    <w:rsid w:val="007844AD"/>
    <w:rsid w:val="00784E66"/>
    <w:rsid w:val="007853DC"/>
    <w:rsid w:val="00792622"/>
    <w:rsid w:val="00793430"/>
    <w:rsid w:val="007940D7"/>
    <w:rsid w:val="007953E1"/>
    <w:rsid w:val="00795AB4"/>
    <w:rsid w:val="0079667B"/>
    <w:rsid w:val="00796873"/>
    <w:rsid w:val="00796B1E"/>
    <w:rsid w:val="007A1593"/>
    <w:rsid w:val="007A5217"/>
    <w:rsid w:val="007A5C4F"/>
    <w:rsid w:val="007B071A"/>
    <w:rsid w:val="007B46DE"/>
    <w:rsid w:val="007B7538"/>
    <w:rsid w:val="007C1118"/>
    <w:rsid w:val="007C40D6"/>
    <w:rsid w:val="007C543E"/>
    <w:rsid w:val="007C5734"/>
    <w:rsid w:val="007C7571"/>
    <w:rsid w:val="007D050F"/>
    <w:rsid w:val="007D34CB"/>
    <w:rsid w:val="007D3DD1"/>
    <w:rsid w:val="007D582D"/>
    <w:rsid w:val="007D6D8A"/>
    <w:rsid w:val="007D705D"/>
    <w:rsid w:val="007D78B1"/>
    <w:rsid w:val="007E2237"/>
    <w:rsid w:val="007E2F8C"/>
    <w:rsid w:val="007E4627"/>
    <w:rsid w:val="007E5A39"/>
    <w:rsid w:val="007E62D1"/>
    <w:rsid w:val="007E62F3"/>
    <w:rsid w:val="007F255C"/>
    <w:rsid w:val="007F2E04"/>
    <w:rsid w:val="007F604A"/>
    <w:rsid w:val="007F7374"/>
    <w:rsid w:val="007F7BD9"/>
    <w:rsid w:val="00800E0C"/>
    <w:rsid w:val="00802B43"/>
    <w:rsid w:val="0080385F"/>
    <w:rsid w:val="008055C0"/>
    <w:rsid w:val="00806460"/>
    <w:rsid w:val="00806F6D"/>
    <w:rsid w:val="00810804"/>
    <w:rsid w:val="00813A80"/>
    <w:rsid w:val="00813B0E"/>
    <w:rsid w:val="0081621D"/>
    <w:rsid w:val="00817329"/>
    <w:rsid w:val="008204AB"/>
    <w:rsid w:val="008233F7"/>
    <w:rsid w:val="00824DA2"/>
    <w:rsid w:val="00825F98"/>
    <w:rsid w:val="008267CC"/>
    <w:rsid w:val="00826E7E"/>
    <w:rsid w:val="00827A9D"/>
    <w:rsid w:val="008311D9"/>
    <w:rsid w:val="008314D4"/>
    <w:rsid w:val="00832CDE"/>
    <w:rsid w:val="008351B5"/>
    <w:rsid w:val="00836E1B"/>
    <w:rsid w:val="0084023C"/>
    <w:rsid w:val="00840EBC"/>
    <w:rsid w:val="00841413"/>
    <w:rsid w:val="00842CC5"/>
    <w:rsid w:val="0084407E"/>
    <w:rsid w:val="008465F3"/>
    <w:rsid w:val="00853241"/>
    <w:rsid w:val="00853D34"/>
    <w:rsid w:val="00855BDF"/>
    <w:rsid w:val="00860681"/>
    <w:rsid w:val="00863968"/>
    <w:rsid w:val="00863E64"/>
    <w:rsid w:val="00865AD3"/>
    <w:rsid w:val="00865E14"/>
    <w:rsid w:val="008707EF"/>
    <w:rsid w:val="00870E33"/>
    <w:rsid w:val="008718A3"/>
    <w:rsid w:val="00873FF3"/>
    <w:rsid w:val="008766A2"/>
    <w:rsid w:val="00892F00"/>
    <w:rsid w:val="00892F1F"/>
    <w:rsid w:val="008933D3"/>
    <w:rsid w:val="00894FBF"/>
    <w:rsid w:val="008A3FDD"/>
    <w:rsid w:val="008A51B9"/>
    <w:rsid w:val="008A757E"/>
    <w:rsid w:val="008B19CE"/>
    <w:rsid w:val="008B1CD2"/>
    <w:rsid w:val="008B1EA7"/>
    <w:rsid w:val="008B3268"/>
    <w:rsid w:val="008B46C3"/>
    <w:rsid w:val="008B486F"/>
    <w:rsid w:val="008C0483"/>
    <w:rsid w:val="008C6CC9"/>
    <w:rsid w:val="008D40EA"/>
    <w:rsid w:val="008D4DB3"/>
    <w:rsid w:val="008D64CB"/>
    <w:rsid w:val="008D7F98"/>
    <w:rsid w:val="008E22B0"/>
    <w:rsid w:val="008E2E67"/>
    <w:rsid w:val="008E3EDC"/>
    <w:rsid w:val="008E400E"/>
    <w:rsid w:val="008E6ED8"/>
    <w:rsid w:val="008F1CA8"/>
    <w:rsid w:val="008F243A"/>
    <w:rsid w:val="008F29C0"/>
    <w:rsid w:val="008F3122"/>
    <w:rsid w:val="008F3733"/>
    <w:rsid w:val="008F41A3"/>
    <w:rsid w:val="008F6A8A"/>
    <w:rsid w:val="008F7088"/>
    <w:rsid w:val="0090207F"/>
    <w:rsid w:val="0090269B"/>
    <w:rsid w:val="009028BC"/>
    <w:rsid w:val="00903D1C"/>
    <w:rsid w:val="00904B90"/>
    <w:rsid w:val="009051A7"/>
    <w:rsid w:val="00907639"/>
    <w:rsid w:val="0091217C"/>
    <w:rsid w:val="009130FE"/>
    <w:rsid w:val="009156E7"/>
    <w:rsid w:val="00920918"/>
    <w:rsid w:val="00921F4E"/>
    <w:rsid w:val="0092656E"/>
    <w:rsid w:val="009300DD"/>
    <w:rsid w:val="00934ACC"/>
    <w:rsid w:val="00934B00"/>
    <w:rsid w:val="00935A0C"/>
    <w:rsid w:val="0093740D"/>
    <w:rsid w:val="0094076C"/>
    <w:rsid w:val="00942011"/>
    <w:rsid w:val="009437B8"/>
    <w:rsid w:val="00947746"/>
    <w:rsid w:val="009511E5"/>
    <w:rsid w:val="00953034"/>
    <w:rsid w:val="00953918"/>
    <w:rsid w:val="009565C4"/>
    <w:rsid w:val="009610EB"/>
    <w:rsid w:val="00961FEB"/>
    <w:rsid w:val="009630C5"/>
    <w:rsid w:val="00963887"/>
    <w:rsid w:val="00963FC2"/>
    <w:rsid w:val="00964D5E"/>
    <w:rsid w:val="009735C4"/>
    <w:rsid w:val="00974C64"/>
    <w:rsid w:val="00975CD3"/>
    <w:rsid w:val="00980821"/>
    <w:rsid w:val="00980858"/>
    <w:rsid w:val="00981752"/>
    <w:rsid w:val="00981920"/>
    <w:rsid w:val="009836FF"/>
    <w:rsid w:val="009839A6"/>
    <w:rsid w:val="00983F21"/>
    <w:rsid w:val="009909AE"/>
    <w:rsid w:val="00990B14"/>
    <w:rsid w:val="00992399"/>
    <w:rsid w:val="00993BF8"/>
    <w:rsid w:val="00995A22"/>
    <w:rsid w:val="00996ECE"/>
    <w:rsid w:val="009A14E4"/>
    <w:rsid w:val="009A6929"/>
    <w:rsid w:val="009B14E2"/>
    <w:rsid w:val="009B20C0"/>
    <w:rsid w:val="009B28A8"/>
    <w:rsid w:val="009B32D1"/>
    <w:rsid w:val="009B5F59"/>
    <w:rsid w:val="009C0446"/>
    <w:rsid w:val="009C1BD0"/>
    <w:rsid w:val="009C2277"/>
    <w:rsid w:val="009D175D"/>
    <w:rsid w:val="009D2B56"/>
    <w:rsid w:val="009D34AD"/>
    <w:rsid w:val="009D6121"/>
    <w:rsid w:val="009D6E16"/>
    <w:rsid w:val="009E0CFB"/>
    <w:rsid w:val="009E1F56"/>
    <w:rsid w:val="009E3DB2"/>
    <w:rsid w:val="009E7BC8"/>
    <w:rsid w:val="009F0AF6"/>
    <w:rsid w:val="009F17C0"/>
    <w:rsid w:val="009F232B"/>
    <w:rsid w:val="009F2A68"/>
    <w:rsid w:val="009F5599"/>
    <w:rsid w:val="009F650E"/>
    <w:rsid w:val="00A01182"/>
    <w:rsid w:val="00A016E0"/>
    <w:rsid w:val="00A20005"/>
    <w:rsid w:val="00A214EC"/>
    <w:rsid w:val="00A21BD0"/>
    <w:rsid w:val="00A23B2E"/>
    <w:rsid w:val="00A25959"/>
    <w:rsid w:val="00A25E3E"/>
    <w:rsid w:val="00A270A7"/>
    <w:rsid w:val="00A27419"/>
    <w:rsid w:val="00A30E42"/>
    <w:rsid w:val="00A311FE"/>
    <w:rsid w:val="00A33F21"/>
    <w:rsid w:val="00A36752"/>
    <w:rsid w:val="00A37E08"/>
    <w:rsid w:val="00A402D7"/>
    <w:rsid w:val="00A405AD"/>
    <w:rsid w:val="00A43653"/>
    <w:rsid w:val="00A47BA9"/>
    <w:rsid w:val="00A511FE"/>
    <w:rsid w:val="00A534D3"/>
    <w:rsid w:val="00A535CE"/>
    <w:rsid w:val="00A53C45"/>
    <w:rsid w:val="00A54CD6"/>
    <w:rsid w:val="00A563ED"/>
    <w:rsid w:val="00A575A3"/>
    <w:rsid w:val="00A65560"/>
    <w:rsid w:val="00A70E60"/>
    <w:rsid w:val="00A71945"/>
    <w:rsid w:val="00A724B9"/>
    <w:rsid w:val="00A735FD"/>
    <w:rsid w:val="00A74094"/>
    <w:rsid w:val="00A756A6"/>
    <w:rsid w:val="00A75FAC"/>
    <w:rsid w:val="00A77873"/>
    <w:rsid w:val="00A80634"/>
    <w:rsid w:val="00A81F93"/>
    <w:rsid w:val="00A839BA"/>
    <w:rsid w:val="00A861F0"/>
    <w:rsid w:val="00A90249"/>
    <w:rsid w:val="00A91FB8"/>
    <w:rsid w:val="00A94AF2"/>
    <w:rsid w:val="00AA1953"/>
    <w:rsid w:val="00AA34DD"/>
    <w:rsid w:val="00AA4B52"/>
    <w:rsid w:val="00AA5FE9"/>
    <w:rsid w:val="00AB1212"/>
    <w:rsid w:val="00AB3123"/>
    <w:rsid w:val="00AB6AA1"/>
    <w:rsid w:val="00AC0F97"/>
    <w:rsid w:val="00AC3361"/>
    <w:rsid w:val="00AC52A2"/>
    <w:rsid w:val="00AD2BFC"/>
    <w:rsid w:val="00AD58CA"/>
    <w:rsid w:val="00AD6465"/>
    <w:rsid w:val="00AF04D9"/>
    <w:rsid w:val="00AF21E1"/>
    <w:rsid w:val="00AF2D79"/>
    <w:rsid w:val="00AF2E3F"/>
    <w:rsid w:val="00AF4AF2"/>
    <w:rsid w:val="00AF5800"/>
    <w:rsid w:val="00AF6BB3"/>
    <w:rsid w:val="00B004F8"/>
    <w:rsid w:val="00B00AA7"/>
    <w:rsid w:val="00B0502A"/>
    <w:rsid w:val="00B0527A"/>
    <w:rsid w:val="00B06E45"/>
    <w:rsid w:val="00B07AB2"/>
    <w:rsid w:val="00B07E5D"/>
    <w:rsid w:val="00B07F1D"/>
    <w:rsid w:val="00B10F17"/>
    <w:rsid w:val="00B1339B"/>
    <w:rsid w:val="00B15C12"/>
    <w:rsid w:val="00B22CAB"/>
    <w:rsid w:val="00B23EC0"/>
    <w:rsid w:val="00B244F2"/>
    <w:rsid w:val="00B25184"/>
    <w:rsid w:val="00B27001"/>
    <w:rsid w:val="00B3082F"/>
    <w:rsid w:val="00B30D6A"/>
    <w:rsid w:val="00B31432"/>
    <w:rsid w:val="00B324CD"/>
    <w:rsid w:val="00B401D0"/>
    <w:rsid w:val="00B43E89"/>
    <w:rsid w:val="00B4481E"/>
    <w:rsid w:val="00B44C92"/>
    <w:rsid w:val="00B4563D"/>
    <w:rsid w:val="00B46162"/>
    <w:rsid w:val="00B47E65"/>
    <w:rsid w:val="00B52FF0"/>
    <w:rsid w:val="00B564DF"/>
    <w:rsid w:val="00B57EC5"/>
    <w:rsid w:val="00B61C08"/>
    <w:rsid w:val="00B62980"/>
    <w:rsid w:val="00B66AB5"/>
    <w:rsid w:val="00B71FC3"/>
    <w:rsid w:val="00B727F8"/>
    <w:rsid w:val="00B747A5"/>
    <w:rsid w:val="00B75899"/>
    <w:rsid w:val="00B75DE0"/>
    <w:rsid w:val="00B808D1"/>
    <w:rsid w:val="00B809DC"/>
    <w:rsid w:val="00B82CD1"/>
    <w:rsid w:val="00B83870"/>
    <w:rsid w:val="00B847AE"/>
    <w:rsid w:val="00B9463D"/>
    <w:rsid w:val="00B9517A"/>
    <w:rsid w:val="00B95255"/>
    <w:rsid w:val="00BA0B43"/>
    <w:rsid w:val="00BA18DC"/>
    <w:rsid w:val="00BA37C1"/>
    <w:rsid w:val="00BA59B8"/>
    <w:rsid w:val="00BA6655"/>
    <w:rsid w:val="00BB0D3E"/>
    <w:rsid w:val="00BB14FF"/>
    <w:rsid w:val="00BB169F"/>
    <w:rsid w:val="00BB3E27"/>
    <w:rsid w:val="00BB7D73"/>
    <w:rsid w:val="00BC4236"/>
    <w:rsid w:val="00BC6FDC"/>
    <w:rsid w:val="00BC7900"/>
    <w:rsid w:val="00BD073D"/>
    <w:rsid w:val="00BD4335"/>
    <w:rsid w:val="00BD62F1"/>
    <w:rsid w:val="00BE0F04"/>
    <w:rsid w:val="00BE1143"/>
    <w:rsid w:val="00BE2B5D"/>
    <w:rsid w:val="00BE3621"/>
    <w:rsid w:val="00BE3E4F"/>
    <w:rsid w:val="00BE5D0A"/>
    <w:rsid w:val="00BF5CFD"/>
    <w:rsid w:val="00BF7169"/>
    <w:rsid w:val="00C01317"/>
    <w:rsid w:val="00C016E0"/>
    <w:rsid w:val="00C04030"/>
    <w:rsid w:val="00C04F19"/>
    <w:rsid w:val="00C05230"/>
    <w:rsid w:val="00C057D5"/>
    <w:rsid w:val="00C07C81"/>
    <w:rsid w:val="00C10260"/>
    <w:rsid w:val="00C11201"/>
    <w:rsid w:val="00C153DD"/>
    <w:rsid w:val="00C16B80"/>
    <w:rsid w:val="00C248BC"/>
    <w:rsid w:val="00C2585E"/>
    <w:rsid w:val="00C2592D"/>
    <w:rsid w:val="00C25E34"/>
    <w:rsid w:val="00C30557"/>
    <w:rsid w:val="00C373C8"/>
    <w:rsid w:val="00C42433"/>
    <w:rsid w:val="00C4296B"/>
    <w:rsid w:val="00C45B14"/>
    <w:rsid w:val="00C4616A"/>
    <w:rsid w:val="00C512A3"/>
    <w:rsid w:val="00C56659"/>
    <w:rsid w:val="00C60AF1"/>
    <w:rsid w:val="00C60E05"/>
    <w:rsid w:val="00C624CE"/>
    <w:rsid w:val="00C64571"/>
    <w:rsid w:val="00C71E4A"/>
    <w:rsid w:val="00C746D2"/>
    <w:rsid w:val="00C75057"/>
    <w:rsid w:val="00C81516"/>
    <w:rsid w:val="00C84213"/>
    <w:rsid w:val="00C84AC9"/>
    <w:rsid w:val="00C85C30"/>
    <w:rsid w:val="00C91B7B"/>
    <w:rsid w:val="00C942D8"/>
    <w:rsid w:val="00C9432D"/>
    <w:rsid w:val="00C947A6"/>
    <w:rsid w:val="00C95B9F"/>
    <w:rsid w:val="00C97576"/>
    <w:rsid w:val="00CA0F60"/>
    <w:rsid w:val="00CA22F6"/>
    <w:rsid w:val="00CA30B3"/>
    <w:rsid w:val="00CA36DE"/>
    <w:rsid w:val="00CB217F"/>
    <w:rsid w:val="00CB240F"/>
    <w:rsid w:val="00CB3679"/>
    <w:rsid w:val="00CB7000"/>
    <w:rsid w:val="00CC02E8"/>
    <w:rsid w:val="00CC1C0F"/>
    <w:rsid w:val="00CC23C6"/>
    <w:rsid w:val="00CC2FF9"/>
    <w:rsid w:val="00CC4A8D"/>
    <w:rsid w:val="00CC4B02"/>
    <w:rsid w:val="00CC6F25"/>
    <w:rsid w:val="00CC76DD"/>
    <w:rsid w:val="00CC77FE"/>
    <w:rsid w:val="00CD4B71"/>
    <w:rsid w:val="00CD69D7"/>
    <w:rsid w:val="00CD7399"/>
    <w:rsid w:val="00CD78FD"/>
    <w:rsid w:val="00CE1C0D"/>
    <w:rsid w:val="00CE3DED"/>
    <w:rsid w:val="00CF6646"/>
    <w:rsid w:val="00CF67BB"/>
    <w:rsid w:val="00D0168C"/>
    <w:rsid w:val="00D02E59"/>
    <w:rsid w:val="00D0656F"/>
    <w:rsid w:val="00D06CEE"/>
    <w:rsid w:val="00D06EA9"/>
    <w:rsid w:val="00D076A5"/>
    <w:rsid w:val="00D10DAE"/>
    <w:rsid w:val="00D10EF7"/>
    <w:rsid w:val="00D1159C"/>
    <w:rsid w:val="00D121C5"/>
    <w:rsid w:val="00D13E36"/>
    <w:rsid w:val="00D14145"/>
    <w:rsid w:val="00D15199"/>
    <w:rsid w:val="00D16A6C"/>
    <w:rsid w:val="00D209EE"/>
    <w:rsid w:val="00D22266"/>
    <w:rsid w:val="00D25258"/>
    <w:rsid w:val="00D364F0"/>
    <w:rsid w:val="00D376C4"/>
    <w:rsid w:val="00D42EE6"/>
    <w:rsid w:val="00D47378"/>
    <w:rsid w:val="00D479D9"/>
    <w:rsid w:val="00D50CC6"/>
    <w:rsid w:val="00D543BF"/>
    <w:rsid w:val="00D6293C"/>
    <w:rsid w:val="00D632B9"/>
    <w:rsid w:val="00D63D70"/>
    <w:rsid w:val="00D653F4"/>
    <w:rsid w:val="00D677F2"/>
    <w:rsid w:val="00D708DA"/>
    <w:rsid w:val="00D76297"/>
    <w:rsid w:val="00D77DA7"/>
    <w:rsid w:val="00D80DF7"/>
    <w:rsid w:val="00D837D9"/>
    <w:rsid w:val="00D846DD"/>
    <w:rsid w:val="00D8790D"/>
    <w:rsid w:val="00D9383C"/>
    <w:rsid w:val="00D93951"/>
    <w:rsid w:val="00DA36AC"/>
    <w:rsid w:val="00DA40BC"/>
    <w:rsid w:val="00DA4B10"/>
    <w:rsid w:val="00DA6EE8"/>
    <w:rsid w:val="00DB0F70"/>
    <w:rsid w:val="00DB1508"/>
    <w:rsid w:val="00DB32B4"/>
    <w:rsid w:val="00DB4C94"/>
    <w:rsid w:val="00DB5B8F"/>
    <w:rsid w:val="00DB65B7"/>
    <w:rsid w:val="00DC1D53"/>
    <w:rsid w:val="00DC4052"/>
    <w:rsid w:val="00DD238A"/>
    <w:rsid w:val="00DE1E8E"/>
    <w:rsid w:val="00DE443B"/>
    <w:rsid w:val="00DE600A"/>
    <w:rsid w:val="00DF37DA"/>
    <w:rsid w:val="00E01658"/>
    <w:rsid w:val="00E02361"/>
    <w:rsid w:val="00E03C53"/>
    <w:rsid w:val="00E0489F"/>
    <w:rsid w:val="00E0719E"/>
    <w:rsid w:val="00E072C4"/>
    <w:rsid w:val="00E10F81"/>
    <w:rsid w:val="00E11856"/>
    <w:rsid w:val="00E129D9"/>
    <w:rsid w:val="00E13FBF"/>
    <w:rsid w:val="00E15581"/>
    <w:rsid w:val="00E16DB0"/>
    <w:rsid w:val="00E16E6C"/>
    <w:rsid w:val="00E20312"/>
    <w:rsid w:val="00E2441F"/>
    <w:rsid w:val="00E2471E"/>
    <w:rsid w:val="00E32649"/>
    <w:rsid w:val="00E333EC"/>
    <w:rsid w:val="00E34C46"/>
    <w:rsid w:val="00E351C7"/>
    <w:rsid w:val="00E35965"/>
    <w:rsid w:val="00E406B6"/>
    <w:rsid w:val="00E41840"/>
    <w:rsid w:val="00E443B6"/>
    <w:rsid w:val="00E470BD"/>
    <w:rsid w:val="00E51137"/>
    <w:rsid w:val="00E549A0"/>
    <w:rsid w:val="00E57F75"/>
    <w:rsid w:val="00E61639"/>
    <w:rsid w:val="00E61AF2"/>
    <w:rsid w:val="00E65813"/>
    <w:rsid w:val="00E66520"/>
    <w:rsid w:val="00E7090F"/>
    <w:rsid w:val="00E73848"/>
    <w:rsid w:val="00E74FEB"/>
    <w:rsid w:val="00E75125"/>
    <w:rsid w:val="00E751EB"/>
    <w:rsid w:val="00E75364"/>
    <w:rsid w:val="00E81C67"/>
    <w:rsid w:val="00E829EA"/>
    <w:rsid w:val="00E84094"/>
    <w:rsid w:val="00E87C82"/>
    <w:rsid w:val="00E9369F"/>
    <w:rsid w:val="00E95253"/>
    <w:rsid w:val="00E970C8"/>
    <w:rsid w:val="00EA0F7B"/>
    <w:rsid w:val="00EA72A4"/>
    <w:rsid w:val="00EB03EB"/>
    <w:rsid w:val="00EB48BB"/>
    <w:rsid w:val="00EB6EA3"/>
    <w:rsid w:val="00EB785F"/>
    <w:rsid w:val="00EB78E3"/>
    <w:rsid w:val="00EC449E"/>
    <w:rsid w:val="00EC5389"/>
    <w:rsid w:val="00EC679F"/>
    <w:rsid w:val="00EC6DBD"/>
    <w:rsid w:val="00ED4A4E"/>
    <w:rsid w:val="00EE1BD4"/>
    <w:rsid w:val="00EE34B3"/>
    <w:rsid w:val="00EE38A9"/>
    <w:rsid w:val="00EE6145"/>
    <w:rsid w:val="00EE6158"/>
    <w:rsid w:val="00EE664C"/>
    <w:rsid w:val="00EE774B"/>
    <w:rsid w:val="00EF0FAA"/>
    <w:rsid w:val="00EF216E"/>
    <w:rsid w:val="00EF2ED3"/>
    <w:rsid w:val="00EF2EE7"/>
    <w:rsid w:val="00EF31DF"/>
    <w:rsid w:val="00EF55AF"/>
    <w:rsid w:val="00EF6E49"/>
    <w:rsid w:val="00EF6F97"/>
    <w:rsid w:val="00F03982"/>
    <w:rsid w:val="00F05569"/>
    <w:rsid w:val="00F05993"/>
    <w:rsid w:val="00F06A6B"/>
    <w:rsid w:val="00F103EA"/>
    <w:rsid w:val="00F11CB4"/>
    <w:rsid w:val="00F13CA5"/>
    <w:rsid w:val="00F14954"/>
    <w:rsid w:val="00F1609C"/>
    <w:rsid w:val="00F173A4"/>
    <w:rsid w:val="00F2111F"/>
    <w:rsid w:val="00F279FF"/>
    <w:rsid w:val="00F33EC8"/>
    <w:rsid w:val="00F35482"/>
    <w:rsid w:val="00F36FFF"/>
    <w:rsid w:val="00F40244"/>
    <w:rsid w:val="00F40296"/>
    <w:rsid w:val="00F41459"/>
    <w:rsid w:val="00F419CD"/>
    <w:rsid w:val="00F46D75"/>
    <w:rsid w:val="00F50CE9"/>
    <w:rsid w:val="00F51411"/>
    <w:rsid w:val="00F51442"/>
    <w:rsid w:val="00F57648"/>
    <w:rsid w:val="00F60074"/>
    <w:rsid w:val="00F614EA"/>
    <w:rsid w:val="00F65214"/>
    <w:rsid w:val="00F656DC"/>
    <w:rsid w:val="00F67181"/>
    <w:rsid w:val="00F70AF1"/>
    <w:rsid w:val="00F70FBD"/>
    <w:rsid w:val="00F71D5C"/>
    <w:rsid w:val="00F754E4"/>
    <w:rsid w:val="00F80D97"/>
    <w:rsid w:val="00F86AE7"/>
    <w:rsid w:val="00F90FD8"/>
    <w:rsid w:val="00F91BAF"/>
    <w:rsid w:val="00F91E00"/>
    <w:rsid w:val="00F920EB"/>
    <w:rsid w:val="00F926DE"/>
    <w:rsid w:val="00F936B9"/>
    <w:rsid w:val="00F94CB2"/>
    <w:rsid w:val="00F951D8"/>
    <w:rsid w:val="00FA7F3F"/>
    <w:rsid w:val="00FB038E"/>
    <w:rsid w:val="00FB157B"/>
    <w:rsid w:val="00FB57E0"/>
    <w:rsid w:val="00FB644A"/>
    <w:rsid w:val="00FD0FF0"/>
    <w:rsid w:val="00FD6049"/>
    <w:rsid w:val="00FD7653"/>
    <w:rsid w:val="00FE015F"/>
    <w:rsid w:val="00FE4070"/>
    <w:rsid w:val="00FE408E"/>
    <w:rsid w:val="00FE41F1"/>
    <w:rsid w:val="00FE639B"/>
    <w:rsid w:val="00FF3DB3"/>
    <w:rsid w:val="00FF7A42"/>
    <w:rsid w:val="00FF7E0D"/>
    <w:rsid w:val="56B1183A"/>
    <w:rsid w:val="5F9A5F0B"/>
    <w:rsid w:val="65384BF4"/>
    <w:rsid w:val="6BA61731"/>
    <w:rsid w:val="6BC920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3B904"/>
  <w15:docId w15:val="{998D55FD-486E-4F54-8F44-E781F12A1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0" w:qFormat="1"/>
    <w:lsdException w:name="heading 2" w:uiPriority="0"/>
    <w:lsdException w:name="heading 3" w:uiPriority="0"/>
    <w:lsdException w:name="heading 4" w:uiPriority="0"/>
    <w:lsdException w:name="heading 5" w:uiPriority="0"/>
    <w:lsdException w:name="heading 6" w:uiPriority="0"/>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qFormat="1"/>
    <w:lsdException w:name="header" w:unhideWhenUsed="1"/>
    <w:lsdException w:name="footer"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pacing w:after="0" w:line="1" w:lineRule="atLeast"/>
      <w:ind w:leftChars="-1" w:left="-1" w:hangingChars="1" w:hanging="1"/>
      <w:textAlignment w:val="top"/>
      <w:outlineLvl w:val="0"/>
    </w:pPr>
    <w:rPr>
      <w:rFonts w:eastAsia="Times New Roman"/>
      <w:color w:val="000000"/>
      <w:kern w:val="1"/>
      <w:position w:val="-1"/>
      <w:sz w:val="24"/>
      <w:szCs w:val="24"/>
      <w:lang w:eastAsia="hi-IN" w:bidi="hi-IN"/>
    </w:rPr>
  </w:style>
  <w:style w:type="paragraph" w:styleId="Heading1">
    <w:name w:val="heading 1"/>
    <w:basedOn w:val="Normal"/>
    <w:next w:val="Normal"/>
    <w:link w:val="Heading1Char"/>
    <w:qFormat/>
    <w:pPr>
      <w:keepNext/>
      <w:keepLines/>
      <w:spacing w:before="480" w:after="120"/>
    </w:pPr>
    <w:rPr>
      <w:b/>
      <w:sz w:val="48"/>
      <w:szCs w:val="48"/>
    </w:rPr>
  </w:style>
  <w:style w:type="paragraph" w:styleId="Heading2">
    <w:name w:val="heading 2"/>
    <w:basedOn w:val="Normal"/>
    <w:next w:val="Normal"/>
    <w:link w:val="Heading2Char"/>
    <w:pPr>
      <w:keepNext/>
      <w:keepLines/>
      <w:spacing w:before="360" w:after="80"/>
      <w:outlineLvl w:val="1"/>
    </w:pPr>
    <w:rPr>
      <w:b/>
      <w:sz w:val="36"/>
      <w:szCs w:val="36"/>
    </w:rPr>
  </w:style>
  <w:style w:type="paragraph" w:styleId="Heading3">
    <w:name w:val="heading 3"/>
    <w:basedOn w:val="Normal"/>
    <w:next w:val="Normal"/>
    <w:link w:val="Heading3Char"/>
    <w:pPr>
      <w:keepNext/>
      <w:keepLines/>
      <w:spacing w:before="280" w:after="80"/>
      <w:outlineLvl w:val="2"/>
    </w:pPr>
    <w:rPr>
      <w:b/>
      <w:sz w:val="28"/>
      <w:szCs w:val="28"/>
    </w:rPr>
  </w:style>
  <w:style w:type="paragraph" w:styleId="Heading4">
    <w:name w:val="heading 4"/>
    <w:basedOn w:val="Normal"/>
    <w:next w:val="Normal"/>
    <w:link w:val="Heading4Char"/>
    <w:pPr>
      <w:keepNext/>
      <w:keepLines/>
      <w:spacing w:before="240" w:after="40"/>
      <w:outlineLvl w:val="3"/>
    </w:pPr>
    <w:rPr>
      <w:b/>
    </w:rPr>
  </w:style>
  <w:style w:type="paragraph" w:styleId="Heading5">
    <w:name w:val="heading 5"/>
    <w:basedOn w:val="Normal"/>
    <w:next w:val="Normal"/>
    <w:link w:val="Heading5Char"/>
    <w:pPr>
      <w:keepNext/>
      <w:keepLines/>
      <w:spacing w:before="220" w:after="40"/>
      <w:outlineLvl w:val="4"/>
    </w:pPr>
    <w:rPr>
      <w:b/>
      <w:sz w:val="22"/>
      <w:szCs w:val="22"/>
    </w:rPr>
  </w:style>
  <w:style w:type="paragraph" w:styleId="Heading6">
    <w:name w:val="heading 6"/>
    <w:basedOn w:val="Normal"/>
    <w:next w:val="Normal"/>
    <w:link w:val="Heading6Char"/>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eastAsia="SimSun" w:hAnsi="Tahoma" w:cs="Mangal"/>
      <w:sz w:val="16"/>
      <w:szCs w:val="14"/>
    </w:rPr>
  </w:style>
  <w:style w:type="paragraph" w:styleId="BodyText">
    <w:name w:val="Body Text"/>
    <w:basedOn w:val="Normal"/>
    <w:link w:val="BodyTextChar"/>
    <w:pPr>
      <w:spacing w:after="120"/>
    </w:pPr>
  </w:style>
  <w:style w:type="paragraph" w:styleId="Caption">
    <w:name w:val="caption"/>
    <w:basedOn w:val="Normal"/>
    <w:next w:val="Normal"/>
    <w:uiPriority w:val="35"/>
    <w:qFormat/>
    <w:pPr>
      <w:suppressLineNumbers/>
      <w:spacing w:before="120" w:after="120"/>
    </w:pPr>
    <w:rPr>
      <w:i/>
      <w:iCs/>
    </w:rPr>
  </w:style>
  <w:style w:type="paragraph" w:styleId="CommentText">
    <w:name w:val="annotation text"/>
    <w:basedOn w:val="Normal"/>
    <w:link w:val="CommentTextChar"/>
    <w:uiPriority w:val="99"/>
    <w:qFormat/>
    <w:rPr>
      <w:sz w:val="20"/>
      <w:szCs w:val="18"/>
    </w:rPr>
  </w:style>
  <w:style w:type="paragraph" w:styleId="CommentSubject">
    <w:name w:val="annotation subject"/>
    <w:basedOn w:val="CommentText"/>
    <w:next w:val="CommentText"/>
    <w:link w:val="CommentSubjectChar"/>
    <w:qFormat/>
    <w:rPr>
      <w:b/>
      <w:bCs/>
    </w:rPr>
  </w:style>
  <w:style w:type="paragraph" w:styleId="Footer">
    <w:name w:val="footer"/>
    <w:basedOn w:val="Normal"/>
    <w:link w:val="FooterChar"/>
    <w:uiPriority w:val="99"/>
    <w:unhideWhenUsed/>
    <w:pPr>
      <w:tabs>
        <w:tab w:val="center" w:pos="4513"/>
        <w:tab w:val="right" w:pos="9026"/>
      </w:tabs>
      <w:spacing w:line="240" w:lineRule="auto"/>
    </w:pPr>
    <w:rPr>
      <w:rFonts w:cs="Mangal"/>
      <w:szCs w:val="21"/>
    </w:rPr>
  </w:style>
  <w:style w:type="paragraph" w:styleId="FootnoteText">
    <w:name w:val="footnote text"/>
    <w:basedOn w:val="Normal"/>
    <w:link w:val="FootnoteTextChar"/>
    <w:uiPriority w:val="99"/>
    <w:semiHidden/>
    <w:unhideWhenUsed/>
    <w:pPr>
      <w:spacing w:line="240" w:lineRule="auto"/>
    </w:pPr>
    <w:rPr>
      <w:rFonts w:cs="Mangal"/>
      <w:sz w:val="20"/>
      <w:szCs w:val="18"/>
    </w:rPr>
  </w:style>
  <w:style w:type="paragraph" w:styleId="Header">
    <w:name w:val="header"/>
    <w:basedOn w:val="Normal"/>
    <w:link w:val="HeaderChar"/>
    <w:uiPriority w:val="99"/>
    <w:unhideWhenUsed/>
    <w:pPr>
      <w:tabs>
        <w:tab w:val="center" w:pos="4513"/>
        <w:tab w:val="right" w:pos="9026"/>
      </w:tabs>
      <w:spacing w:line="240" w:lineRule="auto"/>
    </w:pPr>
    <w:rPr>
      <w:rFonts w:cs="Mangal"/>
      <w:szCs w:val="21"/>
    </w:rPr>
  </w:style>
  <w:style w:type="paragraph" w:styleId="HTMLPreformatted">
    <w:name w:val="HTML Preformatted"/>
    <w:basedOn w:val="Normal"/>
    <w:link w:val="HTMLPreformattedChar"/>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0" w:left="0" w:firstLineChars="0" w:firstLine="0"/>
      <w:textAlignment w:val="auto"/>
      <w:outlineLvl w:val="9"/>
    </w:pPr>
    <w:rPr>
      <w:rFonts w:ascii="Courier New" w:hAnsi="Courier New" w:cs="Courier New"/>
      <w:color w:val="auto"/>
      <w:position w:val="0"/>
      <w:sz w:val="20"/>
      <w:szCs w:val="20"/>
      <w:lang w:val="en-US" w:eastAsia="ar-SA" w:bidi="ar-SA"/>
    </w:rPr>
  </w:style>
  <w:style w:type="paragraph" w:styleId="List">
    <w:name w:val="List"/>
    <w:basedOn w:val="BodyText"/>
  </w:style>
  <w:style w:type="paragraph" w:styleId="NormalWeb">
    <w:name w:val="Normal (Web)"/>
    <w:basedOn w:val="Normal"/>
    <w:uiPriority w:val="99"/>
    <w:unhideWhenUsed/>
    <w:pPr>
      <w:widowControl/>
      <w:spacing w:before="100" w:beforeAutospacing="1" w:after="100" w:afterAutospacing="1" w:line="240" w:lineRule="auto"/>
      <w:ind w:leftChars="0" w:left="0" w:firstLineChars="0" w:firstLine="0"/>
      <w:textAlignment w:val="auto"/>
      <w:outlineLvl w:val="9"/>
    </w:pPr>
    <w:rPr>
      <w:color w:val="auto"/>
      <w:kern w:val="0"/>
      <w:position w:val="0"/>
      <w:lang w:val="en-US" w:eastAsia="en-US" w:bidi="ar-SA"/>
    </w:rPr>
  </w:style>
  <w:style w:type="paragraph" w:styleId="Subtitle">
    <w:name w:val="Subtitle"/>
    <w:basedOn w:val="Normal"/>
    <w:next w:val="Normal"/>
    <w:link w:val="SubtitleChar"/>
    <w:pPr>
      <w:keepNext/>
      <w:keepLines/>
      <w:spacing w:before="360" w:after="80"/>
    </w:pPr>
    <w:rPr>
      <w:rFonts w:ascii="Georgia" w:eastAsia="Georgia" w:hAnsi="Georgia" w:cs="Georgia"/>
      <w:i/>
      <w:color w:val="666666"/>
      <w:sz w:val="48"/>
      <w:szCs w:val="48"/>
    </w:rPr>
  </w:style>
  <w:style w:type="paragraph" w:styleId="Title">
    <w:name w:val="Title"/>
    <w:basedOn w:val="Normal"/>
    <w:next w:val="Normal"/>
    <w:link w:val="TitleChar"/>
    <w:pPr>
      <w:keepNext/>
      <w:keepLines/>
      <w:spacing w:before="480" w:after="120"/>
    </w:pPr>
    <w:rPr>
      <w:b/>
      <w:sz w:val="72"/>
      <w:szCs w:val="72"/>
    </w:rPr>
  </w:style>
  <w:style w:type="character" w:styleId="CommentReference">
    <w:name w:val="annotation reference"/>
    <w:uiPriority w:val="99"/>
    <w:qFormat/>
    <w:rPr>
      <w:w w:val="100"/>
      <w:position w:val="-1"/>
      <w:sz w:val="16"/>
      <w:szCs w:val="16"/>
      <w:vertAlign w:val="baseline"/>
      <w:cs w:val="0"/>
    </w:r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000FF" w:themeColor="hyperlink"/>
      <w:u w:val="single"/>
    </w:rPr>
  </w:style>
  <w:style w:type="character" w:styleId="LineNumber">
    <w:name w:val="line number"/>
    <w:basedOn w:val="DefaultParagraphFont"/>
    <w:uiPriority w:val="99"/>
    <w:semiHidden/>
    <w:unhideWhenUsed/>
  </w:style>
  <w:style w:type="table" w:styleId="TableGrid">
    <w:name w:val="Table Grid"/>
    <w:basedOn w:val="TableNormal"/>
    <w:uiPriority w:val="59"/>
    <w:pPr>
      <w:widowControl w:val="0"/>
      <w:suppressAutoHyphens/>
      <w:spacing w:after="0" w:line="1" w:lineRule="atLeast"/>
      <w:ind w:leftChars="-1" w:left="-1" w:hangingChars="1" w:hanging="1"/>
      <w:textAlignment w:val="top"/>
      <w:outlineLvl w:val="0"/>
    </w:pPr>
    <w:rPr>
      <w:rFonts w:eastAsia="Times New Roman"/>
      <w:color w:val="000000"/>
      <w:position w:val="-1"/>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pPr>
      <w:spacing w:after="0" w:line="240" w:lineRule="auto"/>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1Char">
    <w:name w:val="Heading 1 Char"/>
    <w:basedOn w:val="DefaultParagraphFont"/>
    <w:link w:val="Heading1"/>
    <w:rPr>
      <w:rFonts w:ascii="Times New Roman" w:eastAsia="Times New Roman" w:hAnsi="Times New Roman" w:cs="Times New Roman"/>
      <w:b/>
      <w:color w:val="000000"/>
      <w:kern w:val="1"/>
      <w:position w:val="-1"/>
      <w:sz w:val="48"/>
      <w:szCs w:val="48"/>
      <w:lang w:val="en-GB" w:eastAsia="hi-IN" w:bidi="hi-IN"/>
    </w:rPr>
  </w:style>
  <w:style w:type="character" w:customStyle="1" w:styleId="Heading2Char">
    <w:name w:val="Heading 2 Char"/>
    <w:basedOn w:val="DefaultParagraphFont"/>
    <w:link w:val="Heading2"/>
    <w:rPr>
      <w:rFonts w:ascii="Times New Roman" w:eastAsia="Times New Roman" w:hAnsi="Times New Roman" w:cs="Times New Roman"/>
      <w:b/>
      <w:color w:val="000000"/>
      <w:kern w:val="1"/>
      <w:position w:val="-1"/>
      <w:sz w:val="36"/>
      <w:szCs w:val="36"/>
      <w:lang w:val="en-GB" w:eastAsia="hi-IN" w:bidi="hi-IN"/>
    </w:rPr>
  </w:style>
  <w:style w:type="character" w:customStyle="1" w:styleId="Heading3Char">
    <w:name w:val="Heading 3 Char"/>
    <w:basedOn w:val="DefaultParagraphFont"/>
    <w:link w:val="Heading3"/>
    <w:rPr>
      <w:rFonts w:ascii="Times New Roman" w:eastAsia="Times New Roman" w:hAnsi="Times New Roman" w:cs="Times New Roman"/>
      <w:b/>
      <w:color w:val="000000"/>
      <w:kern w:val="1"/>
      <w:position w:val="-1"/>
      <w:sz w:val="28"/>
      <w:szCs w:val="28"/>
      <w:lang w:val="en-GB" w:eastAsia="hi-IN" w:bidi="hi-IN"/>
    </w:rPr>
  </w:style>
  <w:style w:type="character" w:customStyle="1" w:styleId="Heading4Char">
    <w:name w:val="Heading 4 Char"/>
    <w:basedOn w:val="DefaultParagraphFont"/>
    <w:link w:val="Heading4"/>
    <w:rPr>
      <w:rFonts w:ascii="Times New Roman" w:eastAsia="Times New Roman" w:hAnsi="Times New Roman" w:cs="Times New Roman"/>
      <w:b/>
      <w:color w:val="000000"/>
      <w:kern w:val="1"/>
      <w:position w:val="-1"/>
      <w:sz w:val="24"/>
      <w:szCs w:val="24"/>
      <w:lang w:val="en-GB" w:eastAsia="hi-IN" w:bidi="hi-IN"/>
    </w:rPr>
  </w:style>
  <w:style w:type="character" w:customStyle="1" w:styleId="Heading5Char">
    <w:name w:val="Heading 5 Char"/>
    <w:basedOn w:val="DefaultParagraphFont"/>
    <w:link w:val="Heading5"/>
    <w:rPr>
      <w:rFonts w:ascii="Times New Roman" w:eastAsia="Times New Roman" w:hAnsi="Times New Roman" w:cs="Times New Roman"/>
      <w:b/>
      <w:color w:val="000000"/>
      <w:kern w:val="1"/>
      <w:position w:val="-1"/>
      <w:lang w:val="en-GB" w:eastAsia="hi-IN" w:bidi="hi-IN"/>
    </w:rPr>
  </w:style>
  <w:style w:type="character" w:customStyle="1" w:styleId="Heading6Char">
    <w:name w:val="Heading 6 Char"/>
    <w:basedOn w:val="DefaultParagraphFont"/>
    <w:link w:val="Heading6"/>
    <w:qFormat/>
    <w:rPr>
      <w:rFonts w:ascii="Times New Roman" w:eastAsia="Times New Roman" w:hAnsi="Times New Roman" w:cs="Times New Roman"/>
      <w:b/>
      <w:color w:val="000000"/>
      <w:kern w:val="1"/>
      <w:position w:val="-1"/>
      <w:sz w:val="20"/>
      <w:szCs w:val="20"/>
      <w:lang w:val="en-GB" w:eastAsia="hi-IN" w:bidi="hi-IN"/>
    </w:rPr>
  </w:style>
  <w:style w:type="character" w:customStyle="1" w:styleId="TitleChar">
    <w:name w:val="Title Char"/>
    <w:basedOn w:val="DefaultParagraphFont"/>
    <w:link w:val="Title"/>
    <w:rPr>
      <w:rFonts w:ascii="Times New Roman" w:eastAsia="Times New Roman" w:hAnsi="Times New Roman" w:cs="Times New Roman"/>
      <w:b/>
      <w:color w:val="000000"/>
      <w:kern w:val="1"/>
      <w:position w:val="-1"/>
      <w:sz w:val="72"/>
      <w:szCs w:val="72"/>
      <w:lang w:val="en-GB" w:eastAsia="hi-IN" w:bidi="hi-IN"/>
    </w:rPr>
  </w:style>
  <w:style w:type="paragraph" w:customStyle="1" w:styleId="Heading">
    <w:name w:val="Heading"/>
    <w:basedOn w:val="Normal"/>
    <w:next w:val="BodyText"/>
    <w:uiPriority w:val="99"/>
    <w:qFormat/>
    <w:pPr>
      <w:keepNext/>
      <w:spacing w:before="240" w:after="120"/>
    </w:pPr>
    <w:rPr>
      <w:rFonts w:ascii="Arial" w:eastAsia="Microsoft YaHei" w:hAnsi="Arial" w:cs="Arial"/>
      <w:sz w:val="28"/>
      <w:szCs w:val="28"/>
    </w:rPr>
  </w:style>
  <w:style w:type="character" w:customStyle="1" w:styleId="BodyTextChar">
    <w:name w:val="Body Text Char"/>
    <w:basedOn w:val="DefaultParagraphFont"/>
    <w:link w:val="BodyText"/>
    <w:qFormat/>
    <w:rPr>
      <w:rFonts w:ascii="Times New Roman" w:eastAsia="Times New Roman" w:hAnsi="Times New Roman" w:cs="Times New Roman"/>
      <w:color w:val="000000"/>
      <w:kern w:val="1"/>
      <w:position w:val="-1"/>
      <w:sz w:val="24"/>
      <w:szCs w:val="24"/>
      <w:lang w:val="en-GB" w:eastAsia="hi-IN" w:bidi="hi-IN"/>
    </w:rPr>
  </w:style>
  <w:style w:type="paragraph" w:customStyle="1" w:styleId="Index">
    <w:name w:val="Index"/>
    <w:basedOn w:val="Normal"/>
    <w:pPr>
      <w:suppressLineNumbers/>
    </w:pPr>
  </w:style>
  <w:style w:type="paragraph" w:styleId="ListParagraph">
    <w:name w:val="List Paragraph"/>
    <w:basedOn w:val="Normal"/>
    <w:pPr>
      <w:widowControl/>
      <w:suppressAutoHyphens/>
      <w:spacing w:after="200" w:line="276" w:lineRule="auto"/>
      <w:ind w:left="720"/>
      <w:contextualSpacing/>
    </w:pPr>
    <w:rPr>
      <w:rFonts w:ascii="Calibri" w:eastAsia="Calibri" w:hAnsi="Calibri"/>
      <w:kern w:val="0"/>
      <w:sz w:val="22"/>
      <w:szCs w:val="22"/>
      <w:lang w:val="en-US" w:eastAsia="en-US" w:bidi="ar-SA"/>
    </w:rPr>
  </w:style>
  <w:style w:type="character" w:customStyle="1" w:styleId="CommentTextChar">
    <w:name w:val="Comment Text Char"/>
    <w:basedOn w:val="DefaultParagraphFont"/>
    <w:link w:val="CommentText"/>
    <w:uiPriority w:val="99"/>
    <w:rPr>
      <w:rFonts w:ascii="Times New Roman" w:eastAsia="Times New Roman" w:hAnsi="Times New Roman" w:cs="Times New Roman"/>
      <w:color w:val="000000"/>
      <w:kern w:val="1"/>
      <w:position w:val="-1"/>
      <w:sz w:val="20"/>
      <w:szCs w:val="18"/>
      <w:lang w:val="en-GB" w:eastAsia="hi-IN" w:bidi="hi-IN"/>
    </w:rPr>
  </w:style>
  <w:style w:type="character" w:customStyle="1" w:styleId="CommentSubjectChar">
    <w:name w:val="Comment Subject Char"/>
    <w:basedOn w:val="CommentTextChar"/>
    <w:link w:val="CommentSubject"/>
    <w:rPr>
      <w:rFonts w:ascii="Times New Roman" w:eastAsia="Times New Roman" w:hAnsi="Times New Roman" w:cs="Times New Roman"/>
      <w:b/>
      <w:bCs/>
      <w:color w:val="000000"/>
      <w:kern w:val="1"/>
      <w:position w:val="-1"/>
      <w:sz w:val="20"/>
      <w:szCs w:val="18"/>
      <w:lang w:val="en-GB" w:eastAsia="hi-IN" w:bidi="hi-IN"/>
    </w:rPr>
  </w:style>
  <w:style w:type="character" w:customStyle="1" w:styleId="BalloonTextChar">
    <w:name w:val="Balloon Text Char"/>
    <w:basedOn w:val="DefaultParagraphFont"/>
    <w:link w:val="BalloonText"/>
    <w:rPr>
      <w:rFonts w:ascii="Tahoma" w:eastAsia="SimSun" w:hAnsi="Tahoma" w:cs="Mangal"/>
      <w:color w:val="000000"/>
      <w:kern w:val="1"/>
      <w:position w:val="-1"/>
      <w:sz w:val="16"/>
      <w:szCs w:val="14"/>
      <w:lang w:val="en-GB" w:eastAsia="hi-IN" w:bidi="hi-IN"/>
    </w:rPr>
  </w:style>
  <w:style w:type="character" w:customStyle="1" w:styleId="SubtitleChar">
    <w:name w:val="Subtitle Char"/>
    <w:basedOn w:val="DefaultParagraphFont"/>
    <w:link w:val="Subtitle"/>
    <w:rPr>
      <w:rFonts w:ascii="Georgia" w:eastAsia="Georgia" w:hAnsi="Georgia" w:cs="Georgia"/>
      <w:i/>
      <w:color w:val="666666"/>
      <w:kern w:val="1"/>
      <w:position w:val="-1"/>
      <w:sz w:val="48"/>
      <w:szCs w:val="48"/>
      <w:lang w:val="en-GB" w:eastAsia="hi-IN" w:bidi="hi-IN"/>
    </w:rPr>
  </w:style>
  <w:style w:type="table" w:customStyle="1" w:styleId="2">
    <w:name w:val="2"/>
    <w:basedOn w:val="TableNormal"/>
    <w:qFormat/>
    <w:pPr>
      <w:widowControl w:val="0"/>
      <w:spacing w:after="0" w:line="240" w:lineRule="auto"/>
    </w:pPr>
    <w:rPr>
      <w:rFonts w:eastAsia="Times New Roman"/>
      <w:color w:val="000000"/>
      <w:sz w:val="24"/>
      <w:szCs w:val="24"/>
    </w:rPr>
    <w:tblPr/>
  </w:style>
  <w:style w:type="table" w:customStyle="1" w:styleId="1">
    <w:name w:val="1"/>
    <w:basedOn w:val="TableNormal"/>
    <w:pPr>
      <w:widowControl w:val="0"/>
      <w:spacing w:after="0" w:line="240" w:lineRule="auto"/>
    </w:pPr>
    <w:rPr>
      <w:rFonts w:eastAsia="Times New Roman"/>
      <w:color w:val="000000"/>
      <w:sz w:val="24"/>
      <w:szCs w:val="24"/>
    </w:rPr>
    <w:tblPr/>
  </w:style>
  <w:style w:type="character" w:customStyle="1" w:styleId="HTMLPreformattedChar">
    <w:name w:val="HTML Preformatted Char"/>
    <w:basedOn w:val="DefaultParagraphFont"/>
    <w:link w:val="HTMLPreformatted"/>
    <w:uiPriority w:val="99"/>
    <w:rPr>
      <w:rFonts w:ascii="Courier New" w:eastAsia="Times New Roman" w:hAnsi="Courier New" w:cs="Courier New"/>
      <w:kern w:val="1"/>
      <w:sz w:val="20"/>
      <w:szCs w:val="20"/>
      <w:lang w:eastAsia="ar-SA"/>
    </w:rPr>
  </w:style>
  <w:style w:type="paragraph" w:customStyle="1" w:styleId="Revision1">
    <w:name w:val="Revision1"/>
    <w:hidden/>
    <w:uiPriority w:val="99"/>
    <w:semiHidden/>
    <w:pPr>
      <w:spacing w:after="0" w:line="240" w:lineRule="auto"/>
    </w:pPr>
    <w:rPr>
      <w:rFonts w:eastAsia="Times New Roman" w:cs="Mangal"/>
      <w:color w:val="000000"/>
      <w:kern w:val="1"/>
      <w:position w:val="-1"/>
      <w:sz w:val="24"/>
      <w:szCs w:val="21"/>
      <w:lang w:eastAsia="hi-IN" w:bidi="hi-IN"/>
    </w:rPr>
  </w:style>
  <w:style w:type="character" w:customStyle="1" w:styleId="5yl5">
    <w:name w:val="_5yl5"/>
    <w:basedOn w:val="DefaultParagraphFont"/>
  </w:style>
  <w:style w:type="character" w:customStyle="1" w:styleId="FootnoteTextChar">
    <w:name w:val="Footnote Text Char"/>
    <w:basedOn w:val="DefaultParagraphFont"/>
    <w:link w:val="FootnoteText"/>
    <w:uiPriority w:val="99"/>
    <w:semiHidden/>
    <w:rPr>
      <w:rFonts w:ascii="Times New Roman" w:eastAsia="Times New Roman" w:hAnsi="Times New Roman" w:cs="Mangal"/>
      <w:color w:val="000000"/>
      <w:kern w:val="1"/>
      <w:position w:val="-1"/>
      <w:sz w:val="20"/>
      <w:szCs w:val="18"/>
      <w:lang w:val="en-GB" w:eastAsia="hi-IN" w:bidi="hi-IN"/>
    </w:rPr>
  </w:style>
  <w:style w:type="character" w:customStyle="1" w:styleId="HeaderChar">
    <w:name w:val="Header Char"/>
    <w:basedOn w:val="DefaultParagraphFont"/>
    <w:link w:val="Header"/>
    <w:uiPriority w:val="99"/>
    <w:qFormat/>
    <w:rPr>
      <w:rFonts w:ascii="Times New Roman" w:eastAsia="Times New Roman" w:hAnsi="Times New Roman" w:cs="Mangal"/>
      <w:color w:val="000000"/>
      <w:kern w:val="1"/>
      <w:position w:val="-1"/>
      <w:sz w:val="24"/>
      <w:szCs w:val="21"/>
      <w:lang w:val="en-GB" w:eastAsia="hi-IN" w:bidi="hi-IN"/>
    </w:rPr>
  </w:style>
  <w:style w:type="character" w:customStyle="1" w:styleId="FooterChar">
    <w:name w:val="Footer Char"/>
    <w:basedOn w:val="DefaultParagraphFont"/>
    <w:link w:val="Footer"/>
    <w:uiPriority w:val="99"/>
    <w:rPr>
      <w:rFonts w:ascii="Times New Roman" w:eastAsia="Times New Roman" w:hAnsi="Times New Roman" w:cs="Mangal"/>
      <w:color w:val="000000"/>
      <w:kern w:val="1"/>
      <w:position w:val="-1"/>
      <w:sz w:val="24"/>
      <w:szCs w:val="21"/>
      <w:lang w:val="en-GB" w:eastAsia="hi-IN" w:bidi="hi-IN"/>
    </w:rPr>
  </w:style>
  <w:style w:type="paragraph" w:styleId="Revision">
    <w:name w:val="Revision"/>
    <w:hidden/>
    <w:uiPriority w:val="99"/>
    <w:semiHidden/>
    <w:rsid w:val="00E41840"/>
    <w:pPr>
      <w:spacing w:after="0" w:line="240" w:lineRule="auto"/>
    </w:pPr>
    <w:rPr>
      <w:rFonts w:eastAsia="Times New Roman" w:cs="Mangal"/>
      <w:color w:val="000000"/>
      <w:kern w:val="1"/>
      <w:position w:val="-1"/>
      <w:sz w:val="24"/>
      <w:szCs w:val="21"/>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tiff"/><Relationship Id="rId18" Type="http://schemas.openxmlformats.org/officeDocument/2006/relationships/image" Target="media/image9.tiff"/><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tiff"/><Relationship Id="rId17" Type="http://schemas.openxmlformats.org/officeDocument/2006/relationships/image" Target="media/image8.tiff"/><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tiff"/><Relationship Id="rId20" Type="http://schemas.openxmlformats.org/officeDocument/2006/relationships/header" Target="header2.xml"/><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tiff"/><Relationship Id="rId23" Type="http://schemas.openxmlformats.org/officeDocument/2006/relationships/header" Target="header3.xml"/><Relationship Id="rId28" Type="http://schemas.microsoft.com/office/2018/08/relationships/commentsExtensible" Target="commentsExtensible.xml"/><Relationship Id="rId10" Type="http://schemas.openxmlformats.org/officeDocument/2006/relationships/image" Target="media/image1.jpeg"/><Relationship Id="rId19"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tiff"/><Relationship Id="rId22" Type="http://schemas.openxmlformats.org/officeDocument/2006/relationships/footer" Target="footer2.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4B25707-1887-4924-81F9-B1D0108EC40C}">
  <we:reference id="wa104382081" version="1.7.0.0" store="en-001" storeType="OMEX"/>
  <we:alternateReferences>
    <we:reference id="wa104382081" version="1.7.0.0" store="wa10438208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3F718D9-7839-4B2F-BAA8-426569A5B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997</TotalTime>
  <Pages>32</Pages>
  <Words>30000</Words>
  <Characters>171005</Characters>
  <Application>Microsoft Office Word</Application>
  <DocSecurity>0</DocSecurity>
  <Lines>1425</Lines>
  <Paragraphs>401</Paragraphs>
  <ScaleCrop>false</ScaleCrop>
  <HeadingPairs>
    <vt:vector size="2" baseType="variant">
      <vt:variant>
        <vt:lpstr>Title</vt:lpstr>
      </vt:variant>
      <vt:variant>
        <vt:i4>1</vt:i4>
      </vt:variant>
    </vt:vector>
  </HeadingPairs>
  <TitlesOfParts>
    <vt:vector size="1" baseType="lpstr">
      <vt:lpstr/>
    </vt:vector>
  </TitlesOfParts>
  <Company>MPI EVA</Company>
  <LinksUpToDate>false</LinksUpToDate>
  <CharactersWithSpaces>200604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 Mielke</dc:creator>
  <cp:lastModifiedBy>Alexander Mielke</cp:lastModifiedBy>
  <cp:revision>23</cp:revision>
  <cp:lastPrinted>2019-01-11T12:43:00Z</cp:lastPrinted>
  <dcterms:created xsi:type="dcterms:W3CDTF">2020-05-26T09:35:00Z</dcterms:created>
  <dcterms:modified xsi:type="dcterms:W3CDTF">2020-06-02T13:58:00Z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d04ef537-7af2-3f4c-9446-b8c5176c7c30</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KSOProductBuildVer">
    <vt:lpwstr>2057-11.2.0.8292</vt:lpwstr>
  </property>
</Properties>
</file>
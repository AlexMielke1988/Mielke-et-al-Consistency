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870A6" w14:textId="77777777" w:rsidR="00CC4A8D" w:rsidRDefault="00B244F2">
      <w:pPr>
        <w:spacing w:before="120" w:line="480" w:lineRule="auto"/>
        <w:ind w:leftChars="0" w:left="0" w:firstLineChars="0" w:firstLine="0"/>
        <w:jc w:val="both"/>
        <w:rPr>
          <w:rFonts w:asciiTheme="minorHAnsi" w:eastAsia="Calibri" w:hAnsiTheme="minorHAnsi"/>
          <w:b/>
        </w:rPr>
      </w:pPr>
      <w:commentRangeStart w:id="0"/>
      <w:r>
        <w:rPr>
          <w:rFonts w:asciiTheme="minorHAnsi" w:eastAsia="Calibri" w:hAnsiTheme="minorHAnsi"/>
          <w:b/>
        </w:rPr>
        <w:t>INTRODUCTION</w:t>
      </w:r>
      <w:commentRangeEnd w:id="0"/>
      <w:r w:rsidR="007D78B1">
        <w:rPr>
          <w:rStyle w:val="CommentReference"/>
        </w:rPr>
        <w:commentReference w:id="0"/>
      </w:r>
    </w:p>
    <w:p w14:paraId="6F867156" w14:textId="5115C059" w:rsidR="00CC4A8D" w:rsidRDefault="00B244F2" w:rsidP="00A54CD6">
      <w:pPr>
        <w:spacing w:before="120" w:line="480" w:lineRule="auto"/>
        <w:ind w:left="0" w:hanging="2"/>
        <w:jc w:val="both"/>
        <w:rPr>
          <w:rFonts w:asciiTheme="minorHAnsi" w:eastAsia="Calibri" w:hAnsiTheme="minorHAnsi"/>
        </w:rPr>
      </w:pPr>
      <w:r>
        <w:rPr>
          <w:rFonts w:asciiTheme="minorHAnsi" w:eastAsia="Calibri" w:hAnsiTheme="minorHAnsi"/>
        </w:rPr>
        <w:t xml:space="preserve">Animals living in permanent social groups </w:t>
      </w:r>
      <w:r w:rsidR="007F255C">
        <w:rPr>
          <w:rFonts w:asciiTheme="minorHAnsi" w:eastAsia="Calibri" w:hAnsiTheme="minorHAnsi"/>
        </w:rPr>
        <w:t>must</w:t>
      </w:r>
      <w:r>
        <w:rPr>
          <w:rFonts w:asciiTheme="minorHAnsi" w:eastAsia="Calibri" w:hAnsiTheme="minorHAnsi"/>
        </w:rPr>
        <w:t xml:space="preserve"> decide when and how to interact with group members</w:t>
      </w:r>
      <w:ins w:id="1" w:author="anna" w:date="2020-05-16T20:20:00Z">
        <w:r w:rsidR="00774220">
          <w:rPr>
            <w:rFonts w:asciiTheme="minorHAnsi" w:eastAsia="Calibri" w:hAnsiTheme="minorHAnsi"/>
          </w:rPr>
          <w:t>,</w:t>
        </w:r>
      </w:ins>
      <w:r>
        <w:rPr>
          <w:rFonts w:asciiTheme="minorHAnsi" w:eastAsia="Calibri" w:hAnsiTheme="minorHAnsi"/>
        </w:rPr>
        <w:t xml:space="preserve"> and their </w:t>
      </w:r>
      <w:commentRangeStart w:id="2"/>
      <w:r>
        <w:rPr>
          <w:rFonts w:asciiTheme="minorHAnsi" w:eastAsia="Calibri" w:hAnsiTheme="minorHAnsi"/>
        </w:rPr>
        <w:t xml:space="preserve">ability </w:t>
      </w:r>
      <w:del w:id="3" w:author="cathy" w:date="2020-05-28T16:43:00Z">
        <w:r>
          <w:rPr>
            <w:rFonts w:asciiTheme="minorHAnsi" w:eastAsia="Calibri" w:hAnsiTheme="minorHAnsi"/>
          </w:rPr>
          <w:delText>to</w:delText>
        </w:r>
      </w:del>
      <w:ins w:id="4" w:author="cathy" w:date="2020-05-28T16:43:00Z">
        <w:r>
          <w:rPr>
            <w:rFonts w:asciiTheme="minorHAnsi" w:eastAsia="Calibri" w:hAnsiTheme="minorHAnsi"/>
          </w:rPr>
          <w:t>t</w:t>
        </w:r>
        <w:commentRangeEnd w:id="2"/>
        <w:r w:rsidR="006126E2">
          <w:rPr>
            <w:rStyle w:val="CommentReference"/>
          </w:rPr>
          <w:commentReference w:id="2"/>
        </w:r>
        <w:r>
          <w:rPr>
            <w:rFonts w:asciiTheme="minorHAnsi" w:eastAsia="Calibri" w:hAnsiTheme="minorHAnsi"/>
          </w:rPr>
          <w:t>o</w:t>
        </w:r>
      </w:ins>
      <w:r>
        <w:rPr>
          <w:rFonts w:asciiTheme="minorHAnsi" w:eastAsia="Calibri" w:hAnsiTheme="minorHAnsi"/>
        </w:rPr>
        <w:t xml:space="preserve"> make </w:t>
      </w:r>
      <w:del w:id="5" w:author="anna" w:date="2020-05-16T20:24:00Z">
        <w:r>
          <w:rPr>
            <w:rFonts w:asciiTheme="minorHAnsi" w:eastAsia="Calibri" w:hAnsiTheme="minorHAnsi"/>
          </w:rPr>
          <w:delText xml:space="preserve">the </w:delText>
        </w:r>
      </w:del>
      <w:del w:id="6" w:author="cathy" w:date="2020-05-26T12:16:00Z">
        <w:r w:rsidDel="006126E2">
          <w:rPr>
            <w:rFonts w:asciiTheme="minorHAnsi" w:eastAsia="Calibri" w:hAnsiTheme="minorHAnsi"/>
          </w:rPr>
          <w:delText xml:space="preserve">correct </w:delText>
        </w:r>
      </w:del>
      <w:ins w:id="7" w:author="anna" w:date="2020-05-16T20:21:00Z">
        <w:r w:rsidR="00310558">
          <w:rPr>
            <w:rFonts w:asciiTheme="minorHAnsi" w:eastAsia="Calibri" w:hAnsiTheme="minorHAnsi"/>
          </w:rPr>
          <w:t>appropriate</w:t>
        </w:r>
      </w:ins>
      <w:ins w:id="8" w:author="anna" w:date="2020-05-16T20:18:00Z">
        <w:r w:rsidR="00774220">
          <w:rPr>
            <w:rFonts w:asciiTheme="minorHAnsi" w:eastAsia="Calibri" w:hAnsiTheme="minorHAnsi"/>
          </w:rPr>
          <w:t xml:space="preserve"> </w:t>
        </w:r>
      </w:ins>
      <w:ins w:id="9" w:author="anna" w:date="2020-05-28T16:45:00Z">
        <w:r>
          <w:rPr>
            <w:rFonts w:asciiTheme="minorHAnsi" w:eastAsia="Calibri" w:hAnsiTheme="minorHAnsi"/>
          </w:rPr>
          <w:t>choice</w:t>
        </w:r>
      </w:ins>
      <w:ins w:id="10" w:author="anna" w:date="2020-05-16T20:18:00Z">
        <w:r w:rsidR="00774220">
          <w:rPr>
            <w:rFonts w:asciiTheme="minorHAnsi" w:eastAsia="Calibri" w:hAnsiTheme="minorHAnsi"/>
          </w:rPr>
          <w:t>s</w:t>
        </w:r>
      </w:ins>
      <w:ins w:id="11" w:author="Alexander Mielke" w:date="2020-05-28T16:45:00Z">
        <w:r>
          <w:rPr>
            <w:rFonts w:asciiTheme="minorHAnsi" w:eastAsia="Calibri" w:hAnsiTheme="minorHAnsi"/>
          </w:rPr>
          <w:t xml:space="preserve">choice </w:t>
        </w:r>
      </w:ins>
      <w:ins w:id="12" w:author="cathy" w:date="2020-05-26T12:16:00Z">
        <w:r w:rsidR="006126E2">
          <w:rPr>
            <w:rFonts w:asciiTheme="minorHAnsi" w:eastAsia="Calibri" w:hAnsiTheme="minorHAnsi"/>
          </w:rPr>
          <w:t xml:space="preserve">carrying the highest benefits </w:t>
        </w:r>
      </w:ins>
      <w:r>
        <w:rPr>
          <w:rFonts w:asciiTheme="minorHAnsi" w:eastAsia="Calibri" w:hAnsiTheme="minorHAnsi"/>
        </w:rPr>
        <w:t xml:space="preserve">has potential fitness </w:t>
      </w:r>
      <w:commentRangeStart w:id="13"/>
      <w:r>
        <w:rPr>
          <w:rFonts w:asciiTheme="minorHAnsi" w:eastAsia="Calibri" w:hAnsiTheme="minorHAnsi"/>
        </w:rPr>
        <w:t>implications</w:t>
      </w:r>
      <w:commentRangeEnd w:id="13"/>
      <w:r w:rsidR="006126E2">
        <w:rPr>
          <w:rStyle w:val="CommentReference"/>
        </w:rPr>
        <w:commentReference w:id="13"/>
      </w:r>
      <w:r>
        <w:rPr>
          <w:rFonts w:asciiTheme="minorHAnsi" w:eastAsia="Calibri" w:hAnsiTheme="minorHAnsi"/>
        </w:rPr>
        <w:t xml:space="preserve">. It has long been hypothesised that the evolution of cognitive skills </w:t>
      </w:r>
      <w:ins w:id="14" w:author="Liran Samuni" w:date="2020-03-16T18:29:00Z">
        <w:r w:rsidR="0084023C">
          <w:rPr>
            <w:rFonts w:asciiTheme="minorHAnsi" w:eastAsia="Calibri" w:hAnsiTheme="minorHAnsi"/>
          </w:rPr>
          <w:t xml:space="preserve">of a species? </w:t>
        </w:r>
      </w:ins>
      <w:r>
        <w:rPr>
          <w:rFonts w:asciiTheme="minorHAnsi" w:eastAsia="Calibri" w:hAnsiTheme="minorHAnsi"/>
        </w:rPr>
        <w:t xml:space="preserve">is a response to </w:t>
      </w:r>
      <w:del w:id="15" w:author="cathy" w:date="2020-05-26T12:19:00Z">
        <w:r w:rsidDel="006126E2">
          <w:rPr>
            <w:rFonts w:asciiTheme="minorHAnsi" w:eastAsia="Calibri" w:hAnsiTheme="minorHAnsi"/>
          </w:rPr>
          <w:delText xml:space="preserve">the </w:delText>
        </w:r>
      </w:del>
      <w:r>
        <w:rPr>
          <w:rFonts w:asciiTheme="minorHAnsi" w:eastAsia="Calibri" w:hAnsiTheme="minorHAnsi"/>
        </w:rPr>
        <w:t xml:space="preserve">selection </w:t>
      </w:r>
      <w:del w:id="16" w:author="cathy" w:date="2020-05-28T16:43:00Z">
        <w:r>
          <w:rPr>
            <w:rFonts w:asciiTheme="minorHAnsi" w:eastAsia="Calibri" w:hAnsiTheme="minorHAnsi"/>
          </w:rPr>
          <w:delText>pressure</w:delText>
        </w:r>
      </w:del>
      <w:ins w:id="17" w:author="cathy" w:date="2020-05-28T16:43:00Z">
        <w:r>
          <w:rPr>
            <w:rFonts w:asciiTheme="minorHAnsi" w:eastAsia="Calibri" w:hAnsiTheme="minorHAnsi"/>
          </w:rPr>
          <w:t>pressure</w:t>
        </w:r>
      </w:ins>
      <w:ins w:id="18" w:author="cathy" w:date="2020-05-26T12:19:00Z">
        <w:r w:rsidR="006126E2">
          <w:rPr>
            <w:rFonts w:asciiTheme="minorHAnsi" w:eastAsia="Calibri" w:hAnsiTheme="minorHAnsi"/>
          </w:rPr>
          <w:t>s</w:t>
        </w:r>
      </w:ins>
      <w:r>
        <w:rPr>
          <w:rFonts w:asciiTheme="minorHAnsi" w:eastAsia="Calibri" w:hAnsiTheme="minorHAnsi"/>
        </w:rPr>
        <w:t xml:space="preserve"> imposed by the complexity of </w:t>
      </w:r>
      <w:ins w:id="19" w:author="Liran Samuni" w:date="2020-05-28T16:43:00Z">
        <w:r>
          <w:rPr>
            <w:rFonts w:asciiTheme="minorHAnsi" w:eastAsia="Calibri" w:hAnsiTheme="minorHAnsi"/>
          </w:rPr>
          <w:t>the</w:t>
        </w:r>
      </w:ins>
      <w:ins w:id="20" w:author="Liran Samuni" w:date="2020-03-16T18:29:00Z">
        <w:r w:rsidR="0084023C">
          <w:rPr>
            <w:rFonts w:asciiTheme="minorHAnsi" w:eastAsia="Calibri" w:hAnsiTheme="minorHAnsi"/>
          </w:rPr>
          <w:t>ir</w:t>
        </w:r>
      </w:ins>
      <w:del w:id="21" w:author="Liran Samuni" w:date="2020-05-28T16:43:00Z">
        <w:r>
          <w:rPr>
            <w:rFonts w:asciiTheme="minorHAnsi" w:eastAsia="Calibri" w:hAnsiTheme="minorHAnsi"/>
          </w:rPr>
          <w:delText>the</w:delText>
        </w:r>
      </w:del>
      <w:r>
        <w:rPr>
          <w:rFonts w:asciiTheme="minorHAnsi" w:eastAsia="Calibri" w:hAnsiTheme="minorHAnsi"/>
        </w:rPr>
        <w:t xml:space="preserve"> social environment </w:t>
      </w:r>
      <w:r>
        <w:rPr>
          <w:rFonts w:asciiTheme="minorHAnsi" w:eastAsia="Calibri" w:hAnsiTheme="minorHAnsi"/>
        </w:rPr>
        <w:fldChar w:fldCharType="begin" w:fldLock="1"/>
      </w:r>
      <w:r w:rsidR="00F57648">
        <w:rPr>
          <w:rFonts w:asciiTheme="minorHAnsi" w:eastAsia="Calibri" w:hAnsiTheme="minorHAnsi"/>
        </w:rPr>
        <w:instrText>ADDIN CSL_CITATION {"citationItems":[{"id":"ITEM-1","itemData":{"DOI":"10.2307/375925","ISBN":"0521212871 : 0521290864","ISSN":"00100994","PMID":"540","abstract":"no abstract","author":[{"dropping-particle":"","family":"Humphrey","given":"N. K.","non-dropping-particle":"","parse-names":false,"suffix":""}],"editor":[{"dropping-particle":"","family":"Bateson","given":"P.P.G.","non-dropping-particle":"","parse-names":false,"suffix":""},{"dropping-particle":"","family":"Hinde","given":"Robert A.","non-dropping-particle":"","parse-names":false,"suffix":""}],"id":"ITEM-1","issued":{"date-parts":[["1976"]]},"publisher":"Cambridge University Press","title":"The Social Function of Intellect","type":"article-journal"},"uris":["http://www.mendeley.com/documents/?uuid=6002a3ac-e806-4628-98d9-6020c4f3da67"]},{"id":"ITEM-2","itemData":{"ISBN":"0198521758","abstract":"This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W.","non-dropping-particle":"","parse-names":false,"suffix":""},{"dropping-particle":"","family":"Whiten","given":"Andrew","non-dropping-particle":"","parse-names":false,"suffix":""}],"id":"ITEM-2","issued":{"date-parts":[["1989","9"]]},"publisher":"Oxford University Press","publisher-place":"Oxford","title":"Machiavellian intelligence: social expertise and the evolution of intellect in monkeys, apes, and humans","type":"book"},"uris":["http://www.mendeley.com/documents/?uuid=c88dc124-a166-4119-ae96-0e8de5153cb2"]},{"id":"ITEM-3","itemData":{"DOI":"10.1126/science.153.3735.501","ISSN":"00368075","PMID":"5938775","abstract":"The step from prosimian to monkey intelligence probably took place in a social context.","author":[{"dropping-particle":"","family":"Jolly","given":"Alison","non-dropping-particle":"","parse-names":false,"suffix":""}],"container-title":"Science","id":"ITEM-3","issue":"3735","issued":{"date-parts":[["1966","7","29"]]},"page":"501-506","publisher":"American Association for the Advancement of Science","title":"Lemur social behavior and primate intelligence","type":"article-journal","volume":"153"},"uris":["http://www.mendeley.com/documents/?uuid=81b7b376-3e54-328b-95a9-17c8d338679c"]}],"mendeley":{"formattedCitation":"(Byrne &amp; Whiten, 1989; Humphrey, 1976; Jolly, 1966)","plainTextFormattedCitation":"(Byrne &amp; Whiten, 1989; Humphrey, 1976; Jolly, 1966)","previouslyFormattedCitation":"(Byrne &amp; Whiten, 1989; Humphrey, 1976; Jolly, 1966)"},"properties":{"noteIndex":0},"schema":"https://github.com/citation-style-language/schema/raw/master/csl-citation.json"}</w:instrText>
      </w:r>
      <w:r>
        <w:rPr>
          <w:rFonts w:asciiTheme="minorHAnsi" w:eastAsia="Calibri" w:hAnsiTheme="minorHAnsi"/>
        </w:rPr>
        <w:fldChar w:fldCharType="separate"/>
      </w:r>
      <w:r w:rsidR="00F57648" w:rsidRPr="00F57648">
        <w:rPr>
          <w:rFonts w:asciiTheme="minorHAnsi" w:eastAsia="Calibri" w:hAnsiTheme="minorHAnsi"/>
          <w:noProof/>
        </w:rPr>
        <w:t>(Byrne &amp; Whiten, 1989; Humphrey, 1976; Jolly, 1966)</w:t>
      </w:r>
      <w:r>
        <w:rPr>
          <w:rFonts w:asciiTheme="minorHAnsi" w:eastAsia="Calibri" w:hAnsiTheme="minorHAnsi"/>
        </w:rPr>
        <w:fldChar w:fldCharType="end"/>
      </w:r>
      <w:r>
        <w:rPr>
          <w:rFonts w:asciiTheme="minorHAnsi" w:eastAsia="Calibri" w:hAnsiTheme="minorHAnsi"/>
        </w:rPr>
        <w:t xml:space="preserve">. This hypothesis </w:t>
      </w:r>
      <w:r w:rsidR="007C543E">
        <w:rPr>
          <w:rFonts w:asciiTheme="minorHAnsi" w:eastAsia="Calibri" w:hAnsiTheme="minorHAnsi"/>
        </w:rPr>
        <w:t>assumes</w:t>
      </w:r>
      <w:r>
        <w:rPr>
          <w:rFonts w:asciiTheme="minorHAnsi" w:eastAsia="Calibri" w:hAnsiTheme="minorHAnsi"/>
        </w:rPr>
        <w:t xml:space="preserve"> that animals in more “complex” social systems must integrate more </w:t>
      </w:r>
      <w:r w:rsidR="008B486F">
        <w:rPr>
          <w:rFonts w:asciiTheme="minorHAnsi" w:eastAsia="Calibri" w:hAnsiTheme="minorHAnsi"/>
        </w:rPr>
        <w:t xml:space="preserve">social </w:t>
      </w:r>
      <w:r>
        <w:rPr>
          <w:rFonts w:asciiTheme="minorHAnsi" w:eastAsia="Calibri" w:hAnsiTheme="minorHAnsi"/>
        </w:rPr>
        <w:t xml:space="preserve">information to out-compete others </w:t>
      </w:r>
      <w:r>
        <w:rPr>
          <w:rFonts w:asciiTheme="minorHAnsi" w:eastAsia="Calibri" w:hAnsiTheme="minorHAnsi"/>
        </w:rPr>
        <w:fldChar w:fldCharType="begin" w:fldLock="1"/>
      </w:r>
      <w:r w:rsidR="00792622">
        <w:rPr>
          <w:rFonts w:asciiTheme="minorHAnsi" w:eastAsia="Calibri" w:hAnsiTheme="minorHAnsi"/>
        </w:rPr>
        <w:instrText>ADDIN CSL_CITATION {"citationItems":[{"id":"ITEM-1","itemData":{"ISBN":"0198521758","abstract":"This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W.","non-dropping-particle":"","parse-names":false,"suffix":""},{"dropping-particle":"","family":"Whiten","given":"Andrew","non-dropping-particle":"","parse-names":false,"suffix":""}],"id":"ITEM-1","issued":{"date-parts":[["1989","9"]]},"publisher":"Oxford University Press","publisher-place":"Oxford","title":"Machiavellian intelligence: social expertise and the evolution of intellect in monkeys, apes, and humans","type":"book"},"uris":["http://www.mendeley.com/documents/?uuid=c88dc124-a166-4119-ae96-0e8de5153cb2"]},{"id":"ITEM-2","itemData":{"DOI":"10.1017/S0140525X00032325","ISBN":"9781424471331","ISSN":"14691825","PMID":"8569","abstract":"Group size covaries with relative neocortical volume in nonhuman primates. This regression equation predicts a group size for modern humans very similar to that for hunter-gatherer and traditional horticulturalist societies. Similar group sizes are found in other contemporary and historical societies. Nonhuman primates maintain group cohesion through social grooming; among the Old World monkeys and apes, social grooming time is linearly related to group size. Maintaining stability of human-sized groups by grooming alone would make intolerable time demands. It is therefore suggested (1) that the evolution of large groups in the human lineage depended on developing a more efficient method for time-sharing the processes of social bonding and (2) that language uniquely fulfills this requirement. Data on the size of conversational and other small interacting groups of humans accord with the predicted relative efficiency of conversation compared to grooming as a bonding process. In human conversations about 60% of time is spent gossiping about relationships and personal experiences. Language may accordingly have evolved to allow individuals to learn about the behavioural characteristics of other group members more rapidly than was feasible by direct observation alone. © 1993, Cambridge University Press. All rights reserved.","author":[{"dropping-particle":"","family":"Dunbar","given":"R.I.M.","non-dropping-particle":"","parse-names":false,"suffix":""}],"container-title":"Behavioral and Brain Sciences","id":"ITEM-2","issue":"4","issued":{"date-parts":[["1993"]]},"page":"681-694","title":"Coevolution of neocortical size, group size and language in humans","type":"article-journal","volume":"16"},"uris":["http://www.mendeley.com/documents/?uuid=00a0639e-1a0a-3d7b-9bb0-d434744ac96a"]}],"mendeley":{"formattedCitation":"(Byrne &amp; Whiten, 1989; Dunbar, 1993)","plainTextFormattedCitation":"(Byrne &amp; Whiten, 1989; Dunbar, 1993)","previouslyFormattedCitation":"(Byrne &amp; Whiten, 1989; Dunbar, 1993)"},"properties":{"noteIndex":0},"schema":"https://github.com/citation-style-language/schema/raw/master/csl-citation.json"}</w:instrText>
      </w:r>
      <w:r>
        <w:rPr>
          <w:rFonts w:asciiTheme="minorHAnsi" w:eastAsia="Calibri" w:hAnsiTheme="minorHAnsi"/>
        </w:rPr>
        <w:fldChar w:fldCharType="separate"/>
      </w:r>
      <w:r w:rsidR="00F57648" w:rsidRPr="00F57648">
        <w:rPr>
          <w:rFonts w:asciiTheme="minorHAnsi" w:eastAsia="Calibri" w:hAnsiTheme="minorHAnsi"/>
          <w:noProof/>
        </w:rPr>
        <w:t>(Byrne &amp; Whiten, 1989; Dunbar, 1993)</w:t>
      </w:r>
      <w:r>
        <w:rPr>
          <w:rFonts w:asciiTheme="minorHAnsi" w:eastAsia="Calibri" w:hAnsiTheme="minorHAnsi"/>
        </w:rPr>
        <w:fldChar w:fldCharType="end"/>
      </w:r>
      <w:r>
        <w:rPr>
          <w:rFonts w:asciiTheme="minorHAnsi" w:eastAsia="Calibri" w:hAnsiTheme="minorHAnsi"/>
        </w:rPr>
        <w:t xml:space="preserve">. </w:t>
      </w:r>
      <w:commentRangeStart w:id="22"/>
      <w:ins w:id="23" w:author="Gogarten, Jan" w:date="2020-03-16T10:32:00Z">
        <w:r w:rsidR="00335B56">
          <w:rPr>
            <w:rFonts w:asciiTheme="minorHAnsi" w:eastAsia="Calibri" w:hAnsiTheme="minorHAnsi"/>
          </w:rPr>
          <w:t xml:space="preserve">One way to operationalize </w:t>
        </w:r>
      </w:ins>
      <w:del w:id="24" w:author="Gogarten, Jan" w:date="2020-03-16T10:32:00Z">
        <w:r>
          <w:rPr>
            <w:rFonts w:asciiTheme="minorHAnsi" w:eastAsia="Calibri" w:hAnsiTheme="minorHAnsi"/>
          </w:rPr>
          <w:delText>Social</w:delText>
        </w:r>
        <w:r w:rsidDel="00335B56">
          <w:rPr>
            <w:rFonts w:asciiTheme="minorHAnsi" w:eastAsia="Calibri" w:hAnsiTheme="minorHAnsi"/>
          </w:rPr>
          <w:delText xml:space="preserve"> </w:delText>
        </w:r>
      </w:del>
      <w:ins w:id="25" w:author="Gogarten, Jan" w:date="2020-03-16T10:32:00Z">
        <w:r w:rsidR="00335B56">
          <w:rPr>
            <w:rFonts w:asciiTheme="minorHAnsi" w:eastAsia="Calibri" w:hAnsiTheme="minorHAnsi"/>
          </w:rPr>
          <w:t>social</w:t>
        </w:r>
        <w:r>
          <w:rPr>
            <w:rFonts w:asciiTheme="minorHAnsi" w:eastAsia="Calibri" w:hAnsiTheme="minorHAnsi"/>
          </w:rPr>
          <w:t xml:space="preserve"> </w:t>
        </w:r>
      </w:ins>
      <w:r>
        <w:rPr>
          <w:rFonts w:asciiTheme="minorHAnsi" w:eastAsia="Calibri" w:hAnsiTheme="minorHAnsi"/>
        </w:rPr>
        <w:t>complexity</w:t>
      </w:r>
      <w:ins w:id="26" w:author="Gogarten, Jan" w:date="2020-03-16T10:32:00Z">
        <w:r w:rsidR="00335B56">
          <w:rPr>
            <w:rFonts w:asciiTheme="minorHAnsi" w:eastAsia="Calibri" w:hAnsiTheme="minorHAnsi"/>
          </w:rPr>
          <w:t xml:space="preserve">, is </w:t>
        </w:r>
      </w:ins>
      <w:del w:id="27" w:author="Gogarten, Jan" w:date="2020-03-16T10:32:00Z">
        <w:r>
          <w:rPr>
            <w:rFonts w:asciiTheme="minorHAnsi" w:eastAsia="Calibri" w:hAnsiTheme="minorHAnsi"/>
          </w:rPr>
          <w:delText xml:space="preserve"> </w:delText>
        </w:r>
        <w:r w:rsidR="00B4481E">
          <w:rPr>
            <w:rFonts w:asciiTheme="minorHAnsi" w:eastAsia="Calibri" w:hAnsiTheme="minorHAnsi"/>
          </w:rPr>
          <w:delText>can be defined by</w:delText>
        </w:r>
        <w:r>
          <w:rPr>
            <w:rFonts w:asciiTheme="minorHAnsi" w:eastAsia="Calibri" w:hAnsiTheme="minorHAnsi"/>
          </w:rPr>
          <w:delText xml:space="preserve"> </w:delText>
        </w:r>
      </w:del>
      <w:ins w:id="28" w:author="Gogarten, Jan" w:date="2020-03-16T10:32:00Z">
        <w:r w:rsidR="00335B56">
          <w:rPr>
            <w:rFonts w:asciiTheme="minorHAnsi" w:eastAsia="Calibri" w:hAnsiTheme="minorHAnsi"/>
          </w:rPr>
          <w:t xml:space="preserve">as the amount of </w:t>
        </w:r>
      </w:ins>
      <w:del w:id="29" w:author="Gogarten, Jan" w:date="2020-03-16T10:32:00Z">
        <w:r>
          <w:rPr>
            <w:rFonts w:asciiTheme="minorHAnsi" w:eastAsia="Calibri" w:hAnsiTheme="minorHAnsi"/>
          </w:rPr>
          <w:delText xml:space="preserve">the </w:delText>
        </w:r>
      </w:del>
      <w:r w:rsidR="00B4481E">
        <w:rPr>
          <w:rFonts w:asciiTheme="minorHAnsi" w:eastAsia="Calibri" w:hAnsiTheme="minorHAnsi"/>
        </w:rPr>
        <w:t xml:space="preserve">information </w:t>
      </w:r>
      <w:r>
        <w:rPr>
          <w:rFonts w:asciiTheme="minorHAnsi" w:eastAsia="Calibri" w:hAnsiTheme="minorHAnsi"/>
        </w:rPr>
        <w:t xml:space="preserve">necessary to successfully predict future states </w:t>
      </w:r>
      <w:del w:id="30" w:author="cathy" w:date="2020-05-28T16:43:00Z">
        <w:r>
          <w:rPr>
            <w:rFonts w:asciiTheme="minorHAnsi" w:eastAsia="Calibri" w:hAnsiTheme="minorHAnsi"/>
          </w:rPr>
          <w:delText>of</w:delText>
        </w:r>
      </w:del>
      <w:ins w:id="31" w:author="cathy" w:date="2020-05-26T12:19:00Z">
        <w:r w:rsidR="006126E2">
          <w:rPr>
            <w:rFonts w:asciiTheme="minorHAnsi" w:eastAsia="Calibri" w:hAnsiTheme="minorHAnsi"/>
          </w:rPr>
          <w:t>within</w:t>
        </w:r>
      </w:ins>
      <w:del w:id="32" w:author="cathy" w:date="2020-05-26T12:20:00Z">
        <w:r w:rsidDel="006126E2">
          <w:rPr>
            <w:rFonts w:asciiTheme="minorHAnsi" w:eastAsia="Calibri" w:hAnsiTheme="minorHAnsi"/>
          </w:rPr>
          <w:delText xml:space="preserve">of </w:delText>
        </w:r>
      </w:del>
      <w:ins w:id="33" w:author="cathy" w:date="2020-05-26T12:20:00Z">
        <w:r w:rsidR="006126E2">
          <w:rPr>
            <w:rFonts w:asciiTheme="minorHAnsi" w:eastAsia="Calibri" w:hAnsiTheme="minorHAnsi"/>
          </w:rPr>
          <w:t xml:space="preserve"> </w:t>
        </w:r>
      </w:ins>
      <w:r>
        <w:rPr>
          <w:rFonts w:asciiTheme="minorHAnsi" w:eastAsia="Calibri" w:hAnsiTheme="minorHAnsi"/>
        </w:rPr>
        <w:t xml:space="preserve">a system </w:t>
      </w:r>
      <w:r>
        <w:rPr>
          <w:rFonts w:asciiTheme="minorHAnsi" w:eastAsia="Calibri" w:hAnsiTheme="minorHAnsi"/>
        </w:rPr>
        <w:fldChar w:fldCharType="begin" w:fldLock="1"/>
      </w:r>
      <w:r>
        <w:rPr>
          <w:rFonts w:asciiTheme="minorHAnsi" w:eastAsia="Calibri" w:hAnsiTheme="minorHAnsi"/>
        </w:rPr>
        <w:instrText>ADDIN CSL_CITATION {"citationItems":[{"id":"ITEM-1","itemData":{"DOI":"10.1177/0959354397072004","ISBN":"0959-3543\\r1461-7447","ISSN":"09593543","abstract":"The term ‘complexity’ is often found in the behavioural and cognitive sciences. This paper compares the common-sense usage of the world with attempts by information theorists to provide a formal definition. The concepts of randomness, predictability, organization and complexity are reviewed and we advocate that a distinction be made between traditional ‘algorithmic’ and a more biologically relevant ‘organizational’ complexity. We develop the formal properties of the latter with reference to hierarchies of explanation. The utility of both measures of complexity is discussed and examples of practical application given. We discuss relationships between complexity of environment, cognition, behaviour and brain, outline a possible metacognitive function for perception of complexity, and consider the implications for evolutionary psychology of the special nature of social complexity. © 1997, Sage Publications. All rights reserved.","author":[{"dropping-particle":"","family":"Sambrook","given":"Thomas","non-dropping-particle":"","parse-names":false,"suffix":""},{"dropping-particle":"","family":"Whiten","given":"Andrew","non-dropping-particle":"","parse-names":false,"suffix":""}],"container-title":"Theory &amp; Psychology","id":"ITEM-1","issue":"2","issued":{"date-parts":[["1997","4","19"]]},"page":"191-213","publisher":"Sage PublicationsSage CA: Thousand Oaks, CA","title":"On the Nature of Complexity in Cognitive and Behavioural Science","type":"article-journal","volume":"7"},"uris":["http://www.mendeley.com/documents/?uuid=e664443f-eb1a-3176-b615-96bc221e8e71"]},{"id":"ITEM-2","itemData":{"DOI":"10.1098/rstb.2011.0214","ISSN":"14712970","PMID":"22641819","abstract":"To build a theory of social complexity, we need to understand how aggregate social properties arise from individual interaction rules. Here, I review a body of work on the developmental dynamics of pigtailed macaque social organization and conflict management that provides insight into the mechanistic causes of multi-scale social systems. In this model system coarse-grained, statistical representations of collective dynamics are more predictive of the future state of the system than the constantly in-flux behavioural patterns at the individual level. The data suggest that individuals can perceive and use these representations for strategical decision-making. As an interaction history accumulates the coarse-grained representations consolidate. This constrains individual behaviour and provides the foundations for new levels of organization. The time-scales on which these representations change impact whether the consolidating higher-levels can be modified by individuals and collectively. The time-scales appear to be a function of the 'coarseness' of the representations and the character of the collective dynamics over which they are averages. The data suggest that an advantage of multiple timescales is that they allow social systems to balance tradeoffs between predictability and adaptability. I briefly discuss the implications of these findings for cognition, social niche construction and the evolution of new levels of organization in biological systems. © 2012 The Royal Society.","author":[{"dropping-particle":"","family":"Flack","given":"Jessica C.","non-dropping-particle":"","parse-names":false,"suffix":""}],"container-title":"Philosophical Transactions of the Royal Society B: Biological Sciences","id":"ITEM-2","issue":"1597","issued":{"date-parts":[["2012"]]},"page":"1802-1810","title":"Multiple time-scales and the developmental dynamics of social systems","type":"article-journal","volume":"367"},"uris":["http://www.mendeley.com/documents/?uuid=4c68bf35-0660-431e-b2cd-0122cd8e4138"]}],"mendeley":{"formattedCitation":"(Flack, 2012; Sambrook &amp; Whiten, 1997)","plainTextFormattedCitation":"(Flack, 2012; Sambrook &amp; Whiten, 1997)","previouslyFormattedCitation":"(Flack, 2012; Sambrook &amp; Whiten, 1997)"},"properties":{"noteIndex":0},"schema":"https://github.com/citation-style-language/schema/raw/master/csl-citation.json"}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(Flack, 2012; Sambrook &amp; Whiten, 1997)</w:t>
      </w:r>
      <w:r>
        <w:rPr>
          <w:rFonts w:asciiTheme="minorHAnsi" w:eastAsia="Calibri" w:hAnsiTheme="minorHAnsi"/>
        </w:rPr>
        <w:fldChar w:fldCharType="end"/>
      </w:r>
      <w:del w:id="34" w:author="Gogarten, Jan" w:date="2020-03-16T10:34:00Z">
        <w:r w:rsidR="00B4481E">
          <w:rPr>
            <w:rFonts w:asciiTheme="minorHAnsi" w:eastAsia="Calibri" w:hAnsiTheme="minorHAnsi"/>
          </w:rPr>
          <w:delText>, assuming that this reflects the efforts from the perspective of the individual</w:delText>
        </w:r>
      </w:del>
      <w:r>
        <w:rPr>
          <w:rFonts w:asciiTheme="minorHAnsi" w:eastAsia="Calibri" w:hAnsiTheme="minorHAnsi"/>
        </w:rPr>
        <w:t xml:space="preserve">. </w:t>
      </w:r>
      <w:commentRangeEnd w:id="22"/>
      <w:r w:rsidR="00335B56">
        <w:rPr>
          <w:rStyle w:val="CommentReference"/>
        </w:rPr>
        <w:commentReference w:id="22"/>
      </w:r>
    </w:p>
    <w:p w14:paraId="13B6D2B3" w14:textId="77777777" w:rsidR="00CC4A8D" w:rsidRDefault="00B244F2" w:rsidP="00792622">
      <w:pPr>
        <w:spacing w:before="120" w:line="480" w:lineRule="auto"/>
        <w:ind w:left="0" w:hanging="2"/>
        <w:jc w:val="both"/>
        <w:rPr>
          <w:rFonts w:asciiTheme="minorHAnsi" w:eastAsia="Calibri" w:hAnsiTheme="minorHAnsi"/>
        </w:rPr>
      </w:pPr>
      <w:del w:id="35" w:author="Gogarten, Jan" w:date="2020-03-16T11:43:00Z">
        <w:r>
          <w:rPr>
            <w:rFonts w:asciiTheme="minorHAnsi" w:eastAsia="Calibri" w:hAnsiTheme="minorHAnsi"/>
          </w:rPr>
          <w:delText xml:space="preserve">Comparable measures </w:delText>
        </w:r>
      </w:del>
      <w:ins w:id="36" w:author="Gogarten, Jan" w:date="2020-03-16T11:43:00Z">
        <w:r w:rsidR="003032E0">
          <w:rPr>
            <w:rFonts w:asciiTheme="minorHAnsi" w:eastAsia="Calibri" w:hAnsiTheme="minorHAnsi"/>
          </w:rPr>
          <w:t xml:space="preserve">Measures </w:t>
        </w:r>
      </w:ins>
      <w:r>
        <w:rPr>
          <w:rFonts w:asciiTheme="minorHAnsi" w:eastAsia="Calibri" w:hAnsiTheme="minorHAnsi"/>
        </w:rPr>
        <w:t xml:space="preserve">of how predictable interactions are </w:t>
      </w:r>
      <w:del w:id="37" w:author="Gogarten, Jan" w:date="2020-03-16T11:45:00Z">
        <w:r>
          <w:rPr>
            <w:rFonts w:asciiTheme="minorHAnsi" w:eastAsia="Calibri" w:hAnsiTheme="minorHAnsi"/>
          </w:rPr>
          <w:delText xml:space="preserve">from the perspective of individuals living in a community </w:delText>
        </w:r>
      </w:del>
      <w:ins w:id="38" w:author="Gogarten, Jan" w:date="2020-03-16T11:43:00Z">
        <w:r w:rsidR="003032E0">
          <w:rPr>
            <w:rFonts w:asciiTheme="minorHAnsi" w:eastAsia="Calibri" w:hAnsiTheme="minorHAnsi"/>
          </w:rPr>
          <w:t xml:space="preserve">that are comparable between studies and species </w:t>
        </w:r>
      </w:ins>
      <w:del w:id="39" w:author="Gogarten, Jan" w:date="2020-03-16T11:44:00Z">
        <w:r>
          <w:rPr>
            <w:rFonts w:asciiTheme="minorHAnsi" w:eastAsia="Calibri" w:hAnsiTheme="minorHAnsi"/>
          </w:rPr>
          <w:delText xml:space="preserve">could allow </w:delText>
        </w:r>
      </w:del>
      <w:ins w:id="40" w:author="Gogarten, Jan" w:date="2020-03-16T11:44:00Z">
        <w:r w:rsidR="003032E0">
          <w:rPr>
            <w:rFonts w:asciiTheme="minorHAnsi" w:eastAsia="Calibri" w:hAnsiTheme="minorHAnsi"/>
          </w:rPr>
          <w:t xml:space="preserve">would facilitate </w:t>
        </w:r>
      </w:ins>
      <w:del w:id="41" w:author="Gogarten, Jan" w:date="2020-03-16T11:44:00Z">
        <w:r>
          <w:rPr>
            <w:rFonts w:asciiTheme="minorHAnsi" w:eastAsia="Calibri" w:hAnsiTheme="minorHAnsi"/>
          </w:rPr>
          <w:delText xml:space="preserve">us to link </w:delText>
        </w:r>
      </w:del>
      <w:ins w:id="42" w:author="Gogarten, Jan" w:date="2020-03-16T11:44:00Z">
        <w:r w:rsidR="003032E0">
          <w:rPr>
            <w:rFonts w:asciiTheme="minorHAnsi" w:eastAsia="Calibri" w:hAnsiTheme="minorHAnsi"/>
          </w:rPr>
          <w:t xml:space="preserve">examinations </w:t>
        </w:r>
      </w:ins>
      <w:ins w:id="43" w:author="Gogarten, Jan" w:date="2020-03-16T11:47:00Z">
        <w:r w:rsidR="003032E0">
          <w:rPr>
            <w:rFonts w:asciiTheme="minorHAnsi" w:eastAsia="Calibri" w:hAnsiTheme="minorHAnsi"/>
          </w:rPr>
          <w:t xml:space="preserve">of the </w:t>
        </w:r>
      </w:ins>
      <w:del w:id="44" w:author="Gogarten, Jan" w:date="2020-03-16T11:45:00Z">
        <w:r>
          <w:rPr>
            <w:rFonts w:asciiTheme="minorHAnsi" w:eastAsia="Calibri" w:hAnsiTheme="minorHAnsi"/>
          </w:rPr>
          <w:delText xml:space="preserve">aspects of an individual’s social life to the </w:delText>
        </w:r>
      </w:del>
      <w:ins w:id="45" w:author="Gogarten, Jan" w:date="2020-03-16T11:46:00Z">
        <w:r w:rsidR="003032E0">
          <w:rPr>
            <w:rFonts w:asciiTheme="minorHAnsi" w:eastAsia="Calibri" w:hAnsiTheme="minorHAnsi"/>
          </w:rPr>
          <w:t xml:space="preserve">factors driving </w:t>
        </w:r>
      </w:ins>
      <w:ins w:id="46" w:author="Gogarten, Jan" w:date="2020-03-16T11:45:00Z">
        <w:r w:rsidR="003032E0">
          <w:rPr>
            <w:rFonts w:asciiTheme="minorHAnsi" w:eastAsia="Calibri" w:hAnsiTheme="minorHAnsi"/>
          </w:rPr>
          <w:t xml:space="preserve">the </w:t>
        </w:r>
      </w:ins>
      <w:r>
        <w:rPr>
          <w:rFonts w:asciiTheme="minorHAnsi" w:eastAsia="Calibri" w:hAnsiTheme="minorHAnsi"/>
        </w:rPr>
        <w:t xml:space="preserve">evolution of complex decision-making </w:t>
      </w:r>
      <w:ins w:id="47" w:author="Gogarten, Jan" w:date="2020-03-16T11:46:00Z">
        <w:r w:rsidR="003032E0">
          <w:rPr>
            <w:rFonts w:asciiTheme="minorHAnsi" w:eastAsia="Calibri" w:hAnsiTheme="minorHAnsi"/>
          </w:rPr>
          <w:t xml:space="preserve">abilities </w:t>
        </w:r>
      </w:ins>
      <w:r>
        <w:rPr>
          <w:rFonts w:asciiTheme="minorHAnsi" w:eastAsia="Calibri" w:hAnsiTheme="minorHAnsi"/>
        </w:rPr>
        <w:fldChar w:fldCharType="begin" w:fldLock="1"/>
      </w:r>
      <w:r w:rsidR="000A152C">
        <w:rPr>
          <w:rFonts w:asciiTheme="minorHAnsi" w:eastAsia="Calibri" w:hAnsiTheme="minorHAnsi"/>
        </w:rPr>
        <w:instrText>ADDIN CSL_CITATION {"citationItems":[{"id":"ITEM-1","itemData":{"DOI":"10.1163/000579510X501151","ISBN":"0005-7959","ISSN":"00057959","PMID":"50262666","abstract":"Approaches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-1","issue":"7","issued":{"date-parts":[["2010"]]},"page":"775-803","title":"Bondedness and sociality","type":"article","volume":"147"},"uris":["http://www.mendeley.com/documents/?uuid=e99b68ae-0495-324c-8aac-5c78b257b91d"]},{"id":"ITEM-2","itemData":{"DOI":"10.1007/s00265-018-2604-5","ISSN":"03405443","abstract":"Abstract: We argue that the study of social complexity can follow two different approaches, based on how it is seen from the outside or on how it is experienced from within. Recent focus has been on the former with social complexity emerging from the interactions of group members. Here, we take the view from within and deal with the social complexity that individual group members may experience, exploring complexity arising from aspects of the social structure and social organization. We review a variety of sources of social complexity in terms of variation between and within social relationships, variation in opportunities to interact with different group members, and the role of third parties. We then examine how individuals can cope with the social complexity they face. We conclude that a refined view of social relationships at different levels is needed to study the social complexity faced by individual group members and emphasize the potential contribution of the view from within to the study of social complexity and cognition. Significance statement: Animals may experience different degrees of complexity in their social groups. Instead of viewing social complexity as an emergent property of the interactions exchanged by group members, we focus on the social complexity individual group members may experience. We examine how aspects of social structure and social organization, such as the variation between and within social relationships, the variation in opportunities to interact with different group members, and the role of third parties, could create challenges and sources of complexity for individual group members. We then evaluate how emotions and cognitive abilities could be used by animals of different species to navigate the social complexity they experience and make appropriate decisions. We show that there are neglected sources of social complexity related to social relationships that derive from them changing over time and consisting of different components. We conclude by emphasizing that a change in perspective is needed to study how cognition is linked to the social complexity individual group members may experience.","author":[{"dropping-particle":"","family":"Aureli","given":"Filippo","non-dropping-particle":"","parse-names":false,"suffix":""},{"dropping-particle":"","family":"Schino","given":"Gabriele","non-dropping-particle":"","parse-names":false,"suffix":""}],"container-title":"Behavioral Ecology and Sociobiology","id":"ITEM-2","issue":"1","issued":{"date-parts":[["2019","1","1"]]},"page":"1-13","publisher":"Springer Verlag","title":"Social complexity from within: how individuals experience the structure and organization of their groups","type":"article","volume":"73"},"uris":["http://www.mendeley.com/documents/?uuid=10f354b5-8d3e-3467-8214-116cd254e982"]}],"mendeley":{"formattedCitation":"(Aureli &amp; Schino, 2019; Dunbar &amp; Shultz, 2010)","plainTextFormattedCitation":"(Aureli &amp; Schino, 2019; Dunbar &amp; Shultz, 2010)","previouslyFormattedCitation":"(Aureli &amp; Schino, 2019; Dunbar &amp; Shultz, 2010)"},"properties":{"noteIndex":0},"schema":"https://github.com/citation-style-language/schema/raw/master/csl-citation.json"}</w:instrText>
      </w:r>
      <w:r>
        <w:rPr>
          <w:rFonts w:asciiTheme="minorHAnsi" w:eastAsia="Calibri" w:hAnsiTheme="minorHAnsi"/>
        </w:rPr>
        <w:fldChar w:fldCharType="separate"/>
      </w:r>
      <w:r w:rsidR="00C624CE" w:rsidRPr="00C624CE">
        <w:rPr>
          <w:rFonts w:asciiTheme="minorHAnsi" w:eastAsia="Calibri" w:hAnsiTheme="minorHAnsi"/>
          <w:noProof/>
        </w:rPr>
        <w:t>(Aureli &amp; Schino, 2019; Dunbar &amp; Shultz, 2010)</w:t>
      </w:r>
      <w:r>
        <w:rPr>
          <w:rFonts w:asciiTheme="minorHAnsi" w:eastAsia="Calibri" w:hAnsiTheme="minorHAnsi"/>
        </w:rPr>
        <w:fldChar w:fldCharType="end"/>
      </w:r>
      <w:r>
        <w:rPr>
          <w:rFonts w:asciiTheme="minorHAnsi" w:eastAsia="Calibri" w:hAnsiTheme="minorHAnsi"/>
        </w:rPr>
        <w:t xml:space="preserve">. Relationships are more predictable if partner choice is highly </w:t>
      </w:r>
      <w:r>
        <w:rPr>
          <w:rFonts w:asciiTheme="minorHAnsi" w:eastAsia="Calibri" w:hAnsiTheme="minorHAnsi"/>
          <w:i/>
        </w:rPr>
        <w:t>consistent</w:t>
      </w:r>
      <w:r>
        <w:rPr>
          <w:rFonts w:asciiTheme="minorHAnsi" w:eastAsia="Calibri" w:hAnsiTheme="minorHAnsi"/>
        </w:rPr>
        <w:t xml:space="preserve"> over repeated interactions </w:t>
      </w:r>
      <w:r>
        <w:rPr>
          <w:rFonts w:asciiTheme="minorHAnsi" w:eastAsia="Calibri" w:hAnsiTheme="minorHAnsi"/>
        </w:rPr>
        <w:fldChar w:fldCharType="begin" w:fldLock="1"/>
      </w:r>
      <w:r w:rsidR="004A57E7">
        <w:rPr>
          <w:rFonts w:asciiTheme="minorHAnsi" w:eastAsia="Calibri" w:hAnsiTheme="minorHAnsi"/>
        </w:rPr>
        <w:instrText>ADDIN CSL_CITATION {"citationItems":[{"id":"ITEM-1","itemData":{"DOI":"10.1007/s10764-012-9623-2","ISSN":"01640291","abstract":"In social animals an individual's fitness depends partly on the quality of relationships with others. Qualitative variation in relationships has been conceptualized according to a three-dimensional structure, consisting of relationship value, compatibility, and security. However, the determinants of the components and their temporal stability are not well understood. We studied relationship quality in a newly formed group of 20 captive chimpanzees made up of several previously existing social groups. We assessed dyadic relationship quality 2 yr and again 7 yr after grouping. We confirmed the existence and stability of three relationship components and labeled them value, compatibility, and approach symmetry. Previously familiar dyads had a higher value than unfamiliar dyads, especially when they were maternally or paternally related. Compatibility was higher in dyads with only females than in dyads containing a male, but familiarity did not influence compatibility. Approach symmetry was initially higher, but later lower, in familiar than unfamiliar dyads, indicating that approach symmetry of familiar dyads decreased over time. Dyadic value and compatibility were highly stable over time, which is similar to the long relationship duration found in wild chimpanzees. In sum, relationships formed earlier in life became more valuable than those formed in later adulthood, whereas nonaggressive, compatible relationships could be formed throughout life. This suggests that for immigrating individuals, high-value relationships may be relatively difficult to establish, partly explaining why wild female chimpanzees have relatively few high-quality relationships with other females. Our study supports the multicomponent structure and durability of relationships in social species. © 2012 Springer Science+Business Media, LLC.","author":[{"dropping-particle":"","family":"Koski","given":"Sonja E.","non-dropping-particle":"","parse-names":false,"suffix":""},{"dropping-particle":"","family":"Vries","given":"Han","non-dropping-particle":"de","parse-names":false,"suffix":""},{"dropping-particle":"","family":"Kraats","given":"Annette","non-dropping-particle":"van de","parse-names":false,"suffix":""},{"dropping-particle":"","family":"Sterck","given":"Elisabeth H.M.","non-dropping-particle":"","parse-names":false,"suffix":""}],"container-title":"International Journal of Primatology","id":"ITEM-1","issue":"4","issued":{"date-parts":[["2012","8","9"]]},"page":"905-921","publisher":"Springer US","title":"Stability and Change of Social Relationship Quality in Captive Chimpanzees (Pan troglodytes)","type":"article-journal","volume":"33"},"uris":["http://www.mendeley.com/documents/?uuid=49f61b6d-7156-3cba-9994-22496771201a"]},{"id":"ITEM-2","itemData":{"DOI":"10.1007/s00265-006-0250-9","ISBN":"0340-5443","ISSN":"03405443","abstract":"A growing body of evidence suggests that social bonds have adaptive value for animals that live in social groups. Although these findings suggest that natural selection may favor the ability to cultivate and sustain social bonds, we know very little about the factors that influence the quality or stability of social bonds. Here, we draw on data derived from a 16-year study of baboons living in seven different social groups in the Amboseli basin of Kenya to evaluate the quality and stability of social bonds among females. Our results extend previous analyses, which demonstrate that females form the strongest bonds with close maternal and paternal kin, age mates (who may be paternal kin), and females who occupy similar ranks but are not maternal relatives. Here we show that the same factors influence the quality and strength of social bonds. Moreover, the results demonstrate that the quality of social bonds directly affects their stability.","author":[{"dropping-particle":"","family":"Silk","given":"Joan B.","non-dropping-particle":"","parse-names":false,"suffix":""},{"dropping-particle":"","family":"Alberts","given":"Susan C.","non-dropping-particle":"","parse-names":false,"suffix":""},{"dropping-particle":"","family":"Altmann","given":"Jeanne","non-dropping-particle":"","parse-names":false,"suffix":""}],"container-title":"Behavioral Ecology and Sociobiology","id":"ITEM-2","issue":"2","issued":{"date-parts":[["2006"]]},"page":"197-204","title":"Social relationships among adult female baboons (Papio cynocephalus) II. Variation in the quality and stability of social bonds","type":"article-journal","volume":"61"},"uris":["http://www.mendeley.com/documents/?uuid=db3c963f-8961-4153-bf69-f240b6f36855"]},{"id":"ITEM-3","itemData":{"DOI":"10.1002/ajpa.23197","ISBN":"0002-9483","ISSN":"10968644","abstract":"Objectives: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Anthropology","id":"ITEM-3","issue":"1","issued":{"date-parts":[["2017","5"]]},"page":"158-172","title":"Stable and fluctuating social preferences and implications for cooperation among female bonobos at LuiKotale, Salonga National Park, DRC","type":"article-journal","volume":"163"},"uris":["http://www.mendeley.com/documents/?uuid=25b1df25-47ef-38dd-9d96-c03bf6aafc4c"]},{"id":"ITEM-4","itemData":{"DOI":"10.1016/j.anbehav.2015.11.005","ISBN":"0003-3472","ISSN":"00033472","abstract":"In multimale multifemale primate groups, the strength and stability of affiliative relationships have been shown to affect an individual's long-term fitness such as offspring survival and longevity. Studies investigating the fitness benefits of close social relationships and the underlying mechanisms have mainly focused on the philopatric sex. The strong relationships of philopatric chimpanzee males and baboon females share important characteristics with human friendships in that increased strength of affiliative relationships is associated with increased equitability in service exchanges and relationship stability. So far, it has remained unclear whether the strong relationships of dispersing males share these characteristics as well and can thus be labelled as social bonds. Here we provide results on the variation in affiliative relationship strength and its relation to equitability and relationship stability from two wild groups of male Assamese macaques, Macaca assamensis, at Phu Khieo Wildlife Sanctuary, Thailand collected over 2 and 7 years, respectively. Our analyses of almost 9000 h of focal animal data show that males formed differentiated affiliative relationships and that the strength of a relationship affected how likely males returned a grooming service within a single bout and how equally males were responsible for the maintenance of close proximity. Partner stability among the three strongest relationships was higher than among weaker relationships which suggests that top partners were not retained simply because of a lack of alternatives. Together, these results suggest that dispersing male Assamese macaques form differentiated affiliative relationships that increase in equitability and stability with increasing relationship strength. This is the first study showing long-term partner stability in males as the dispersing sex. Our results thus add to the growing body of literature indicating that nonhuman animals form close social relationships similar to human friendships.","author":[{"dropping-particle":"","family":"Kalbitz","given":"Josefine","non-dropping-particle":"","parse-names":false,"suffix":""},{"dropping-particle":"","family":"Ostner","given":"Julia","non-dropping-particle":"","parse-names":false,"suffix":""},{"dropping-particle":"","family":"Schülke","given":"Oliver","non-dropping-particle":"","parse-names":false,"suffix":""}],"container-title":"Animal Behaviour","id":"ITEM-4","issued":{"date-parts":[["2016"]]},"page":"13-22","title":"Strong, equitable and long-term social bonds in the dispersing sex in Assamese macaques","type":"article-journal","volume":"113"},"uris":["http://www.mendeley.com/documents/?uuid=3d0898c5-3ddf-4b2a-a29a-2e89e07c458b"]}],"mendeley":{"formattedCitation":"(Kalbitz et al., 2016; Koski et al., 2012; Moscovice et al., 2017; Silk et al., 2006)","plainTextFormattedCitation":"(Kalbitz et al., 2016; Koski et al., 2012; Moscovice et al., 2017; Silk et al., 2006)","previouslyFormattedCitation":"(Kalbitz et al., 2016; Koski et al., 2012; Moscovice et al., 2017; Silk et al., 2006)"},"properties":{"noteIndex":0},"schema":"https://github.com/citation-style-language/schema/raw/master/csl-citation.json"}</w:instrText>
      </w:r>
      <w:r>
        <w:rPr>
          <w:rFonts w:asciiTheme="minorHAnsi" w:eastAsia="Calibri" w:hAnsiTheme="minorHAnsi"/>
        </w:rPr>
        <w:fldChar w:fldCharType="separate"/>
      </w:r>
      <w:r w:rsidR="00B4481E" w:rsidRPr="00B4481E">
        <w:rPr>
          <w:rFonts w:asciiTheme="minorHAnsi" w:eastAsia="Calibri" w:hAnsiTheme="minorHAnsi"/>
          <w:noProof/>
        </w:rPr>
        <w:t>(Kalbitz et al., 2016; Koski et al., 2012; Moscovice et al., 2017; Silk et al., 2006)</w:t>
      </w:r>
      <w:r>
        <w:rPr>
          <w:rFonts w:asciiTheme="minorHAnsi" w:eastAsia="Calibri" w:hAnsiTheme="minorHAnsi"/>
        </w:rPr>
        <w:fldChar w:fldCharType="end"/>
      </w:r>
      <w:r>
        <w:rPr>
          <w:rFonts w:asciiTheme="minorHAnsi" w:eastAsia="Calibri" w:hAnsiTheme="minorHAnsi"/>
        </w:rPr>
        <w:t xml:space="preserve"> and observing a subset of interactions allows individuals to accurately predict </w:t>
      </w:r>
      <w:r w:rsidR="00C624CE">
        <w:rPr>
          <w:rFonts w:asciiTheme="minorHAnsi" w:eastAsia="Calibri" w:hAnsiTheme="minorHAnsi"/>
        </w:rPr>
        <w:t>future interactions</w:t>
      </w:r>
      <w:r>
        <w:rPr>
          <w:rFonts w:asciiTheme="minorHAnsi" w:eastAsia="Calibri" w:hAnsiTheme="minorHAnsi"/>
        </w:rPr>
        <w:t xml:space="preserve"> </w:t>
      </w:r>
      <w:r>
        <w:rPr>
          <w:rFonts w:asciiTheme="minorHAnsi" w:eastAsia="Calibri" w:hAnsiTheme="minorHAnsi"/>
        </w:rPr>
        <w:fldChar w:fldCharType="begin" w:fldLock="1"/>
      </w:r>
      <w:r>
        <w:rPr>
          <w:rFonts w:asciiTheme="minorHAnsi" w:eastAsia="Calibri" w:hAnsiTheme="minorHAnsi"/>
        </w:rPr>
        <w:instrText>ADDIN CSL_CITATION {"citationItems":[{"id":"ITEM-1","itemData":{"ISBN":"0471494348","ISSN":"1528-2511","PMID":"11276903","abstract":"When we talk of the 'nature of intelligence', or any other attribute, we may be referring to its essential structure, or to its place in nature, particularly the function it has evolved to serve. Here I examine both, from the perspective of the evolution of intelligence in primates. Over the last 20 years, the Social (or 'Machiavellian') Intelligence Hypothesis has gained empirical support. Its core claim is that the intelligence of primates is primarily an adaptation to the special complexities of primate social life. In addition to this hypothesis about the function of intellect, a secondary claim is that the very structure of intelligence has been moulded to be 'social' in character, an idea that presents a challenge to orthodox views of intelligence as a general-purpose capacity. I shall outline the principal components of social intelligence and the environment of social complexity it engages with. This raises the question of whether domain specificity is an appropriate characterization of social intelligence and its subcomponents, like theory of mind. As a counter-argument to such specificity I consider the hypothesis that great apes exhibit a cluster of advanced cognitive abilities that rest on a shared capacity for second-order mental representation.","author":[{"dropping-particle":"","family":"Whiten","given":"A","non-dropping-particle":"","parse-names":false,"suffix":""}],"container-title":"The nature of intelligence","id":"ITEM-1","issued":{"date-parts":[["2000"]]},"page":"185-96; discussion 196-201","publisher":"Wiley","publisher-place":"Chichester, UK","title":"Social complexity and social intelligence.","type":"chapter","volume":"233"},"uris":["http://www.mendeley.com/documents/?uuid=034ccfbf-115a-38fb-8ff3-9d74ba7874ed"]}],"mendeley":{"formattedCitation":"(Whiten, 2000)","plainTextFormattedCitation":"(Whiten, 2000)","previouslyFormattedCitation":"(Whiten, 2000)"},"properties":{"noteIndex":0},"schema":"https://github.com/citation-style-language/schema/raw/master/csl-citation.json"}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(Whiten, 2000)</w:t>
      </w:r>
      <w:r>
        <w:rPr>
          <w:rFonts w:asciiTheme="minorHAnsi" w:eastAsia="Calibri" w:hAnsiTheme="minorHAnsi"/>
        </w:rPr>
        <w:fldChar w:fldCharType="end"/>
      </w:r>
      <w:r>
        <w:rPr>
          <w:rFonts w:asciiTheme="minorHAnsi" w:eastAsia="Calibri" w:hAnsiTheme="minorHAnsi"/>
        </w:rPr>
        <w:t>. An example of this are steep linear dominance hierarchies, in which a single interaction contains enough information to predict future</w:t>
      </w:r>
      <w:r w:rsidR="00B4481E">
        <w:rPr>
          <w:rFonts w:asciiTheme="minorHAnsi" w:eastAsia="Calibri" w:hAnsiTheme="minorHAnsi"/>
        </w:rPr>
        <w:t xml:space="preserve"> dyadic</w:t>
      </w:r>
      <w:r>
        <w:rPr>
          <w:rFonts w:asciiTheme="minorHAnsi" w:eastAsia="Calibri" w:hAnsiTheme="minorHAnsi"/>
        </w:rPr>
        <w:t xml:space="preserve"> contest </w:t>
      </w:r>
      <w:r>
        <w:rPr>
          <w:rFonts w:asciiTheme="minorHAnsi" w:eastAsia="Calibri" w:hAnsiTheme="minorHAnsi"/>
        </w:rPr>
        <w:fldChar w:fldCharType="begin" w:fldLock="1"/>
      </w:r>
      <w:r w:rsidR="00383737">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uncertainty","type":"article-journal","volume":"87"},"uris":["http://www.mendeley.com/documents/?uuid=ae5c93aa-b941-38c0-b068-d24e451531bf"]},{"id":"ITEM-2","itemData":{"DOI":"10.1098/rspb.1998.0397","ISBN":"0962-8452","ISSN":"14712970","abstract":"Many of the signals that animals use to communicate transmit relatively large distances and therefore encompass several potential signallers and receivers. This observation challenges the common characterization of animal communication systems as consisting of one signaller and one receiver. Furthermore, it suggests that the evolution of communication behaviour must be considered as occurring in the context of communication networks rather than dyads. Although considerations of selection pressures acting upon signallers in the contest of communication networks have rarely been expressed in such terms, it has been noted that many signals exchanged during aggressive interactions will transmit far further than required for information transfer between the individuals directly involved, suggesting that these signals have been designed to be received by other, more distant, individuals. Here we consider the potential for receivers in communication networks to gather information, one aspect of which has been termed eavesdropping. We show that male Betta splendens monitor aggressive interactions between neighbouring conspecifics and use the information on relative fighting ability in subsequent aggressive interactions with the males they have observed.","author":[{"dropping-particle":"","family":"Oliveira","given":"R. F.","non-dropping-particle":"","parse-names":false,"suffix":""},{"dropping-particle":"","family":"McGregor","given":"P. K.","non-dropping-particle":"","parse-names":false,"suffix":""},{"dropping-particle":"","family":"Latruffe","given":"C.","non-dropping-particle":"","parse-names":false,"suffix":""}],"container-title":"Proceedings of the Royal Society B: Biological Sciences","id":"ITEM-2","issue":"1401","issued":{"date-parts":[["1998","6","22"]]},"page":"1045-1049","publisher":"The Royal Society","title":"Know thine enemy: Fighting fish gather information from observing conspecific interactions","type":"article-journal","volume":"265"},"uris":["http://www.mendeley.com/documents/?uuid=7bbf8c52-3173-36dd-ba02-46555fa0a27d"]},{"id":"ITEM-3","itemData":{"DOI":"10.1038/nature02723","ISBN":"0028-0836","ISSN":"00280836","PMID":"15306809","abstract":"Living in large, stable social groups is often considered to favour the evolution of enhanced cognitive abilities, such as recognizing group members, tracking their social status and inferring relationships among them. An individual's place in the social order can be learned through direct interactions with others, but conflicts can be time-consuming and even injurious. Because the number of possible pairwise interactions increases rapidly with group size, members of large social groups will benefit if they can make judgments about relationships on the basis of indirect evidence. Transitive reasoning should therefore be particularly important for social individuals, allowing assessment of relationships from observations of interactions among others. Although a variety of studies have suggested that transitive inference may be used in social settings, the phenomenon has not been demonstrated under controlled conditions in animals. Here we show that highly social pinyon jays (Gymnorhinus cyanocephalus) draw sophisticated inferences about their own dominance status relative to that of strangers that they have observed interactin</w:instrText>
      </w:r>
      <w:r w:rsidR="00383737" w:rsidRPr="002A3884">
        <w:rPr>
          <w:rFonts w:asciiTheme="minorHAnsi" w:eastAsia="Calibri" w:hAnsiTheme="minorHAnsi"/>
          <w:lang w:val="fr-FR"/>
          <w:rPrChange w:id="48" w:author="anna" w:date="2020-05-28T16:45:00Z">
            <w:rPr>
              <w:rFonts w:asciiTheme="minorHAnsi" w:eastAsia="Calibri" w:hAnsiTheme="minorHAnsi"/>
            </w:rPr>
          </w:rPrChange>
        </w:rPr>
        <w:instrText>g with known individuals. These results directly demonstrate that animals use transitive inference in social settings and imply that such cognitive capabilities are widespread among social species.","author":[{"dropping-particle":"","family":"Guillermo Paz-Y-Miño","given":"C.","non-dropping-particle":"","parse-names":false,"suffix":""},{"dropping-particle":"","family":"Bond","given":"Alan B.","non-dropping-particle":"","parse-names":false,"suffix":""},{"dropping-particle":"","family":"Kamil","given":"Alan C.","non-dropping-particle":"","parse-names":false,"suffix":""},{"dropping-particle":"","family":"Balda","given":"Russell P.","non-dropping-particle":"","parse-names":false,"suffix":""}],"container-title":"Nature","id":"ITEM-3","issue":"7001","issued":{"date-parts":[["2004","8","12"]]},"page":"778-781","title":"Pinyon jays use transitive inference to predict social dominance","type":"article-journal","volume":"430"},"uris":["http://www.mendeley.com/documents/?uuid=bf4f58ae-741d-3c9b-bc57-2d379cd0bad4"]}],"mendeley":{"formattedCitation":"(Guillermo Paz-Y-Miño et al., 2004; Oliveira et al., 1998; Sánchez-Tójar et al., 2018)","plainTextFormattedCitation":"(Guillermo Paz-Y-Miño et al., 2004; Oliveira et al., 1998; Sánchez-Tójar et al., 2018)","previouslyFormattedCitation":"(Guillermo Paz-Y-Miño et al., 2004; Oliveira et al., 1998; Sánchez-Tójar et al., 2018)"},"properties":{"noteIndex":0},"schema":"https://github.com/citation-style-language/schema/raw/master/csl-citation.json"}</w:instrText>
      </w:r>
      <w:r>
        <w:rPr>
          <w:rFonts w:asciiTheme="minorHAnsi" w:eastAsia="Calibri" w:hAnsiTheme="minorHAnsi"/>
        </w:rPr>
        <w:fldChar w:fldCharType="separate"/>
      </w:r>
      <w:r w:rsidRPr="002A3884">
        <w:rPr>
          <w:rFonts w:asciiTheme="minorHAnsi" w:eastAsia="Calibri" w:hAnsiTheme="minorHAnsi"/>
          <w:lang w:val="fr-FR"/>
          <w:rPrChange w:id="49" w:author="anna" w:date="2020-05-28T16:45:00Z">
            <w:rPr>
              <w:rFonts w:asciiTheme="minorHAnsi" w:eastAsia="Calibri" w:hAnsiTheme="minorHAnsi"/>
              <w:noProof/>
            </w:rPr>
          </w:rPrChange>
        </w:rPr>
        <w:t>(Guillermo Paz-Y-Miño et al., 2004; Oliveira et al., 1998; Sánchez-Tójar et al., 2018)</w:t>
      </w:r>
      <w:r>
        <w:rPr>
          <w:rFonts w:asciiTheme="minorHAnsi" w:eastAsia="Calibri" w:hAnsiTheme="minorHAnsi"/>
        </w:rPr>
        <w:fldChar w:fldCharType="end"/>
      </w:r>
      <w:r w:rsidRPr="002A3884">
        <w:rPr>
          <w:rFonts w:asciiTheme="minorHAnsi" w:eastAsia="Calibri" w:hAnsiTheme="minorHAnsi"/>
          <w:lang w:val="fr-FR"/>
          <w:rPrChange w:id="50" w:author="anna" w:date="2020-05-28T16:45:00Z">
            <w:rPr>
              <w:rFonts w:asciiTheme="minorHAnsi" w:eastAsia="Calibri" w:hAnsiTheme="minorHAnsi"/>
            </w:rPr>
          </w:rPrChange>
        </w:rPr>
        <w:t xml:space="preserve">. </w:t>
      </w:r>
      <w:r>
        <w:rPr>
          <w:rFonts w:asciiTheme="minorHAnsi" w:eastAsia="Calibri" w:hAnsiTheme="minorHAnsi"/>
        </w:rPr>
        <w:t xml:space="preserve">Low consistency can be the result of an unpredictable distribution of social interactions or of frequent changes in relationships over time, both </w:t>
      </w:r>
      <w:del w:id="51" w:author="Gogarten, Jan" w:date="2020-03-16T10:43:00Z">
        <w:r>
          <w:rPr>
            <w:rFonts w:asciiTheme="minorHAnsi" w:eastAsia="Calibri" w:hAnsiTheme="minorHAnsi"/>
          </w:rPr>
          <w:delText>indicating</w:delText>
        </w:r>
        <w:r w:rsidDel="003E7676">
          <w:rPr>
            <w:rFonts w:asciiTheme="minorHAnsi" w:eastAsia="Calibri" w:hAnsiTheme="minorHAnsi"/>
          </w:rPr>
          <w:delText xml:space="preserve"> </w:delText>
        </w:r>
      </w:del>
      <w:ins w:id="52" w:author="Gogarten, Jan" w:date="2020-03-16T10:43:00Z">
        <w:r w:rsidR="003E7676">
          <w:rPr>
            <w:rFonts w:asciiTheme="minorHAnsi" w:eastAsia="Calibri" w:hAnsiTheme="minorHAnsi"/>
          </w:rPr>
          <w:t>traits that might necessitate</w:t>
        </w:r>
        <w:r>
          <w:rPr>
            <w:rFonts w:asciiTheme="minorHAnsi" w:eastAsia="Calibri" w:hAnsiTheme="minorHAnsi"/>
          </w:rPr>
          <w:t xml:space="preserve"> </w:t>
        </w:r>
      </w:ins>
      <w:r>
        <w:rPr>
          <w:rFonts w:asciiTheme="minorHAnsi" w:eastAsia="Calibri" w:hAnsiTheme="minorHAnsi"/>
        </w:rPr>
        <w:t xml:space="preserve">an increased need for cognitive flexibility </w:t>
      </w:r>
      <w:r>
        <w:rPr>
          <w:rFonts w:asciiTheme="minorHAnsi" w:eastAsia="Calibri" w:hAnsiTheme="minorHAnsi"/>
        </w:rPr>
        <w:fldChar w:fldCharType="begin" w:fldLock="1"/>
      </w:r>
      <w:r w:rsidR="00383737">
        <w:rPr>
          <w:rFonts w:asciiTheme="minorHAnsi" w:eastAsia="Calibri" w:hAnsiTheme="minorHAnsi"/>
        </w:rPr>
        <w:instrText>ADDIN CSL_CITATION {"citationItems":[{"id":"ITEM-1","itemData":{"DOI":"10.1006/anbe.2002.3008","ISBN":"0003-3472","ISSN":"00033472","PMID":"123","abstract":"We used data from a natural experiment on adult female chacma baboons, Papio cynocephalus ursinus, to test the hypothesis that variation in aggression through time influences patterns of grooming reciprocity within a social group. Owing to a change in the baboons' competitive regime, we were able to compare data from periods when aggression was high (period 1) and low (period 2). During period 2, the slope of the relationship between aggression and rank was significantly shallower than during period 1 and less aggression was directed at the lowest-ranking females suggesting there had been a reduction in the dominance gradient. We attributed this to reduced effectiveness of dominance as a means of excluding other females from feeding resources. The reduction in aggression during period 2 was accompanied by an increase in grooming reciprocity between dyads suggesting that high-ranking females no longer attracted grooming by subordinates in exchange for tolerance, and that grooming in period 2 was exchanged for its intrinsic benefits. The loss of rank-related effects on grooming reciprocity in period 2 compared with period 1 further confirmed this. These findings show that female baboons are able to respond flexibly and swiftly to changes in their social circumstances and that a dynamic approach to primate social interactions is worth pursuing. Copyright 2002 The Association for the Study of Animal Behaviour. Published by Elsevier Science Ltd. All rights reserved.","author":[{"dropping-particle":"","family":"Barrett","given":"Louise","non-dropping-particle":"","parse-names":false,"suffix":""},{"dropping-particle":"","family":"Gaynor","given":"David","non-dropping-particle":"","parse-names":false,"suffix":""},{"dropping-particle":"","family":"Henzi","given":"S.Peter Peter","non-dropping-particle":"","parse-names":false,"suffix":""}],"container-title":"Animal Behaviour","id":"ITEM-1","issue":"6","issued":{"date-parts":[["2002"]]},"page":"1047-1053","title":"A dynamic interaction between aggression and grooming reciprocity among female chacma baboons","type":"article-journal","volume":"63"},"uris":["http://www.mendeley.com/documents/?uuid=26b28a49-9329-4720-aa99-d8c36613e2b5"]}],"mendeley":{"formattedCitation":"(Barrett et al., 2002)","plainTextFormattedCitation":"(Barrett et al., 2002)","previouslyFormattedCitation":"(Barrett et al., 2002)"},"properties":{"noteIndex":0},"schema":"https://github.com/citation-style-language/schema/raw/master/csl-citation.json"}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(Barrett et al., 2002)</w:t>
      </w:r>
      <w:r>
        <w:rPr>
          <w:rFonts w:asciiTheme="minorHAnsi" w:eastAsia="Calibri" w:hAnsiTheme="minorHAnsi"/>
        </w:rPr>
        <w:fldChar w:fldCharType="end"/>
      </w:r>
      <w:r>
        <w:rPr>
          <w:rFonts w:asciiTheme="minorHAnsi" w:eastAsia="Calibri" w:hAnsiTheme="minorHAnsi"/>
        </w:rPr>
        <w:t xml:space="preserve">. </w:t>
      </w:r>
    </w:p>
    <w:p w14:paraId="67BDEA93" w14:textId="48275337" w:rsidR="00C624CE" w:rsidRDefault="003032E0" w:rsidP="007F255C">
      <w:pPr>
        <w:spacing w:line="480" w:lineRule="auto"/>
        <w:ind w:leftChars="0" w:left="0" w:firstLineChars="0" w:firstLine="0"/>
        <w:jc w:val="both"/>
        <w:rPr>
          <w:rFonts w:asciiTheme="minorHAnsi" w:eastAsia="Calibri" w:hAnsiTheme="minorHAnsi"/>
        </w:rPr>
      </w:pPr>
      <w:ins w:id="53" w:author="Gogarten, Jan" w:date="2020-03-16T11:48:00Z">
        <w:r>
          <w:rPr>
            <w:rFonts w:asciiTheme="minorHAnsi" w:eastAsia="Calibri" w:hAnsiTheme="minorHAnsi"/>
          </w:rPr>
          <w:t xml:space="preserve">Complicating assessments of predictability, </w:t>
        </w:r>
      </w:ins>
      <w:commentRangeStart w:id="54"/>
      <w:del w:id="55" w:author="Gogarten, Jan" w:date="2020-03-16T11:48:00Z">
        <w:r w:rsidR="007F255C">
          <w:rPr>
            <w:rFonts w:asciiTheme="minorHAnsi" w:eastAsia="Calibri" w:hAnsiTheme="minorHAnsi"/>
          </w:rPr>
          <w:delText xml:space="preserve">Many </w:delText>
        </w:r>
      </w:del>
      <w:ins w:id="56" w:author="Gogarten, Jan" w:date="2020-03-16T11:48:00Z">
        <w:r>
          <w:rPr>
            <w:rFonts w:asciiTheme="minorHAnsi" w:eastAsia="Calibri" w:hAnsiTheme="minorHAnsi"/>
          </w:rPr>
          <w:t xml:space="preserve">most </w:t>
        </w:r>
      </w:ins>
      <w:r w:rsidR="007F255C">
        <w:rPr>
          <w:rFonts w:asciiTheme="minorHAnsi" w:eastAsia="Calibri" w:hAnsiTheme="minorHAnsi"/>
        </w:rPr>
        <w:t xml:space="preserve">behavioural studies </w:t>
      </w:r>
      <w:commentRangeEnd w:id="54"/>
      <w:r w:rsidR="0084023C">
        <w:rPr>
          <w:rStyle w:val="CommentReference"/>
        </w:rPr>
        <w:commentReference w:id="54"/>
      </w:r>
      <w:r w:rsidR="007F255C">
        <w:rPr>
          <w:rFonts w:asciiTheme="minorHAnsi" w:eastAsia="Calibri" w:hAnsiTheme="minorHAnsi"/>
        </w:rPr>
        <w:t xml:space="preserve">depend </w:t>
      </w:r>
      <w:commentRangeStart w:id="57"/>
      <w:r w:rsidR="007F255C">
        <w:rPr>
          <w:rFonts w:asciiTheme="minorHAnsi" w:eastAsia="Calibri" w:hAnsiTheme="minorHAnsi"/>
        </w:rPr>
        <w:t>on aggregated distributions of interaction type</w:t>
      </w:r>
      <w:r w:rsidR="00E20312">
        <w:rPr>
          <w:rFonts w:asciiTheme="minorHAnsi" w:eastAsia="Calibri" w:hAnsiTheme="minorHAnsi"/>
        </w:rPr>
        <w:t>s</w:t>
      </w:r>
      <w:r w:rsidR="007F255C">
        <w:rPr>
          <w:rFonts w:asciiTheme="minorHAnsi" w:eastAsia="Calibri" w:hAnsiTheme="minorHAnsi"/>
        </w:rPr>
        <w:t xml:space="preserve"> </w:t>
      </w:r>
      <w:commentRangeEnd w:id="57"/>
      <w:r w:rsidR="00C04030">
        <w:rPr>
          <w:rStyle w:val="CommentReference"/>
        </w:rPr>
        <w:commentReference w:id="57"/>
      </w:r>
      <w:r w:rsidR="007F255C">
        <w:rPr>
          <w:rFonts w:asciiTheme="minorHAnsi" w:eastAsia="Calibri" w:hAnsiTheme="minorHAnsi"/>
        </w:rPr>
        <w:t>over time</w:t>
      </w:r>
      <w:ins w:id="58" w:author="Gogarten, Jan" w:date="2020-03-16T11:49:00Z">
        <w:r>
          <w:rPr>
            <w:rFonts w:asciiTheme="minorHAnsi" w:eastAsia="Calibri" w:hAnsiTheme="minorHAnsi"/>
          </w:rPr>
          <w:t xml:space="preserve">; either </w:t>
        </w:r>
      </w:ins>
      <w:del w:id="59" w:author="Gogarten, Jan" w:date="2020-03-16T11:49:00Z">
        <w:r w:rsidR="00E20312">
          <w:rPr>
            <w:rFonts w:asciiTheme="minorHAnsi" w:eastAsia="Calibri" w:hAnsiTheme="minorHAnsi"/>
          </w:rPr>
          <w:delText xml:space="preserve">, </w:delText>
        </w:r>
      </w:del>
      <w:r w:rsidR="00E20312">
        <w:rPr>
          <w:rFonts w:asciiTheme="minorHAnsi" w:eastAsia="Calibri" w:hAnsiTheme="minorHAnsi"/>
        </w:rPr>
        <w:t xml:space="preserve">as dependent or independent </w:t>
      </w:r>
      <w:del w:id="60" w:author="Alexander Mielke" w:date="2020-05-28T16:45:00Z">
        <w:r w:rsidR="00E20312">
          <w:rPr>
            <w:rFonts w:asciiTheme="minorHAnsi" w:eastAsia="Calibri" w:hAnsiTheme="minorHAnsi"/>
          </w:rPr>
          <w:delText>variable</w:delText>
        </w:r>
      </w:del>
      <w:ins w:id="61" w:author="Jan" w:date="2020-05-28T16:44:00Z">
        <w:r w:rsidR="00E20312">
          <w:rPr>
            <w:rFonts w:asciiTheme="minorHAnsi" w:eastAsia="Calibri" w:hAnsiTheme="minorHAnsi"/>
          </w:rPr>
          <w:t>variable</w:t>
        </w:r>
      </w:ins>
      <w:ins w:id="62" w:author="Gogarten, Jan" w:date="2020-03-16T11:49:00Z">
        <w:r>
          <w:rPr>
            <w:rFonts w:asciiTheme="minorHAnsi" w:eastAsia="Calibri" w:hAnsiTheme="minorHAnsi"/>
          </w:rPr>
          <w:t>s,</w:t>
        </w:r>
      </w:ins>
      <w:del w:id="63" w:author="cathy" w:date="2020-05-28T16:43:00Z">
        <w:r w:rsidR="00E20312">
          <w:rPr>
            <w:rFonts w:asciiTheme="minorHAnsi" w:eastAsia="Calibri" w:hAnsiTheme="minorHAnsi"/>
          </w:rPr>
          <w:delText>variable</w:delText>
        </w:r>
      </w:del>
      <w:ins w:id="64" w:author="cathy" w:date="2020-05-28T16:43:00Z">
        <w:r w:rsidR="00E20312">
          <w:rPr>
            <w:rFonts w:asciiTheme="minorHAnsi" w:eastAsia="Calibri" w:hAnsiTheme="minorHAnsi"/>
          </w:rPr>
          <w:t>variable</w:t>
        </w:r>
      </w:ins>
      <w:ins w:id="65" w:author="cathy" w:date="2020-05-26T12:22:00Z">
        <w:r w:rsidR="006126E2">
          <w:rPr>
            <w:rFonts w:asciiTheme="minorHAnsi" w:eastAsia="Calibri" w:hAnsiTheme="minorHAnsi"/>
          </w:rPr>
          <w:t>s</w:t>
        </w:r>
      </w:ins>
      <w:del w:id="66" w:author="Gogarten, Jan" w:date="2020-03-16T11:49:00Z">
        <w:r w:rsidR="00E20312">
          <w:rPr>
            <w:rFonts w:asciiTheme="minorHAnsi" w:eastAsia="Calibri" w:hAnsiTheme="minorHAnsi"/>
          </w:rPr>
          <w:delText xml:space="preserve"> or </w:delText>
        </w:r>
      </w:del>
      <w:r w:rsidR="00E20312">
        <w:rPr>
          <w:rFonts w:asciiTheme="minorHAnsi" w:eastAsia="Calibri" w:hAnsiTheme="minorHAnsi"/>
        </w:rPr>
        <w:t>to create networks</w:t>
      </w:r>
      <w:ins w:id="67" w:author="Gogarten, Jan" w:date="2020-03-16T11:49:00Z">
        <w:r>
          <w:rPr>
            <w:rFonts w:asciiTheme="minorHAnsi" w:eastAsia="Calibri" w:hAnsiTheme="minorHAnsi"/>
          </w:rPr>
          <w:t>,</w:t>
        </w:r>
      </w:ins>
      <w:r w:rsidR="00E20312">
        <w:rPr>
          <w:rFonts w:asciiTheme="minorHAnsi" w:eastAsia="Calibri" w:hAnsiTheme="minorHAnsi"/>
        </w:rPr>
        <w:t xml:space="preserve"> or </w:t>
      </w:r>
      <w:ins w:id="68" w:author="Gogarten, Jan" w:date="2020-03-16T11:49:00Z">
        <w:r>
          <w:rPr>
            <w:rFonts w:asciiTheme="minorHAnsi" w:eastAsia="Calibri" w:hAnsiTheme="minorHAnsi"/>
          </w:rPr>
          <w:t xml:space="preserve">as </w:t>
        </w:r>
      </w:ins>
      <w:r w:rsidR="00E20312">
        <w:rPr>
          <w:rFonts w:asciiTheme="minorHAnsi" w:eastAsia="Calibri" w:hAnsiTheme="minorHAnsi"/>
        </w:rPr>
        <w:t>relationship indices</w:t>
      </w:r>
      <w:r w:rsidR="007F255C">
        <w:rPr>
          <w:rFonts w:asciiTheme="minorHAnsi" w:eastAsia="Calibri" w:hAnsiTheme="minorHAnsi"/>
        </w:rPr>
        <w:t xml:space="preserve">. </w:t>
      </w:r>
      <w:r w:rsidR="00C25E34">
        <w:rPr>
          <w:rFonts w:asciiTheme="minorHAnsi" w:eastAsia="Calibri" w:hAnsiTheme="minorHAnsi"/>
        </w:rPr>
        <w:t xml:space="preserve">The basic assumption is that the data accurately reflect what individuals were doing </w:t>
      </w:r>
      <w:del w:id="69" w:author="Liran Samuni" w:date="2020-03-16T18:32:00Z">
        <w:r w:rsidR="00C25E34">
          <w:rPr>
            <w:rFonts w:asciiTheme="minorHAnsi" w:eastAsia="Calibri" w:hAnsiTheme="minorHAnsi"/>
          </w:rPr>
          <w:delText xml:space="preserve">in </w:delText>
        </w:r>
      </w:del>
      <w:ins w:id="70" w:author="Liran Samuni" w:date="2020-03-16T18:32:00Z">
        <w:r w:rsidR="0084023C">
          <w:rPr>
            <w:rFonts w:asciiTheme="minorHAnsi" w:eastAsia="Calibri" w:hAnsiTheme="minorHAnsi"/>
          </w:rPr>
          <w:t xml:space="preserve">during </w:t>
        </w:r>
      </w:ins>
      <w:r w:rsidR="00C25E34">
        <w:rPr>
          <w:rFonts w:asciiTheme="minorHAnsi" w:eastAsia="Calibri" w:hAnsiTheme="minorHAnsi"/>
        </w:rPr>
        <w:t xml:space="preserve">the study period. </w:t>
      </w:r>
      <w:r w:rsidR="007F255C">
        <w:rPr>
          <w:rFonts w:asciiTheme="minorHAnsi" w:eastAsia="Calibri" w:hAnsiTheme="minorHAnsi"/>
        </w:rPr>
        <w:t>Researchers can only observe a subset of</w:t>
      </w:r>
      <w:r w:rsidR="008B486F">
        <w:rPr>
          <w:rFonts w:asciiTheme="minorHAnsi" w:eastAsia="Calibri" w:hAnsiTheme="minorHAnsi"/>
        </w:rPr>
        <w:t xml:space="preserve"> individuals’</w:t>
      </w:r>
      <w:r w:rsidR="007F255C">
        <w:rPr>
          <w:rFonts w:asciiTheme="minorHAnsi" w:eastAsia="Calibri" w:hAnsiTheme="minorHAnsi"/>
        </w:rPr>
        <w:t xml:space="preserve"> interactions, meaning that the “real” distribution of interactions is unknown and we have to </w:t>
      </w:r>
      <w:commentRangeStart w:id="71"/>
      <w:r w:rsidR="007F255C">
        <w:rPr>
          <w:rFonts w:asciiTheme="minorHAnsi" w:eastAsia="Calibri" w:hAnsiTheme="minorHAnsi"/>
        </w:rPr>
        <w:t>assume that the collected data reflect it accurately</w:t>
      </w:r>
      <w:commentRangeEnd w:id="71"/>
      <w:r w:rsidR="0084023C">
        <w:rPr>
          <w:rStyle w:val="CommentReference"/>
        </w:rPr>
        <w:commentReference w:id="71"/>
      </w:r>
      <w:r w:rsidR="007F255C">
        <w:rPr>
          <w:rFonts w:asciiTheme="minorHAnsi" w:eastAsia="Calibri" w:hAnsiTheme="minorHAnsi"/>
        </w:rPr>
        <w:t xml:space="preserve"> </w:t>
      </w:r>
      <w:r w:rsidR="007F255C">
        <w:rPr>
          <w:rFonts w:asciiTheme="minorHAnsi" w:eastAsia="Calibri" w:hAnsiTheme="minorHAnsi"/>
        </w:rPr>
        <w:fldChar w:fldCharType="begin" w:fldLock="1"/>
      </w:r>
      <w:r w:rsidR="0073734E">
        <w:rPr>
          <w:rFonts w:asciiTheme="minorHAnsi" w:eastAsia="Calibri" w:hAnsiTheme="minorHAnsi"/>
        </w:rPr>
        <w:instrText xml:space="preserve">ADDIN CSL_CITATION {"citationItems":[{"id":"ITEM-1","itemData":{"DOI":"10.1098/rsos.150367","ISSN":"20545703","PMID":"26473059","abstract":"Social network analysis provides a useful lens through which to view the structure of animal societies, and as a result its use is increasingly widespread. One challenge that many studies of animal social networks face is dealing with limited sample sizes, which introduces the potential for a high level of uncertainty in estimating the rates of association or interaction between individuals. We present a method based on Bayesian inference to incorporate uncertainty into network analyses. We test the reliability of this method at capturing both local and global properties of simulated networks, and compare it to a recently suggested method based on bootstrapping. Our results suggest that Bayesian inference can provide useful information about the underlying certainty in an observed network. When networks are well sampled, observed networks approach the real underlying social structure. However, when sampling is sparse, Bayesian inferred networks can provide realistic uncertainty estimates around edge weights. We also suggest a potential method for estimating the reliability of an observed network given the amount of sampling performed. This paper highlights how relatively simple procedures can be used to estimate uncertainty and reliability in studies using animal social network analysis.","author":[{"dropping-particle":"","family":"Farine","given":"Damien R.","non-dropping-particle":"","parse-names":false,"suffix":""},{"dropping-particle":"","family":"Strandburg-Peshkin","given":"Ariana","non-dropping-particle":"","parse-names":false,"suffix":""}],"container-title":"Royal Society Open Science","id":"ITEM-1","issue":"9","issued":{"date-parts":[["2015"]]},"page":"150367","title":"Estimating uncertainty and reliability of social network data using Bayesian inference","type":"article-journal","volume":"2"},"uris":["http://www.mendeley.com/documents/?uuid=278efe64-7aab-33b1-ada5-fb91d81b5701"]},{"id":"ITEM-2","itemData":{"DOI":"10.1007/s10329-009-0153-2","ISBN":"0032-8332","ISSN":"00328332","PMID":"19533270","abstract":"Primate social systems are difficult to characterize, and existing classification schemes have been criticized for being overly simplifying, formulated only on a verbal level or partly inconsistent. Social network analysis comprises a collection of analytical tools rooted in the framework of graph theory that were developed to study human social interaction patterns. More recently these techniques have been successfully applied to examine animal societies. Primate social systems differ from those of humans in both size and density, requiring an approach that puts more emphasis on the quality of relationships. Here, we discuss a set of network measures that are useful to describe primate social organization and we present the results of a network analysis of 70 groups from 30 different species. For this purpose we concentrated on structural measures on the group level, describing the distribution of interaction patterns, centrality, and group structuring. We found considerable variability in those measures, reflecting the high degree of diversity of primate social organizations. By characterizing primate groups in terms of their network metrics we can draw a much finer picture of their internal structure that might be useful for species comparisons as well as the interpretation of social behavior. © Japan Monkey Centre and Springer 2009.","author":[{"dropping-particle":"","family":"Kasper","given":"Claudia","non-dropping-particle":"","parse-names":false,"suffix":""},{"dropping-particle":"","family":"Voelkl","given":"Bernhard","non-dropping-particle":"","parse-names":false,"suffix":""}],"container-title":"Primates","id":"ITEM-2","issue":"4","issued":{"date-parts":[["2009","10","17"]]},"page":"343-356","publisher":"Springer Japan","title":"A social network analysis of primate groups","type":"article-journal","volume":"50"},"uris":["http://www.mendeley.com/documents/?uuid=df483788-4156-36b8-9d12-68f0600a65ee"]},{"id":"ITEM-3","itemData":{"DOI":"10.1016/j.anbehav.2007.08.022","ISBN":"0003-3472","ISSN":"00033472","abstract":"I develop guidelines for assessing the precision and power of statistical techniques that are frequently used to study nonhuman social systems using observed dyadic associations. Association indexes estimate the proportion of time that two individuals are associated. Binomial approximation and nonparametric bootstrap methods produce similar estimates of the precision of association indexes. For a mid-range (0.4-0.9) association index to have a standard error of less than 0.1 requires about 15 observations of the pair associated, and for it to be less than 0.05, this rises to 50 observations. The coefficient of variation among dyads of the proportion of time that pairs of individuals are actually associated describes social differentiation (S), and this may be estimated from association data using maximum likelihood. With a poorly differentiated population (S </w:instrText>
      </w:r>
      <w:r w:rsidR="0073734E">
        <w:rPr>
          <w:rFonts w:ascii="Cambria Math" w:eastAsia="Calibri" w:hAnsi="Cambria Math" w:cs="Cambria Math"/>
        </w:rPr>
        <w:instrText>∼</w:instrText>
      </w:r>
      <w:r w:rsidR="0073734E">
        <w:rPr>
          <w:rFonts w:asciiTheme="minorHAnsi" w:eastAsia="Calibri" w:hAnsiTheme="minorHAnsi"/>
        </w:rPr>
        <w:instrText xml:space="preserve"> 0.2), a data set needs about five observed associations per dyad to achieve a correlation between true and estimated association indexes of r = </w:instrText>
      </w:r>
      <w:r w:rsidR="0073734E">
        <w:rPr>
          <w:rFonts w:ascii="Cambria Math" w:eastAsia="Calibri" w:hAnsi="Cambria Math" w:cs="Cambria Math"/>
        </w:rPr>
        <w:instrText>∼</w:instrText>
      </w:r>
      <w:r w:rsidR="0073734E">
        <w:rPr>
          <w:rFonts w:asciiTheme="minorHAnsi" w:eastAsia="Calibri" w:hAnsiTheme="minorHAnsi"/>
        </w:rPr>
        <w:instrText xml:space="preserve">0.4. It requires about 10 times as much data to achieve a representation with r = </w:instrText>
      </w:r>
      <w:r w:rsidR="0073734E">
        <w:rPr>
          <w:rFonts w:ascii="Cambria Math" w:eastAsia="Calibri" w:hAnsi="Cambria Math" w:cs="Cambria Math"/>
        </w:rPr>
        <w:instrText>∼</w:instrText>
      </w:r>
      <w:r w:rsidR="0073734E">
        <w:rPr>
          <w:rFonts w:asciiTheme="minorHAnsi" w:eastAsia="Calibri" w:hAnsiTheme="minorHAnsi"/>
        </w:rPr>
        <w:instrText xml:space="preserve">0.8. Permutation tests usually reject the null hypothesis that individuals have no preferred associates when S2 </w:instrText>
      </w:r>
      <w:r w:rsidR="0073734E">
        <w:rPr>
          <w:rFonts w:ascii="Calibri" w:eastAsia="Calibri" w:hAnsi="Calibri" w:cs="Calibri"/>
        </w:rPr>
        <w:instrText>×</w:instrText>
      </w:r>
      <w:r w:rsidR="0073734E">
        <w:rPr>
          <w:rFonts w:asciiTheme="minorHAnsi" w:eastAsia="Calibri" w:hAnsiTheme="minorHAnsi"/>
        </w:rPr>
        <w:instrText xml:space="preserve"> H &gt; 5, where H is the mean number of observed associations per individual. Thus most situations require substantial numbers of observations of associations to give useful portrayals of social systems, and sparse association data inform only when social differentiation is high. © 2007 The Association for the Study of Animal Behaviour.","author":[{"dropping-particle":"","family":"Whitehead","given":"Hal","non-dropping-particle":"","parse-names":false,"suffix":""}],"container-title":"Animal Behaviour","id":"ITEM-3","issue":"3","issued":{"date-parts":[["2008"]]},"page":"1093-1099","publisher":"Academic Press","title":"Precision and power in the analysis of social structure using associations","type":"article-journal","volume":"75"},"uris":["http://www.mendeley.com/documents/?uuid=4d4881bc-b071-35b0-94e7-da8be75799d5"]}],"mendeley":{"formattedCitation":"(Farine &amp; Strandburg-Peshkin, 2015; Kasper &amp; Voelkl, 2009; Whitehead, 2008)","plainTextFormattedCitation":"(Farine &amp; Strandburg-Peshkin, 2015; Kasper &amp; Voelkl, 2009; Whitehead, 2008)","previouslyFormattedCitation":"(Farine &amp; Strandburg-Peshkin, 2015; Kasper &amp; Voelkl, 2009; Whitehead, 2008)"},"properties":{"noteIndex":0},"schema":"https://github.com/citation-style-language/schema/raw/master/csl-citation.json"}</w:instrText>
      </w:r>
      <w:r w:rsidR="007F255C">
        <w:rPr>
          <w:rFonts w:asciiTheme="minorHAnsi" w:eastAsia="Calibri" w:hAnsiTheme="minorHAnsi"/>
        </w:rPr>
        <w:fldChar w:fldCharType="separate"/>
      </w:r>
      <w:r w:rsidR="008B486F" w:rsidRPr="008B486F">
        <w:rPr>
          <w:rFonts w:asciiTheme="minorHAnsi" w:eastAsia="Calibri" w:hAnsiTheme="minorHAnsi"/>
          <w:noProof/>
        </w:rPr>
        <w:t>(Farine &amp; Strandburg-Peshkin, 2015; Kasper &amp; Voelkl, 2009; Whitehead, 2008)</w:t>
      </w:r>
      <w:r w:rsidR="007F255C">
        <w:rPr>
          <w:rFonts w:asciiTheme="minorHAnsi" w:eastAsia="Calibri" w:hAnsiTheme="minorHAnsi"/>
        </w:rPr>
        <w:fldChar w:fldCharType="end"/>
      </w:r>
      <w:r w:rsidR="007F255C">
        <w:rPr>
          <w:rFonts w:asciiTheme="minorHAnsi" w:eastAsia="Calibri" w:hAnsiTheme="minorHAnsi"/>
        </w:rPr>
        <w:t>. However, if data are sparse, estimate error</w:t>
      </w:r>
      <w:r w:rsidR="00E20312">
        <w:rPr>
          <w:rFonts w:asciiTheme="minorHAnsi" w:eastAsia="Calibri" w:hAnsiTheme="minorHAnsi"/>
        </w:rPr>
        <w:t xml:space="preserve">s are increased </w:t>
      </w:r>
      <w:r w:rsidR="007F255C">
        <w:rPr>
          <w:rFonts w:asciiTheme="minorHAnsi" w:eastAsia="Calibri" w:hAnsiTheme="minorHAnsi"/>
        </w:rPr>
        <w:t xml:space="preserve">and robustness of the resulting distribution </w:t>
      </w:r>
      <w:r w:rsidR="00E20312">
        <w:rPr>
          <w:rFonts w:asciiTheme="minorHAnsi" w:eastAsia="Calibri" w:hAnsiTheme="minorHAnsi"/>
        </w:rPr>
        <w:t xml:space="preserve">reduced </w:t>
      </w:r>
      <w:r w:rsidR="007F255C">
        <w:rPr>
          <w:rFonts w:asciiTheme="minorHAnsi" w:eastAsia="Calibri" w:hAnsiTheme="minorHAnsi"/>
        </w:rPr>
        <w:fldChar w:fldCharType="begin" w:fldLock="1"/>
      </w:r>
      <w:r w:rsidR="007F255C">
        <w:rPr>
          <w:rFonts w:asciiTheme="minorHAnsi" w:eastAsia="Calibri" w:hAnsiTheme="minorHAnsi"/>
        </w:rPr>
        <w:instrText>ADDIN CSL_CITATION {"citationItems":[{"id":"ITEM-1","itemData":{"DOI":"10.1016/j.anbehav.2015.12.007","ISSN":"00033472","PMID":"26949266","abstract":"The existence of discrete social clusters, or 'communities', is a common feature of social networks in human and nonhuman animals. The level of such community structure in networks is typically measured using an index of modularity, Q. While modularity quantifies the degree to which individuals associate within versus between social communities and provides a useful measure of structure in the social network, it assumes that the network has been well sampled. However, animal social network data is typically subject to sampling errors. In particular, the associations among individuals are often not sampled equally, and animal social network studies are often based on a relatively small set of observations. Here, we extend an existing framework for bootstrapping network metrics to provide a method for assessing the robustness of community assignment in social networks using a metric we call community assortativity (rcom). We use simulations to demonstrate that modularity can reliably detect the transition from random to structured associations in networks that differ in size and number of communities, while community assortativity accurately measures the level of confidence based on the detectability of associations. We then demonstrate the use of these metrics using three publicly available data sets of avian social networks. We suggest that by explicitly addressing the known limitations in sampling animal social network, this approach will facilitate more rigorous analyses of population-level structural patterns across social systems.","author":[{"dropping-particle":"","family":"Shizuka","given":"Daizaburo","non-dropping-particle":"","parse-names":false,"suffix":""},{"dropping-particle":"","family":"Farine","given":"Damien R.","non-dropping-particle":"","parse-names":false,"suffix":""}],"container-title":"Animal Behaviour","id":"ITEM-1","issued":{"date-parts":[["2016"]]},"page":"237-246","publisher":"Academic Press","title":"Measuring the robustness of network community structure using assortativity","type":"article-journal","volume":"112"},"uris":["http://www.mendeley.com/documents/?uuid=2fe9c488-9864-3dd5-91bb-5d24546a328d"]},{"id":"ITEM-2","itemData":{"DOI":"10.1016/j.anbehav.2007.10.029","ISBN":"0003-3472","ISSN":"00033472","PMID":"1139","abstract":"Over the past decade network theory has been applied successfully to the study of a variety of complex adaptive systems. However, the application of these techniques to non-human social networks has several shortfalls. Firstly, in most cases the strength of associations between individuals is disregarded. Secondly, present techniques assume that observed interactions are invariant values and not statistical samples taken from a population. These two simplifications have weakened the value of these techniques when applied to the study of animal social systems. Here we introduce a set of behaviorally meaningful weighted network statistics that can be readily applied to matrices of association indices between pairs of individual animals. We also introduce bootstrapping techniques that estimate the effects of sampling uncertainty on the network statistics and structure. Finally, we discuss the use of randomisation tests to detect the departure of observed network statistics from expected values under null hypotheses of random association given the sampling structure of the data. We use two case studies to show that these techniques provide invaluable insight in the dynamics of interactions within social units and in the community structure of societies.","author":[{"dropping-particle":"","family":"Lusseau","given":"David","non-dropping-particle":"","parse-names":false,"suffix":""},{"dropping-particle":"","family":"Whitehead","given":"Hal","non-dropping-particle":"","parse-names":false,"suffix":""},{"dropping-particle":"","family":"Gero","given":"Shane","non-dropping-particle":"","parse-names":false,"suffix":""}],"container-title":"Animal Behaviour","id":"ITEM-2","issue":"5","issued":{"date-parts":[["2008"]]},"page":"1809-1815","publisher":"Academic Press","title":"Incorporating uncertainty into the study of animal social networks","type":"article","volume":"75"},"uris":["http://www.mendeley.com/documents/?uuid=f4b5cb88-218b-3279-9eab-bcfa60261477"]}],"mendeley":{"formattedCitation":"(Lusseau et al., 2008; Shizuka &amp; Farine, 2016)","plainTextFormattedCitation":"(Lusseau et al., 2008; Shizuka &amp; Farine, 2016)","previouslyFormattedCitation":"(Lusseau et al., 2008; Shizuka &amp; Farine, 2016)"},"properties":{"noteIndex":0},"schema":"https://github.com/citation-style-language/schema/raw/master/csl-citation.json"}</w:instrText>
      </w:r>
      <w:r w:rsidR="007F255C">
        <w:rPr>
          <w:rFonts w:asciiTheme="minorHAnsi" w:eastAsia="Calibri" w:hAnsiTheme="minorHAnsi"/>
        </w:rPr>
        <w:fldChar w:fldCharType="separate"/>
      </w:r>
      <w:r w:rsidR="007F255C" w:rsidRPr="00B244F2">
        <w:rPr>
          <w:rFonts w:asciiTheme="minorHAnsi" w:eastAsia="Calibri" w:hAnsiTheme="minorHAnsi"/>
          <w:noProof/>
        </w:rPr>
        <w:t>(Lusseau et al., 2008; Shizuka &amp; Farine, 2016)</w:t>
      </w:r>
      <w:r w:rsidR="007F255C">
        <w:rPr>
          <w:rFonts w:asciiTheme="minorHAnsi" w:eastAsia="Calibri" w:hAnsiTheme="minorHAnsi"/>
        </w:rPr>
        <w:fldChar w:fldCharType="end"/>
      </w:r>
      <w:r w:rsidR="007F255C">
        <w:rPr>
          <w:rFonts w:asciiTheme="minorHAnsi" w:eastAsia="Calibri" w:hAnsiTheme="minorHAnsi"/>
        </w:rPr>
        <w:t xml:space="preserve">. Working with distributions which are not accurate representations of the underlying distribution can lead to misleading results </w:t>
      </w:r>
      <w:r w:rsidR="007F255C">
        <w:rPr>
          <w:rFonts w:asciiTheme="minorHAnsi" w:eastAsia="Calibri" w:hAnsiTheme="minorHAnsi"/>
        </w:rPr>
        <w:fldChar w:fldCharType="begin" w:fldLock="1"/>
      </w:r>
      <w:r w:rsidR="007F255C">
        <w:rPr>
          <w:rFonts w:asciiTheme="minorHAnsi" w:eastAsia="Calibr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sidR="007F255C">
        <w:rPr>
          <w:rFonts w:asciiTheme="minorHAnsi" w:eastAsia="Calibri" w:hAnsiTheme="minorHAnsi"/>
        </w:rPr>
        <w:fldChar w:fldCharType="separate"/>
      </w:r>
      <w:r w:rsidR="007F255C" w:rsidRPr="00B244F2">
        <w:rPr>
          <w:rFonts w:asciiTheme="minorHAnsi" w:eastAsia="Calibri" w:hAnsiTheme="minorHAnsi"/>
          <w:noProof/>
        </w:rPr>
        <w:t>(Davis et al., 2018)</w:t>
      </w:r>
      <w:r w:rsidR="007F255C">
        <w:rPr>
          <w:rFonts w:asciiTheme="minorHAnsi" w:eastAsia="Calibri" w:hAnsiTheme="minorHAnsi"/>
        </w:rPr>
        <w:fldChar w:fldCharType="end"/>
      </w:r>
      <w:r w:rsidR="007F255C">
        <w:rPr>
          <w:rFonts w:asciiTheme="minorHAnsi" w:eastAsia="Calibri" w:hAnsiTheme="minorHAnsi"/>
        </w:rPr>
        <w:t xml:space="preserve">. This problem is aggravated when already sparse datasets are cut into shorter time intervals (e.g. </w:t>
      </w:r>
      <w:r w:rsidR="008B486F">
        <w:rPr>
          <w:rFonts w:asciiTheme="minorHAnsi" w:eastAsia="Calibri" w:hAnsiTheme="minorHAnsi"/>
        </w:rPr>
        <w:t>6-month</w:t>
      </w:r>
      <w:r w:rsidR="007F255C">
        <w:rPr>
          <w:rFonts w:asciiTheme="minorHAnsi" w:eastAsia="Calibri" w:hAnsiTheme="minorHAnsi"/>
        </w:rPr>
        <w:t xml:space="preserve"> blocks)</w:t>
      </w:r>
      <w:r w:rsidR="008B486F">
        <w:rPr>
          <w:rFonts w:asciiTheme="minorHAnsi" w:eastAsia="Calibri" w:hAnsiTheme="minorHAnsi"/>
        </w:rPr>
        <w:t>, a common practice in animal behaviour studies</w:t>
      </w:r>
      <w:r w:rsidR="007F255C">
        <w:rPr>
          <w:rFonts w:asciiTheme="minorHAnsi" w:eastAsia="Calibri" w:hAnsiTheme="minorHAnsi"/>
        </w:rPr>
        <w:t xml:space="preserve">. </w:t>
      </w:r>
      <w:commentRangeStart w:id="72"/>
      <w:r w:rsidR="007F255C">
        <w:rPr>
          <w:rFonts w:asciiTheme="minorHAnsi" w:eastAsia="Calibri" w:hAnsiTheme="minorHAnsi"/>
        </w:rPr>
        <w:t xml:space="preserve">What constitutes enough data can vary depending on how </w:t>
      </w:r>
      <w:commentRangeStart w:id="73"/>
      <w:r w:rsidR="007F255C">
        <w:rPr>
          <w:rFonts w:asciiTheme="minorHAnsi" w:eastAsia="Calibri" w:hAnsiTheme="minorHAnsi"/>
        </w:rPr>
        <w:t xml:space="preserve">repeatable </w:t>
      </w:r>
      <w:commentRangeEnd w:id="73"/>
      <w:r>
        <w:rPr>
          <w:rStyle w:val="CommentReference"/>
        </w:rPr>
        <w:commentReference w:id="73"/>
      </w:r>
      <w:r w:rsidR="007F255C">
        <w:rPr>
          <w:rFonts w:asciiTheme="minorHAnsi" w:eastAsia="Calibri" w:hAnsiTheme="minorHAnsi"/>
        </w:rPr>
        <w:t xml:space="preserve">partner choice is </w:t>
      </w:r>
      <w:r w:rsidR="007F255C">
        <w:rPr>
          <w:rFonts w:asciiTheme="minorHAnsi" w:eastAsia="Calibri" w:hAnsiTheme="minorHAnsi"/>
        </w:rPr>
        <w:fldChar w:fldCharType="begin" w:fldLock="1"/>
      </w:r>
      <w:r w:rsidR="007F255C">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007F255C">
        <w:rPr>
          <w:rFonts w:asciiTheme="minorHAnsi" w:eastAsia="Calibri" w:hAnsiTheme="minorHAnsi"/>
        </w:rPr>
        <w:fldChar w:fldCharType="separate"/>
      </w:r>
      <w:r w:rsidR="007F255C" w:rsidRPr="00B244F2">
        <w:rPr>
          <w:rFonts w:asciiTheme="minorHAnsi" w:eastAsia="Calibri" w:hAnsiTheme="minorHAnsi"/>
          <w:noProof/>
        </w:rPr>
        <w:t>(Sánchez-Tójar et al., 2018)</w:t>
      </w:r>
      <w:r w:rsidR="007F255C">
        <w:rPr>
          <w:rFonts w:asciiTheme="minorHAnsi" w:eastAsia="Calibri" w:hAnsiTheme="minorHAnsi"/>
        </w:rPr>
        <w:fldChar w:fldCharType="end"/>
      </w:r>
      <w:r w:rsidR="007F255C">
        <w:rPr>
          <w:rFonts w:asciiTheme="minorHAnsi" w:eastAsia="Calibri" w:hAnsiTheme="minorHAnsi"/>
        </w:rPr>
        <w:t xml:space="preserve">. </w:t>
      </w:r>
    </w:p>
    <w:p w14:paraId="7BDD0987" w14:textId="77777777" w:rsidR="007F255C" w:rsidRDefault="00C624CE" w:rsidP="007F255C">
      <w:pPr>
        <w:spacing w:line="480" w:lineRule="auto"/>
        <w:ind w:leftChars="0" w:left="0" w:firstLineChars="0" w:firstLine="0"/>
        <w:jc w:val="both"/>
        <w:rPr>
          <w:rFonts w:asciiTheme="minorHAnsi" w:eastAsia="Calibri" w:hAnsiTheme="minorHAnsi"/>
        </w:rPr>
      </w:pPr>
      <w:r>
        <w:rPr>
          <w:rFonts w:asciiTheme="minorHAnsi" w:eastAsia="Calibri" w:hAnsiTheme="minorHAnsi"/>
        </w:rPr>
        <w:t xml:space="preserve">Here, we develop a consistency measure that has two functions: on one hand, it allows researchers to gauge whether they have collected enough data of a certain interaction type to warrant including that interaction type in their analyses, either in a social network or when creating relationship indices. On the other hand, it allows us to compare interaction types within and between species </w:t>
      </w:r>
      <w:r w:rsidR="004A57E7">
        <w:rPr>
          <w:rFonts w:asciiTheme="minorHAnsi" w:eastAsia="Calibri" w:hAnsiTheme="minorHAnsi"/>
        </w:rPr>
        <w:t>regarding</w:t>
      </w:r>
      <w:r>
        <w:rPr>
          <w:rFonts w:asciiTheme="minorHAnsi" w:eastAsia="Calibri" w:hAnsiTheme="minorHAnsi"/>
        </w:rPr>
        <w:t xml:space="preserve"> their predictability. </w:t>
      </w:r>
      <w:commentRangeEnd w:id="72"/>
      <w:r w:rsidR="00D837D9">
        <w:rPr>
          <w:rStyle w:val="CommentReference"/>
        </w:rPr>
        <w:commentReference w:id="72"/>
      </w:r>
      <w:commentRangeStart w:id="74"/>
      <w:r w:rsidR="007F255C">
        <w:rPr>
          <w:rFonts w:asciiTheme="minorHAnsi" w:eastAsia="Calibri" w:hAnsiTheme="minorHAnsi"/>
        </w:rPr>
        <w:t xml:space="preserve">Consistency should be high if individuals regularly choose the same partners for the same interaction type and observing </w:t>
      </w:r>
      <w:del w:id="75" w:author="anna" w:date="2020-05-16T20:57:00Z">
        <w:r w:rsidR="007F255C">
          <w:rPr>
            <w:rFonts w:asciiTheme="minorHAnsi" w:eastAsia="Calibri" w:hAnsiTheme="minorHAnsi"/>
          </w:rPr>
          <w:delText xml:space="preserve">the </w:delText>
        </w:r>
      </w:del>
      <w:ins w:id="76" w:author="anna" w:date="2020-05-16T20:57:00Z">
        <w:r w:rsidR="00963887">
          <w:rPr>
            <w:rFonts w:asciiTheme="minorHAnsi" w:eastAsia="Calibri" w:hAnsiTheme="minorHAnsi"/>
          </w:rPr>
          <w:t xml:space="preserve">an </w:t>
        </w:r>
      </w:ins>
      <w:r w:rsidR="007F255C">
        <w:rPr>
          <w:rFonts w:asciiTheme="minorHAnsi" w:eastAsia="Calibri" w:hAnsiTheme="minorHAnsi"/>
        </w:rPr>
        <w:t xml:space="preserve">individual at one point in time allows for accurate predictions of </w:t>
      </w:r>
      <w:del w:id="77" w:author="anna" w:date="2020-05-16T20:57:00Z">
        <w:r w:rsidR="007F255C">
          <w:rPr>
            <w:rFonts w:asciiTheme="minorHAnsi" w:eastAsia="Calibri" w:hAnsiTheme="minorHAnsi"/>
          </w:rPr>
          <w:delText xml:space="preserve">their </w:delText>
        </w:r>
      </w:del>
      <w:ins w:id="78" w:author="anna" w:date="2020-05-16T21:02:00Z">
        <w:r w:rsidR="00963887">
          <w:rPr>
            <w:rFonts w:asciiTheme="minorHAnsi" w:eastAsia="Calibri" w:hAnsiTheme="minorHAnsi"/>
          </w:rPr>
          <w:t>its</w:t>
        </w:r>
      </w:ins>
      <w:ins w:id="79" w:author="anna" w:date="2020-05-16T20:57:00Z">
        <w:r w:rsidR="00963887">
          <w:rPr>
            <w:rFonts w:asciiTheme="minorHAnsi" w:eastAsia="Calibri" w:hAnsiTheme="minorHAnsi"/>
          </w:rPr>
          <w:t xml:space="preserve"> </w:t>
        </w:r>
      </w:ins>
      <w:r w:rsidR="007F255C">
        <w:rPr>
          <w:rFonts w:asciiTheme="minorHAnsi" w:eastAsia="Calibri" w:hAnsiTheme="minorHAnsi"/>
        </w:rPr>
        <w:t>behaviour later</w:t>
      </w:r>
      <w:commentRangeEnd w:id="74"/>
      <w:r w:rsidR="00C04030">
        <w:rPr>
          <w:rStyle w:val="CommentReference"/>
        </w:rPr>
        <w:commentReference w:id="74"/>
      </w:r>
      <w:r w:rsidR="007F255C">
        <w:rPr>
          <w:rFonts w:asciiTheme="minorHAnsi" w:eastAsia="Calibri" w:hAnsiTheme="minorHAnsi"/>
        </w:rPr>
        <w:t>. Low consistency can arise if individuals show weak partner preference or preference changes over time</w:t>
      </w:r>
      <w:r w:rsidR="00C60AF1">
        <w:rPr>
          <w:rFonts w:asciiTheme="minorHAnsi" w:eastAsia="Calibri" w:hAnsiTheme="minorHAnsi"/>
        </w:rPr>
        <w:t xml:space="preserve">, or if insufficient data are </w:t>
      </w:r>
      <w:commentRangeStart w:id="80"/>
      <w:r w:rsidR="00C60AF1">
        <w:rPr>
          <w:rFonts w:asciiTheme="minorHAnsi" w:eastAsia="Calibri" w:hAnsiTheme="minorHAnsi"/>
        </w:rPr>
        <w:t>available</w:t>
      </w:r>
      <w:commentRangeEnd w:id="80"/>
      <w:ins w:id="81" w:author="Jan" w:date="2020-05-28T16:44:00Z">
        <w:r w:rsidR="00CB3679">
          <w:rPr>
            <w:rStyle w:val="CommentReference"/>
          </w:rPr>
          <w:commentReference w:id="80"/>
        </w:r>
        <w:r w:rsidR="007F255C">
          <w:rPr>
            <w:rFonts w:asciiTheme="minorHAnsi" w:eastAsia="Calibri" w:hAnsiTheme="minorHAnsi"/>
          </w:rPr>
          <w:t>.</w:t>
        </w:r>
      </w:ins>
      <w:ins w:id="82" w:author="Gogarten, Jan" w:date="2020-03-16T11:54:00Z">
        <w:r w:rsidR="00CB3679">
          <w:rPr>
            <w:rFonts w:asciiTheme="minorHAnsi" w:eastAsia="Calibri" w:hAnsiTheme="minorHAnsi"/>
          </w:rPr>
          <w:t xml:space="preserve"> </w:t>
        </w:r>
      </w:ins>
      <w:del w:id="83" w:author="Jan" w:date="2020-05-28T16:44:00Z">
        <w:r w:rsidR="007F255C">
          <w:rPr>
            <w:rFonts w:asciiTheme="minorHAnsi" w:eastAsia="Calibri" w:hAnsiTheme="minorHAnsi"/>
          </w:rPr>
          <w:delText>.</w:delText>
        </w:r>
      </w:del>
    </w:p>
    <w:p w14:paraId="69C3711C" w14:textId="1BC6C7DD" w:rsidR="00CC4A8D" w:rsidRDefault="00B244F2">
      <w:pPr>
        <w:spacing w:before="120" w:line="480" w:lineRule="auto"/>
        <w:ind w:left="0" w:hanging="2"/>
        <w:jc w:val="both"/>
        <w:rPr>
          <w:rFonts w:asciiTheme="minorHAnsi" w:eastAsia="Calibri" w:hAnsiTheme="minorHAnsi"/>
        </w:rPr>
      </w:pPr>
      <w:r>
        <w:rPr>
          <w:rFonts w:asciiTheme="minorHAnsi" w:eastAsia="Calibri" w:hAnsiTheme="minorHAnsi"/>
        </w:rPr>
        <w:t xml:space="preserve">To </w:t>
      </w:r>
      <w:del w:id="84" w:author="Gogarten, Jan" w:date="2020-03-16T11:56:00Z">
        <w:r>
          <w:rPr>
            <w:rFonts w:asciiTheme="minorHAnsi" w:eastAsia="Calibri" w:hAnsiTheme="minorHAnsi"/>
          </w:rPr>
          <w:delText>show</w:delText>
        </w:r>
        <w:r w:rsidDel="00CB3679">
          <w:rPr>
            <w:rFonts w:asciiTheme="minorHAnsi" w:eastAsia="Calibri" w:hAnsiTheme="minorHAnsi"/>
          </w:rPr>
          <w:delText xml:space="preserve"> </w:delText>
        </w:r>
      </w:del>
      <w:ins w:id="85" w:author="Gogarten, Jan" w:date="2020-03-16T11:56:00Z">
        <w:r w:rsidR="00CB3679">
          <w:rPr>
            <w:rFonts w:asciiTheme="minorHAnsi" w:eastAsia="Calibri" w:hAnsiTheme="minorHAnsi"/>
          </w:rPr>
          <w:t>explore</w:t>
        </w:r>
        <w:r>
          <w:rPr>
            <w:rFonts w:asciiTheme="minorHAnsi" w:eastAsia="Calibri" w:hAnsiTheme="minorHAnsi"/>
          </w:rPr>
          <w:t xml:space="preserve"> </w:t>
        </w:r>
      </w:ins>
      <w:r>
        <w:rPr>
          <w:rFonts w:asciiTheme="minorHAnsi" w:eastAsia="Calibri" w:hAnsiTheme="minorHAnsi"/>
        </w:rPr>
        <w:t>how consistency can be used to compare social groups with different structure and organisation, we apply the</w:t>
      </w:r>
      <w:ins w:id="86" w:author="Gogarten, Jan" w:date="2020-03-16T11:56:00Z">
        <w:r w:rsidR="00CB3679">
          <w:rPr>
            <w:rFonts w:asciiTheme="minorHAnsi" w:eastAsia="Calibri" w:hAnsiTheme="minorHAnsi"/>
          </w:rPr>
          <w:t xml:space="preserve"> consistency</w:t>
        </w:r>
      </w:ins>
      <w:r>
        <w:rPr>
          <w:rFonts w:asciiTheme="minorHAnsi" w:eastAsia="Calibri" w:hAnsiTheme="minorHAnsi"/>
        </w:rPr>
        <w:t xml:space="preserve"> measure to data from two Western chimpanzee (</w:t>
      </w:r>
      <w:r>
        <w:rPr>
          <w:rFonts w:asciiTheme="minorHAnsi" w:eastAsia="Calibri" w:hAnsiTheme="minorHAnsi"/>
          <w:i/>
        </w:rPr>
        <w:t>Pan troglodytes verus</w:t>
      </w:r>
      <w:r>
        <w:rPr>
          <w:rFonts w:asciiTheme="minorHAnsi" w:eastAsia="Calibri" w:hAnsiTheme="minorHAnsi"/>
        </w:rPr>
        <w:t>) communities and one sooty mangabey (</w:t>
      </w:r>
      <w:r>
        <w:rPr>
          <w:rFonts w:asciiTheme="minorHAnsi" w:eastAsia="Calibri" w:hAnsiTheme="minorHAnsi"/>
          <w:i/>
        </w:rPr>
        <w:t>Cercocebus atys atys</w:t>
      </w:r>
      <w:r>
        <w:rPr>
          <w:rFonts w:asciiTheme="minorHAnsi" w:eastAsia="Calibri" w:hAnsiTheme="minorHAnsi"/>
        </w:rPr>
        <w:t xml:space="preserve">) community living sympatrically in the Taï National Park, Côte d’Ivoire </w:t>
      </w:r>
      <w:r>
        <w:rPr>
          <w:rFonts w:asciiTheme="minorHAnsi" w:eastAsia="Calibri" w:hAnsiTheme="minorHAnsi"/>
        </w:rPr>
        <w:fldChar w:fldCharType="begin" w:fldLock="1"/>
      </w:r>
      <w:r>
        <w:rPr>
          <w:rFonts w:asciiTheme="minorHAnsi" w:eastAsia="Calibr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mangabeys","type":"article-journal","volume":"4"},"uris":["http://www.mendeley.com/documents/?uuid=348a9a44-fe39-4295-b877-0fbaa4079659"]},{"id":"ITEM-2","itemData":{"DOI":"10.1098/rsos.172143","ISSN":"20545703","abstract":"Living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Science","id":"ITEM-2","issue":"7","issued":{"date-parts":[["2018","7","11"]]},"page":"172143","title":"Flexible decision-making in grooming partner choice in sooty mangabeys and chimpanzees","type":"article-journal","volume":"5"},"uris":["http://www.mendeley.com/documents/?uuid=f98670e1-2f5d-4cc2-82ee-b24920f77eaf"]}],"mendeley":{"formattedCitation":"(Mielke et al., 2017, 2018)","plainTextFormattedCitation":"(Mielke et al., 2017, 2018)","previouslyFormattedCitation":"(Mielke et al., 2017,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(Mielke et al., 2017, 2018)</w:t>
      </w:r>
      <w:r>
        <w:rPr>
          <w:rFonts w:asciiTheme="minorHAnsi" w:eastAsia="Calibri" w:hAnsiTheme="minorHAnsi"/>
        </w:rPr>
        <w:fldChar w:fldCharType="end"/>
      </w:r>
      <w:r>
        <w:rPr>
          <w:rFonts w:asciiTheme="minorHAnsi" w:eastAsia="Calibri" w:hAnsiTheme="minorHAnsi"/>
        </w:rPr>
        <w:t xml:space="preserve">. We chose these </w:t>
      </w:r>
      <w:del w:id="87" w:author="Gogarten, Jan" w:date="2020-03-16T11:57:00Z">
        <w:r>
          <w:rPr>
            <w:rFonts w:asciiTheme="minorHAnsi" w:eastAsia="Calibri" w:hAnsiTheme="minorHAnsi"/>
          </w:rPr>
          <w:delText xml:space="preserve">two </w:delText>
        </w:r>
      </w:del>
      <w:r>
        <w:rPr>
          <w:rFonts w:asciiTheme="minorHAnsi" w:eastAsia="Calibri" w:hAnsiTheme="minorHAnsi"/>
        </w:rPr>
        <w:t>species as they represent two well-studied</w:t>
      </w:r>
      <w:ins w:id="88" w:author="Gogarten, Jan" w:date="2020-03-16T11:57:00Z">
        <w:r w:rsidR="00CB3679">
          <w:rPr>
            <w:rFonts w:asciiTheme="minorHAnsi" w:eastAsia="Calibri" w:hAnsiTheme="minorHAnsi"/>
          </w:rPr>
          <w:t xml:space="preserve">, quite different </w:t>
        </w:r>
      </w:ins>
      <w:del w:id="89" w:author="Gogarten, Jan" w:date="2020-03-16T11:57:00Z">
        <w:r>
          <w:rPr>
            <w:rFonts w:asciiTheme="minorHAnsi" w:eastAsia="Calibri" w:hAnsiTheme="minorHAnsi"/>
          </w:rPr>
          <w:delText xml:space="preserve"> </w:delText>
        </w:r>
      </w:del>
      <w:r>
        <w:rPr>
          <w:rFonts w:asciiTheme="minorHAnsi" w:eastAsia="Calibri" w:hAnsiTheme="minorHAnsi"/>
        </w:rPr>
        <w:t>primate social systems</w:t>
      </w:r>
      <w:del w:id="90" w:author="Gogarten, Jan" w:date="2020-03-16T11:57:00Z">
        <w:r>
          <w:rPr>
            <w:rFonts w:asciiTheme="minorHAnsi" w:eastAsia="Calibri" w:hAnsiTheme="minorHAnsi"/>
          </w:rPr>
          <w:delText>:</w:delText>
        </w:r>
        <w:r w:rsidDel="00CB3679">
          <w:rPr>
            <w:rFonts w:asciiTheme="minorHAnsi" w:eastAsia="Calibri" w:hAnsiTheme="minorHAnsi"/>
          </w:rPr>
          <w:delText xml:space="preserve"> </w:delText>
        </w:r>
      </w:del>
      <w:ins w:id="91" w:author="Gogarten, Jan" w:date="2020-03-16T11:57:00Z">
        <w:r w:rsidR="00CB3679">
          <w:rPr>
            <w:rFonts w:asciiTheme="minorHAnsi" w:eastAsia="Calibri" w:hAnsiTheme="minorHAnsi"/>
          </w:rPr>
          <w:t>.</w:t>
        </w:r>
        <w:r>
          <w:rPr>
            <w:rFonts w:asciiTheme="minorHAnsi" w:eastAsia="Calibri" w:hAnsiTheme="minorHAnsi"/>
          </w:rPr>
          <w:t xml:space="preserve"> </w:t>
        </w:r>
      </w:ins>
      <w:r w:rsidR="0073734E">
        <w:rPr>
          <w:rFonts w:asciiTheme="minorHAnsi" w:eastAsia="Calibri" w:hAnsiTheme="minorHAnsi"/>
        </w:rPr>
        <w:t xml:space="preserve">Sooty mangabeys have philopatric females who form linear, despotic, stable matrilineal hierarchies </w:t>
      </w:r>
      <w:r w:rsidR="0073734E">
        <w:rPr>
          <w:rFonts w:asciiTheme="minorHAnsi" w:eastAsia="Calibri" w:hAnsiTheme="minorHAnsi"/>
        </w:rPr>
        <w:fldChar w:fldCharType="begin" w:fldLock="1"/>
      </w:r>
      <w:r w:rsidR="00826E7E">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Park","type":"article-journal","volume":"56"},"uris":["http://www.mendeley.com/documents/?uuid=f160a165-14e3-4331-9df4-3294c44f9b4e"]},{"id":"ITEM-2","itemData":{"DOI":"10.1098/rsos.171296","ISSN":"20545703","PMID":"29291114","abstract":"Grooming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Science","id":"ITEM-2","issue":"11","issued":{"date-parts":[["2017","11","8"]]},"page":"171296","title":"Bystanders intervene to impede grooming in western chimpanzees and sooty mangabeys","type":"article-journal","volume":"4"},"uris":["http://www.mendeley.com/documents/?uuid=348a9a44-fe39-4295-b877-0fbaa4079659"]},{"id":"ITEM-3","itemData":{"DOI":"10.1007/s00265-005-0076-x","ISBN":"0340-5443\\r1432-0762","ISSN":"03405443","PMID":"15834893","abstract":"Sooty mangabeys are terrestrial monkeys exhibiting female philopatry and male dispersal. Studies in captivity as well as in the wild have found that adult females form linear dominance hierarchies. However, while captive studies found no evidence for a matrilineal social system, a previous study in Tai National Park, Ivory Coast, suggested that relatedness could influence both dominance rank and affiliation pattern among adult females. Here I test whether the dominance rank, coalitionary behavior, and affiliative behavior of juveniles in a group of free-ranging mangabeys in the Tai National Park are in accordance with a matrilineal, individual, or age-related dominance system. I found that juvenile females' dominance ranks remained stable over time and were highly correlated with the dominance ranks of their mothers, whereas juvenile males' dominance ranks were initially correlated with the ranks of their mothers, but showed greater instability with increasing age. Moreover, coalitions occurred mainly between juveniles and animals that were close in rank, including their mothers and siblings. Finally, juvenile females associated and groomed preferentially with close-ranking juvenile and adult females. Juvenile males showed similar preferences in affiliation with adult females, but when associating with juvenile males, they preferred peers. The observed social behavior of free-ranging juvenile sooty mangabeys resembled the social behavior described for juveniles of many matrilineal primate species.","author":[{"dropping-particle":"","family":"Range","given":"Friederike","non-dropping-particle":"","parse-names":false,"suffix":""}],"container-title":"Behavioral Ecology and Sociobiology","id":"ITEM-3","issue":"4","issued":{"date-parts":[["2006"]]},"page":"511-520","title":"Social behavior of free-ranging juvenile sooty mangabeys (Cercocebus torquatus atys)","type":"article-journal","volume":"59"},"uris":["http://www.mendeley.com/documents/?uuid=a0a02c52-0664-4503-a8cb-c6b9f6dff720"]},{"id":"ITEM-4","itemData":{"DOI":"10.1098/rsos.172143","ISSN":"20545703","abstract":"Living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Science","id":"ITEM-4","issue":"7","issued":{"date-parts":[["2018","7","11"]]},"page":"172143","title":"Flexible decision-making in grooming partner choice in sooty mangabeys and chimpanzees","type":"article-journal","volume":"5"},"uris":["http://www.mendeley.com/documents/?uuid=f98670e1-2f5d-4cc2-82ee-b24920f77eaf"]}],"mendeley":{"formattedCitation":"(Mielke et al., 2017, 2018; Range, 2006; Range &amp; Noë, 2002)","plainTextFormattedCitation":"(Mielke et al., 2017, 2018; Range, 2006; Range &amp; Noë, 2002)","previouslyFormattedCitation":"(Mielke et al., 2017, 2018; Range, 2006; Range &amp; Noë, 2002)"},"properties":{"noteIndex":0},"schema":"https://github.com/citation-style-language/schema/raw/master/csl-citation.json"}</w:instrText>
      </w:r>
      <w:r w:rsidR="0073734E">
        <w:rPr>
          <w:rFonts w:asciiTheme="minorHAnsi" w:eastAsia="Calibri" w:hAnsiTheme="minorHAnsi"/>
        </w:rPr>
        <w:fldChar w:fldCharType="separate"/>
      </w:r>
      <w:r w:rsidR="004A57E7" w:rsidRPr="004A57E7">
        <w:rPr>
          <w:rFonts w:asciiTheme="minorHAnsi" w:eastAsia="Calibri" w:hAnsiTheme="minorHAnsi"/>
          <w:noProof/>
        </w:rPr>
        <w:t>(Mielke et al., 2017, 2018; Range, 2006; Range &amp; Noë, 2002)</w:t>
      </w:r>
      <w:r w:rsidR="0073734E">
        <w:rPr>
          <w:rFonts w:asciiTheme="minorHAnsi" w:eastAsia="Calibri" w:hAnsiTheme="minorHAnsi"/>
        </w:rPr>
        <w:fldChar w:fldCharType="end"/>
      </w:r>
      <w:r w:rsidR="0073734E">
        <w:rPr>
          <w:rFonts w:asciiTheme="minorHAnsi" w:eastAsia="Calibri" w:hAnsiTheme="minorHAnsi"/>
        </w:rPr>
        <w:t xml:space="preserve">. </w:t>
      </w:r>
      <w:del w:id="92" w:author="Alexander Mielke" w:date="2020-05-28T16:45:00Z">
        <w:r w:rsidR="0073734E">
          <w:rPr>
            <w:rFonts w:asciiTheme="minorHAnsi" w:eastAsia="Calibri" w:hAnsiTheme="minorHAnsi"/>
          </w:rPr>
          <w:delText>All interaction</w:delText>
        </w:r>
      </w:del>
      <w:del w:id="93" w:author="Gogarten, Jan" w:date="2020-03-16T11:58:00Z">
        <w:r w:rsidR="0073734E" w:rsidDel="00CB3679">
          <w:rPr>
            <w:rFonts w:asciiTheme="minorHAnsi" w:eastAsia="Calibri" w:hAnsiTheme="minorHAnsi"/>
          </w:rPr>
          <w:delText xml:space="preserve">All </w:delText>
        </w:r>
        <w:commentRangeStart w:id="94"/>
        <w:r w:rsidR="0073734E" w:rsidDel="00CB3679">
          <w:rPr>
            <w:rFonts w:asciiTheme="minorHAnsi" w:eastAsia="Calibri" w:hAnsiTheme="minorHAnsi"/>
          </w:rPr>
          <w:delText>i</w:delText>
        </w:r>
      </w:del>
      <w:ins w:id="95" w:author="Gogarten, Jan" w:date="2020-03-16T11:58:00Z">
        <w:r w:rsidR="00CB3679">
          <w:rPr>
            <w:rFonts w:asciiTheme="minorHAnsi" w:eastAsia="Calibri" w:hAnsiTheme="minorHAnsi"/>
          </w:rPr>
          <w:t>I</w:t>
        </w:r>
      </w:ins>
      <w:ins w:id="96" w:author="Jan" w:date="2020-05-28T16:44:00Z">
        <w:r w:rsidR="0073734E">
          <w:rPr>
            <w:rFonts w:asciiTheme="minorHAnsi" w:eastAsia="Calibri" w:hAnsiTheme="minorHAnsi"/>
          </w:rPr>
          <w:t>nteraction</w:t>
        </w:r>
      </w:ins>
      <w:ins w:id="97" w:author="Gogarten, Jan" w:date="2020-03-16T11:58:00Z">
        <w:r w:rsidR="00CB3679">
          <w:rPr>
            <w:rFonts w:asciiTheme="minorHAnsi" w:eastAsia="Calibri" w:hAnsiTheme="minorHAnsi"/>
          </w:rPr>
          <w:t>s</w:t>
        </w:r>
      </w:ins>
      <w:ins w:id="98" w:author="Alexander Mielke" w:date="2020-05-28T16:44:00Z">
        <w:r w:rsidR="0073734E">
          <w:rPr>
            <w:rFonts w:asciiTheme="minorHAnsi" w:eastAsia="Calibri" w:hAnsiTheme="minorHAnsi"/>
          </w:rPr>
          <w:t xml:space="preserve">All </w:t>
        </w:r>
      </w:ins>
      <w:del w:id="99" w:author="cathy" w:date="2020-05-28T16:43:00Z">
        <w:r w:rsidR="0073734E">
          <w:rPr>
            <w:rFonts w:asciiTheme="minorHAnsi" w:eastAsia="Calibri" w:hAnsiTheme="minorHAnsi"/>
          </w:rPr>
          <w:delText>interaction</w:delText>
        </w:r>
      </w:del>
      <w:del w:id="100" w:author="cathy" w:date="2020-05-26T12:29:00Z">
        <w:r w:rsidR="0073734E" w:rsidDel="00E81C67">
          <w:rPr>
            <w:rFonts w:asciiTheme="minorHAnsi" w:eastAsia="Calibri" w:hAnsiTheme="minorHAnsi"/>
          </w:rPr>
          <w:delText>i</w:delText>
        </w:r>
      </w:del>
      <w:ins w:id="101" w:author="cathy" w:date="2020-05-26T12:29:00Z">
        <w:r w:rsidR="00E81C67">
          <w:rPr>
            <w:rFonts w:asciiTheme="minorHAnsi" w:eastAsia="Calibri" w:hAnsiTheme="minorHAnsi"/>
          </w:rPr>
          <w:t>mangabey social i</w:t>
        </w:r>
      </w:ins>
      <w:ins w:id="102" w:author="cathy" w:date="2020-05-28T16:43:00Z">
        <w:r w:rsidR="0073734E">
          <w:rPr>
            <w:rFonts w:asciiTheme="minorHAnsi" w:eastAsia="Calibri" w:hAnsiTheme="minorHAnsi"/>
          </w:rPr>
          <w:t>nteraction</w:t>
        </w:r>
      </w:ins>
      <w:ins w:id="103" w:author="cathy" w:date="2020-05-26T12:29:00Z">
        <w:r w:rsidR="00E81C67">
          <w:rPr>
            <w:rFonts w:asciiTheme="minorHAnsi" w:eastAsia="Calibri" w:hAnsiTheme="minorHAnsi"/>
          </w:rPr>
          <w:t>s</w:t>
        </w:r>
      </w:ins>
      <w:r w:rsidR="0073734E">
        <w:rPr>
          <w:rFonts w:asciiTheme="minorHAnsi" w:eastAsia="Calibri" w:hAnsiTheme="minorHAnsi"/>
        </w:rPr>
        <w:t xml:space="preserve"> </w:t>
      </w:r>
      <w:del w:id="104" w:author="cathy" w:date="2020-05-26T12:29:00Z">
        <w:r w:rsidR="0073734E" w:rsidDel="00E81C67">
          <w:rPr>
            <w:rFonts w:asciiTheme="minorHAnsi" w:eastAsia="Calibri" w:hAnsiTheme="minorHAnsi"/>
          </w:rPr>
          <w:delText xml:space="preserve">types </w:delText>
        </w:r>
      </w:del>
      <w:commentRangeEnd w:id="94"/>
      <w:r w:rsidR="00CB3679">
        <w:rPr>
          <w:rStyle w:val="CommentReference"/>
        </w:rPr>
        <w:commentReference w:id="94"/>
      </w:r>
      <w:r w:rsidR="0073734E">
        <w:rPr>
          <w:rFonts w:asciiTheme="minorHAnsi" w:eastAsia="Calibri" w:hAnsiTheme="minorHAnsi"/>
        </w:rPr>
        <w:t>are predicted to show high consistency, as they should be</w:t>
      </w:r>
      <w:ins w:id="105" w:author="cathy" w:date="2020-05-28T16:43:00Z">
        <w:r w:rsidR="0073734E">
          <w:rPr>
            <w:rFonts w:asciiTheme="minorHAnsi" w:eastAsia="Calibri" w:hAnsiTheme="minorHAnsi"/>
          </w:rPr>
          <w:t xml:space="preserve"> </w:t>
        </w:r>
      </w:ins>
      <w:ins w:id="106" w:author="cathy" w:date="2020-05-26T12:29:00Z">
        <w:r w:rsidR="00E81C67">
          <w:rPr>
            <w:rFonts w:asciiTheme="minorHAnsi" w:eastAsia="Calibri" w:hAnsiTheme="minorHAnsi"/>
          </w:rPr>
          <w:t xml:space="preserve">strongly </w:t>
        </w:r>
      </w:ins>
      <w:r w:rsidR="0073734E">
        <w:rPr>
          <w:rFonts w:asciiTheme="minorHAnsi" w:eastAsia="Calibri" w:hAnsiTheme="minorHAnsi"/>
        </w:rPr>
        <w:t>influenced</w:t>
      </w:r>
      <w:del w:id="107" w:author="cathy" w:date="2020-05-26T12:29:00Z">
        <w:r w:rsidR="0073734E" w:rsidDel="00E81C67">
          <w:rPr>
            <w:rFonts w:asciiTheme="minorHAnsi" w:eastAsia="Calibri" w:hAnsiTheme="minorHAnsi"/>
          </w:rPr>
          <w:delText xml:space="preserve"> strongly</w:delText>
        </w:r>
      </w:del>
      <w:r w:rsidR="0073734E">
        <w:rPr>
          <w:rFonts w:asciiTheme="minorHAnsi" w:eastAsia="Calibri" w:hAnsiTheme="minorHAnsi"/>
        </w:rPr>
        <w:t xml:space="preserve"> by stable parameters, especially kinship, dominance rank, and sex </w:t>
      </w:r>
      <w:r w:rsidR="0073734E">
        <w:rPr>
          <w:rFonts w:asciiTheme="minorHAnsi" w:eastAsia="Calibri" w:hAnsiTheme="minorHAnsi"/>
        </w:rPr>
        <w:fldChar w:fldCharType="begin" w:fldLock="1"/>
      </w:r>
      <w:r w:rsidR="0073734E">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Park","type":"article-journal","volume":"56"},"uris":["http://www.mendeley.com/documents/?uuid=f160a165-14e3-4331-9df4-3294c44f9b4e"]}],"mendeley":{"formattedCitation":"(Range &amp; Noë, 2002)","plainTextFormattedCitation":"(Range &amp; Noë, 2002)","previouslyFormattedCitation":"(Range &amp; Noë, 2002)"},"properties":{"noteIndex":0},"schema":"https://github.com/citation-style-language/schema/raw/master/csl-citation.json"}</w:instrText>
      </w:r>
      <w:r w:rsidR="0073734E">
        <w:rPr>
          <w:rFonts w:asciiTheme="minorHAnsi" w:eastAsia="Calibri" w:hAnsiTheme="minorHAnsi"/>
        </w:rPr>
        <w:fldChar w:fldCharType="separate"/>
      </w:r>
      <w:r w:rsidR="0073734E">
        <w:rPr>
          <w:rFonts w:asciiTheme="minorHAnsi" w:eastAsia="Calibri" w:hAnsiTheme="minorHAnsi"/>
          <w:noProof/>
        </w:rPr>
        <w:t>(Range &amp; Noë, 2002)</w:t>
      </w:r>
      <w:r w:rsidR="0073734E">
        <w:rPr>
          <w:rFonts w:asciiTheme="minorHAnsi" w:eastAsia="Calibri" w:hAnsiTheme="minorHAnsi"/>
        </w:rPr>
        <w:fldChar w:fldCharType="end"/>
      </w:r>
      <w:r w:rsidR="0073734E">
        <w:rPr>
          <w:rFonts w:asciiTheme="minorHAnsi" w:eastAsia="Calibri" w:hAnsiTheme="minorHAnsi"/>
        </w:rPr>
        <w:t xml:space="preserve">. </w:t>
      </w:r>
      <w:commentRangeStart w:id="108"/>
      <w:r w:rsidR="0073734E">
        <w:rPr>
          <w:rFonts w:asciiTheme="minorHAnsi" w:eastAsia="Calibri" w:hAnsiTheme="minorHAnsi"/>
        </w:rPr>
        <w:t xml:space="preserve">Chimpanzees </w:t>
      </w:r>
      <w:ins w:id="109" w:author="Gogarten, Jan" w:date="2020-03-16T11:58:00Z">
        <w:r w:rsidR="00CB3679">
          <w:rPr>
            <w:rFonts w:asciiTheme="minorHAnsi" w:eastAsia="Calibri" w:hAnsiTheme="minorHAnsi"/>
          </w:rPr>
          <w:t xml:space="preserve">on the other hand, </w:t>
        </w:r>
      </w:ins>
      <w:r w:rsidR="0073734E">
        <w:rPr>
          <w:rFonts w:asciiTheme="minorHAnsi" w:eastAsia="Calibri" w:hAnsiTheme="minorHAnsi"/>
        </w:rPr>
        <w:t>form male philopatric societies with stable linear hierarchies</w:t>
      </w:r>
      <w:del w:id="110" w:author="Gogarten, Jan" w:date="2020-03-16T11:59:00Z">
        <w:r w:rsidR="0073734E">
          <w:rPr>
            <w:rFonts w:asciiTheme="minorHAnsi" w:eastAsia="Calibri" w:hAnsiTheme="minorHAnsi"/>
          </w:rPr>
          <w:delText xml:space="preserve">, </w:delText>
        </w:r>
        <w:commentRangeStart w:id="111"/>
        <w:r w:rsidR="0073734E">
          <w:rPr>
            <w:rFonts w:asciiTheme="minorHAnsi" w:eastAsia="Calibri" w:hAnsiTheme="minorHAnsi"/>
          </w:rPr>
          <w:delText>but</w:delText>
        </w:r>
        <w:r w:rsidR="0073734E" w:rsidDel="00CB3679">
          <w:rPr>
            <w:rFonts w:asciiTheme="minorHAnsi" w:eastAsia="Calibri" w:hAnsiTheme="minorHAnsi"/>
          </w:rPr>
          <w:delText xml:space="preserve"> </w:delText>
        </w:r>
      </w:del>
      <w:ins w:id="112" w:author="Gogarten, Jan" w:date="2020-03-16T11:59:00Z">
        <w:r w:rsidR="00CB3679">
          <w:rPr>
            <w:rFonts w:asciiTheme="minorHAnsi" w:eastAsia="Calibri" w:hAnsiTheme="minorHAnsi"/>
          </w:rPr>
          <w:t xml:space="preserve"> where</w:t>
        </w:r>
        <w:r w:rsidR="0073734E">
          <w:rPr>
            <w:rFonts w:asciiTheme="minorHAnsi" w:eastAsia="Calibri" w:hAnsiTheme="minorHAnsi"/>
          </w:rPr>
          <w:t xml:space="preserve"> </w:t>
        </w:r>
      </w:ins>
      <w:r w:rsidR="0073734E">
        <w:rPr>
          <w:rFonts w:asciiTheme="minorHAnsi" w:eastAsia="Calibri" w:hAnsiTheme="minorHAnsi"/>
        </w:rPr>
        <w:t xml:space="preserve">aggression in Taï is frequently directed up the dominance hierarchy </w:t>
      </w:r>
      <w:r w:rsidR="0073734E">
        <w:rPr>
          <w:rFonts w:asciiTheme="minorHAnsi" w:eastAsia="Calibri" w:hAnsiTheme="minorHAnsi"/>
        </w:rPr>
        <w:fldChar w:fldCharType="begin" w:fldLock="1"/>
      </w:r>
      <w:r w:rsidR="0073734E">
        <w:rPr>
          <w:rFonts w:asciiTheme="minorHAnsi" w:eastAsia="Calibri" w:hAnsiTheme="minorHAnsi"/>
        </w:rPr>
        <w:instrText>ADDIN CSL_CITATION {"citationItems":[{"id":"ITEM-1","itemData":{"DOI":"10.1007/s00265-003-0654-8","ISBN":"4934135502","ISSN":"03405443","PMID":"37","abstract":"We examined the “decision-making” process of aggressive interactions within a community of wild chimpanzees (Pan troglodytes verus) in the Taï National Park, Côte d’Ivoire (West Africa). Costs and benefits were investigated for 876 dyadic aggressive interactions among 18 adults (including 4 independent adolescents) of either sex. An extended version of the Relational Model was developed to describe the dynamics of the “decision-making” process in Taï chimpanzees, which suggests that the net benefit determines the occurrence of conflicts. Both sexes fought more frequently for the resources that were most important to them, food for females and social contexts for males. Individuals used two different strategies according to their likelihood of winning the aggressive interaction, determined by the dominance relationship of the conflict partners. Dominant initiators had longer and more intense aggressive interactions, but they limited their social disadvantages by fighting non-cooperative partners. Subordinate initiators had shorter and less intense aggressive interactions, but risked more social costs, which they could reduce afterwards by reconciliation. Both strategies included a positive overall net benefit. The extended Relational Model fits the complexity of wild chimpanzee conflicts and allows for more flexibility in the “decision-making” compared to the original version.","author":[{"dropping-particle":"","family":"Wittig","given":"Roman M.","non-dropping-particle":"","parse-names":false,"suffix":""},{"dropping-particle":"","family":"Boesch","given":"Christophe","non-dropping-particle":"","parse-names":false,"suffix":""}],"container-title":"Behavioral Ecology and Sociobiology","id":"ITEM-1","issue":"5","issued":{"date-parts":[["2003"]]},"page":"491-504","title":"\"Decision-making\" in conflicts of wild chimpanzees (Pan troglodytes): An extension of the Relational Model","type":"article-journal","volume":"54"},"uris":["http://www.mendeley.com/documents/?uuid=cef76848-74b7-4353-a3dc-e28c4f7b7b8f"]}],"mendeley":{"formattedCitation":"(Wittig &amp; Boesch, 2003)","plainTextFormattedCitation":"(Wittig &amp; Boesch, 2003)","previouslyFormattedCitation":"(Wittig &amp; Boesch, 2003)"},"properties":{"noteIndex":0},"schema":"https://github.com/citation-style-language/schema/raw/master/csl-citation.json"}</w:instrText>
      </w:r>
      <w:r w:rsidR="0073734E">
        <w:rPr>
          <w:rFonts w:asciiTheme="minorHAnsi" w:eastAsia="Calibri" w:hAnsiTheme="minorHAnsi"/>
        </w:rPr>
        <w:fldChar w:fldCharType="separate"/>
      </w:r>
      <w:r w:rsidR="0073734E">
        <w:rPr>
          <w:rFonts w:asciiTheme="minorHAnsi" w:eastAsia="Calibri" w:hAnsiTheme="minorHAnsi"/>
          <w:noProof/>
        </w:rPr>
        <w:t>(Wittig &amp; Boesch, 2003)</w:t>
      </w:r>
      <w:r w:rsidR="0073734E">
        <w:rPr>
          <w:rFonts w:asciiTheme="minorHAnsi" w:eastAsia="Calibri" w:hAnsiTheme="minorHAnsi"/>
        </w:rPr>
        <w:fldChar w:fldCharType="end"/>
      </w:r>
      <w:r w:rsidR="0073734E">
        <w:rPr>
          <w:rFonts w:asciiTheme="minorHAnsi" w:eastAsia="Calibri" w:hAnsiTheme="minorHAnsi"/>
        </w:rPr>
        <w:t xml:space="preserve">. </w:t>
      </w:r>
      <w:ins w:id="113" w:author="Gogarten, Jan" w:date="2020-03-16T12:00:00Z">
        <w:r w:rsidR="00CB3679">
          <w:rPr>
            <w:rFonts w:asciiTheme="minorHAnsi" w:eastAsia="Calibri" w:hAnsiTheme="minorHAnsi"/>
          </w:rPr>
          <w:t xml:space="preserve">While </w:t>
        </w:r>
      </w:ins>
      <w:del w:id="114" w:author="Gogarten, Jan" w:date="2020-03-16T11:59:00Z">
        <w:r w:rsidR="0073734E">
          <w:rPr>
            <w:rFonts w:asciiTheme="minorHAnsi" w:eastAsia="Calibri" w:hAnsiTheme="minorHAnsi"/>
          </w:rPr>
          <w:delText>We</w:delText>
        </w:r>
        <w:r w:rsidR="0073734E" w:rsidDel="00CB3679">
          <w:rPr>
            <w:rFonts w:asciiTheme="minorHAnsi" w:eastAsia="Calibri" w:hAnsiTheme="minorHAnsi"/>
          </w:rPr>
          <w:delText xml:space="preserve"> </w:delText>
        </w:r>
      </w:del>
      <w:ins w:id="115" w:author="Gogarten, Jan" w:date="2020-03-16T11:59:00Z">
        <w:r w:rsidR="00CB3679">
          <w:rPr>
            <w:rFonts w:asciiTheme="minorHAnsi" w:eastAsia="Calibri" w:hAnsiTheme="minorHAnsi"/>
          </w:rPr>
          <w:t>we</w:t>
        </w:r>
        <w:r w:rsidR="0073734E">
          <w:rPr>
            <w:rFonts w:asciiTheme="minorHAnsi" w:eastAsia="Calibri" w:hAnsiTheme="minorHAnsi"/>
          </w:rPr>
          <w:t xml:space="preserve"> </w:t>
        </w:r>
      </w:ins>
      <w:r w:rsidR="0073734E">
        <w:rPr>
          <w:rFonts w:asciiTheme="minorHAnsi" w:eastAsia="Calibri" w:hAnsiTheme="minorHAnsi"/>
        </w:rPr>
        <w:t xml:space="preserve">observed </w:t>
      </w:r>
      <w:ins w:id="116" w:author="Gogarten, Jan" w:date="2020-03-16T12:00:00Z">
        <w:r w:rsidR="00CB3679">
          <w:rPr>
            <w:rFonts w:asciiTheme="minorHAnsi" w:eastAsia="Calibri" w:hAnsiTheme="minorHAnsi"/>
          </w:rPr>
          <w:t xml:space="preserve">chimpanzee </w:t>
        </w:r>
      </w:ins>
      <w:r w:rsidR="0073734E">
        <w:rPr>
          <w:rFonts w:asciiTheme="minorHAnsi" w:eastAsia="Calibri" w:hAnsiTheme="minorHAnsi"/>
        </w:rPr>
        <w:t xml:space="preserve">rank changes in both sexes in the study period </w:t>
      </w:r>
      <w:r w:rsidR="0073734E">
        <w:rPr>
          <w:rFonts w:asciiTheme="minorHAnsi" w:eastAsia="Calibri" w:hAnsiTheme="minorHAnsi"/>
        </w:rPr>
        <w:fldChar w:fldCharType="begin" w:fldLock="1"/>
      </w:r>
      <w:r w:rsidR="00F41459">
        <w:rPr>
          <w:rFonts w:asciiTheme="minorHAnsi" w:eastAsia="Calibri" w:hAnsiTheme="minorHAnsi"/>
        </w:rPr>
        <w:instrText>ADDIN CSL_CITATION {"citationItems":[{"id":"ITEM-1","itemData":{"DOI":"10.1017/9781108674218.019","author":[{"dropping-particle":"","family":"Mielke","given":"Alexander","non-dropping-particle":"","parse-names":false,"suffix":""},{"dropping-particle":"","family":"Crockford","given":"Catherine","non-dropping-particle":"","parse-names":false,"suffix":""},{"dropping-particle":"","family":"Wittig","given":"Roman","non-dropping-particle":"","parse-names":false,"suffix":""}],"container-title":"The Chimpanzees of the Taï Forest","editor":[{"dropping-particle":"","family":"Boesch","given":"Christophe","non-dropping-particle":"","parse-names":false,"suffix":""},{"dropping-particle":"","family":"Wittig","given":"Roman M.","non-dropping-particle":"","parse-names":false,"suffix":""}],"id":"ITEM-1","issued":{"date-parts":[["2019"]]},"page":"290-300","publisher":"Cambridge University Press","publisher-place":"Cambridge","title":"Rank changes in female chimpanzees in Taï National Park","type":"chapter"},"uris":["http://www.mendeley.com/documents/?uuid=298ff7b7-a64a-49b7-b474-e92f01dd6e06"]},{"id":"ITEM-2","itemData":{"DOI":"10.3389/fevo.2019.00107","ISSN":"2296701X","abstract":"High dominance status is associated with fitness benefits in many social mammals. Yet, attaining and maintaining a high social status often comes with elevated energetic costs. Dominance rank-related exposure to energetic and psychosocial stressors is predicted to vary depending on the type of breeding system, the means a high rank is acquired and maintained, and the stability of the dominance hierarchy. Using behavioral data and urinary cortisol levels, we investigated whether a high dominance rank is associated with elevated energetic costs in Taï male chimpanzees and whether the relationship between male dominance rank and cortisol levels varies between stable and unstable dominance periods. Additionally, we investigated potential sources of energetic and psychosocial stress linked to competition over dominance status and mating opportunities. We found that higher-ranking males gave more aggressions than lower-ranking males in stable and unstable dominance periods, but that dominance rank and urinary cortisol levels were not associated in either period. Urinary cortisol levels were higher in all males in unstable compared to stable dominance periods, whereas aggression rates showed the reversed pattern, with higher rates in stable periods. Our results indicate that dominance maintenance is not associated with elevated physiological stress for dominant Taï male chimpanzees, and that social instability exposed all males to psychosocial stress, despite lower rates of aggressive interactions. Overall, these findings suggest that male chimpanzees adjust competitive behavior to context dependent conditions, possibly by means of predictability of outcomes of social interactions, and use conflict management strategies, such as avoidance of aggression potentially diminishing the risk of escalation.","author":[{"dropping-particle":"","family":"Preis","given":"Anna","non-dropping-particle":"","parse-names":false,"suffix":""},{"dropping-particle":"","family":"Samuni","given":"Liran","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M.","non-dropping-particle":"","parse-names":false,"suffix":""}],"container-title":"Frontiers in Ecology and Evolution","id":"ITEM-2","issue":"APR","issued":{"date-parts":[["2019"]]},"title":"Urinary cortisol, aggression, dominance and competition in wild, West African male chimpanzees","type":"article-journal","volume":"7"},"uris":["http://www.mendeley.com/documents/?uuid=42e1d166-33c6-4784-9633-2fe1fc9c49db","http://www.mendeley.com/documents/?uuid=519798ae-6eef-476a-888b-9132053524a8"]}],"mendeley":{"formattedCitation":"(Mielke et al., 2019; Preis et al., 2019)","plainTextFormattedCitation":"(Mielke et al., 2019; Preis et al., 2019)","previouslyFormattedCitation":"(Mielke et al., 2019; Preis et al., 2019)"},"properties":{"noteIndex":0},"schema":"https://github.com/citation-style-language/schema/raw/master/csl-citation.json"}</w:instrText>
      </w:r>
      <w:r w:rsidR="0073734E">
        <w:rPr>
          <w:rFonts w:asciiTheme="minorHAnsi" w:eastAsia="Calibri" w:hAnsiTheme="minorHAnsi"/>
        </w:rPr>
        <w:fldChar w:fldCharType="separate"/>
      </w:r>
      <w:r w:rsidR="0036699B" w:rsidRPr="0036699B">
        <w:rPr>
          <w:rFonts w:asciiTheme="minorHAnsi" w:eastAsia="Calibri" w:hAnsiTheme="minorHAnsi"/>
          <w:noProof/>
        </w:rPr>
        <w:t>(Mielke et al., 2019; Preis et al., 2019)</w:t>
      </w:r>
      <w:r w:rsidR="0073734E">
        <w:rPr>
          <w:rFonts w:asciiTheme="minorHAnsi" w:eastAsia="Calibri" w:hAnsiTheme="minorHAnsi"/>
        </w:rPr>
        <w:fldChar w:fldCharType="end"/>
      </w:r>
      <w:del w:id="117" w:author="Alexander Mielke" w:date="2020-05-28T16:45:00Z">
        <w:r w:rsidR="0073734E">
          <w:rPr>
            <w:rFonts w:asciiTheme="minorHAnsi" w:eastAsia="Calibri" w:hAnsiTheme="minorHAnsi"/>
          </w:rPr>
          <w:delText xml:space="preserve">. </w:delText>
        </w:r>
      </w:del>
      <w:ins w:id="118" w:author="Gogarten, Jan" w:date="2020-03-16T11:59:00Z">
        <w:r w:rsidR="00CB3679">
          <w:rPr>
            <w:rFonts w:asciiTheme="minorHAnsi" w:eastAsia="Calibri" w:hAnsiTheme="minorHAnsi"/>
          </w:rPr>
          <w:t>,</w:t>
        </w:r>
      </w:ins>
      <w:del w:id="119" w:author="Gogarten, Jan" w:date="2020-03-16T11:59:00Z">
        <w:r w:rsidR="0073734E" w:rsidDel="00CB3679">
          <w:rPr>
            <w:rFonts w:asciiTheme="minorHAnsi" w:eastAsia="Calibri" w:hAnsiTheme="minorHAnsi"/>
          </w:rPr>
          <w:delText xml:space="preserve">. </w:delText>
        </w:r>
      </w:del>
      <w:ins w:id="120" w:author="Alexander Mielke" w:date="2020-05-28T16:44:00Z">
        <w:r w:rsidR="0073734E">
          <w:rPr>
            <w:rFonts w:asciiTheme="minorHAnsi" w:eastAsia="Calibri" w:hAnsiTheme="minorHAnsi"/>
          </w:rPr>
          <w:t xml:space="preserve">. </w:t>
        </w:r>
        <w:commentRangeEnd w:id="111"/>
        <w:r w:rsidR="00410839">
          <w:rPr>
            <w:rStyle w:val="CommentReference"/>
          </w:rPr>
          <w:commentReference w:id="111"/>
        </w:r>
      </w:ins>
      <w:del w:id="121" w:author="Gogarten, Jan" w:date="2020-03-16T11:59:00Z">
        <w:r w:rsidR="0073734E">
          <w:rPr>
            <w:rFonts w:asciiTheme="minorHAnsi" w:eastAsia="Calibri" w:hAnsiTheme="minorHAnsi"/>
          </w:rPr>
          <w:delText xml:space="preserve">However, </w:delText>
        </w:r>
      </w:del>
      <w:r w:rsidR="0073734E">
        <w:rPr>
          <w:rFonts w:asciiTheme="minorHAnsi" w:eastAsia="Calibri" w:hAnsiTheme="minorHAnsi"/>
        </w:rPr>
        <w:t xml:space="preserve">enduring social bonds have been described for both sexes </w:t>
      </w:r>
      <w:del w:id="122" w:author="Gogarten, Jan" w:date="2020-03-16T12:00:00Z">
        <w:r w:rsidR="0073734E">
          <w:rPr>
            <w:rFonts w:asciiTheme="minorHAnsi" w:eastAsia="Calibri" w:hAnsiTheme="minorHAnsi"/>
          </w:rPr>
          <w:delText xml:space="preserve">in chimpanzees </w:delText>
        </w:r>
      </w:del>
      <w:commentRangeStart w:id="123"/>
      <w:r w:rsidR="0073734E">
        <w:rPr>
          <w:rFonts w:asciiTheme="minorHAnsi" w:eastAsia="Calibri" w:hAnsiTheme="minorHAnsi"/>
        </w:rPr>
        <w:fldChar w:fldCharType="begin" w:fldLock="1"/>
      </w:r>
      <w:r w:rsidR="00C624CE">
        <w:rPr>
          <w:rFonts w:asciiTheme="minorHAnsi" w:eastAsia="Calibri" w:hAnsiTheme="minorHAnsi"/>
        </w:rPr>
        <w:instrText>ADDIN CSL_CITATION {"citationItems":[{"id":"ITEM-1","itemData":{"DOI":"10.1016/j.anbehav.2008.11.021","ISBN":"9781424471331","ISSN":"00033472","PMID":"24223924","abstract":"Controversy exists regarding the nature of primate social relationships. While individual primates are frequently hypothesized to form enduring social bonds with conspecifics, recent studies suggest that relationships are labile, with animals interacting only over short periods to satisfy their immediate needs. Here I use data collected over 10 years on a community of chimpanzees, Pan troglodytes, at Ngogo, Kibale National Park, Uganda, to investigate whether male chimpanzees establish long-term social relationships and to determine the factors that affect variation in relationship quality and the stability of social bonds. Kinship and dominance rank influenced the quality of relationships. Maternal brothers and males of the same dominance rank class groomed each other more equitably than did unrelated males and males that were dissimilar in rank. In addition, males that formed strong social bonds groomed more equitably than did males that displayed weaker bonds. Social bonds were stable over time, with relationships in one year predicting those in subsequent years. Kinship and the quality of social relationships affected bond stability. Maternal half siblings and males that groomed each other equitably maintained longer-lasting bonds than did nonkin and males that groomed each other unevenly. Virtually all of the males established at least one enduring relationship with another individual. The most enduring bonds formed between a few pairs of maternal brothers and dyads that maintained balanced grooming interactions. These results indicate that male chimpanzees maintain long-lasting and equitable social bonds whose formation is affected by maternal kinship and the quality of social relationships. ?? 2008 The Association for the Study of Animal Behaviour.","author":[{"dropping-particle":"","family":"Mitani","given":"John C.","non-dropping-particle":"","parse-names":false,"suffix":""}],"container-title":"Animal Behaviour","id":"ITEM-1","issue":"3","issued":{"date-parts":[["2009"]]},"page":"633-640","publisher":"Elsevier Ltd","title":"Male chimpanzees form enduring and equitable social bonds","type":"article-journal","volume":"77"},"uris":["http://www.mendeley.com/documents/?uuid=64d6bdc0-fdd6-4e3e-8752-68d5dae06dc5"]},{"id":"ITEM-2","itemData":{"DOI":"10.1016/j.anbehav.2015.04.012","ISBN":"0003-3472 (Print)\\r0003-3472 (Linking)","ISSN":"00033472","PMID":"26028669","abstract":"In most primate societies, strong and enduring social bonds form preferentially among kin, who benefit from cooperation through direct and indirect fitness gains. Chimpanzees, Pan troglodytes, differ from most species by showing consistent female-biased dispersal and strict male philopatry. In most East African populations, females tend to forage alone in small core areas and were long thought to have weak social bonds of little biological significance. Recent work in some populations is challenging this view. However, difficulties remain in quantifying the influence of shared space use on association patterns, and in identifying the drivers of partner preferences and social bonds. Here, we use the largest data set on wild chimpanzee behaviour currently available to assess potential determinants of female association patterns. We quantify pairwise similarities in ranging, dyadic association and grooming for 624 unique dyads over 38 years, including 17 adult female kin dyads. To search for social preferences that could not be explained by spatial overlap alone, we controlled for expected association based on pairwise kernel volume intersections of core areas. We found that association frequencies among females with above-average overlap correlated positively with grooming rates, suggesting that associations reflected social preferences in these dyads. Furthermore, when available, females preferred kin over nonkin partners for association and grooming, and variability was high among nonkin dyads. While variability in association above and below expected values was high, on average, nonkin associated more frequently if they had immature male offspring, while having female offspring had the opposite effect. Dominance rank, an important determinant of reproductive success at Gombe, influenced associations primarily for low-ranking females, who associated preferentially with each other. Our findings support the hypothesis that female chimpanzees form well-differentiated social relationships that are of potential adaptive value to females and their offspring.","author":[{"dropping-particle":"","family":"Foerster","given":"Steffen","non-dropping-particle":"","parse-names":false,"suffix":""},{"dropping-particle":"","family":"McLellan","given":"Karen","non-dropping-particle":"","parse-names":false,"suffix":""},{"dropping-particle":"","family":"Schroepfer-Walker","given":"Kara","non-dropping-particle":"","parse-names":false,"suffix":""},{"dropping-particle":"","family":"Murray","given":"Carson M.","non-dropping-particle":"","parse-names":false,"suffix":""},{"dropping-particle":"","family":"Krupenye","given":"Christopher","non-dropping-particle":"","parse-names":false,"suffix":""},{"dropping-particle":"","family":"Gilby","given":"Ian C.","non-dropping-particle":"","parse-names":false,"suffix":""},{"dropping-particle":"","family":"Pusey","given":"Anne E.","non-dropping-particle":"","parse-names":false,"suffix":""}],"container-title":"Animal Behaviour","id":"ITEM-2","issued":{"date-parts":[["2015"]]},"page":"139-152","title":"Social bonds in the dispersing sex: Partner preferences among adult female chimpanzees","type":"article-journal","volume":"105"},"uris":["http://www.mendeley.com/documents/?uuid=3b5950ce-b5bd-3e35-839e-6f50b1808fe0"]},{"id":"ITEM-3","itemData":{"DOI":"10.1016/j.anbehav.2008.09.038","ISSN":"00033472","abstract":"Patterns of group social structure are often linked to the competitive regime within a social unit and to the availability of kin. In line with this, many studies have shown that the dispersing sex, which is considered to have fewer kin around, is less social, while the philopatric sex has strong social bonds. Chimpanzees were considered to fit well into this scheme with highly social and competing philopatric males and generally asocial and solitary dispersing females. However, recent data suggest that chimpanzee females can indeed be highly social, even though they are unlikely to be related to each other. We studied female sociality in a long-term habituated group living in the Taï Forest, Côte d'Ivoire. Female social relationships as measured by association and grooming preferences were well differentiated and long lasting. Association (and to a lesser extent grooming) bonds were associated with reduced aggression between social partners. In addition, the competitive regime as indicated by group size had a strong effect on female social networks, which were more centralized and less clustered in smaller groups, suggesting that competition may play a major role in shaping female chimpanzee sociality. These findings suggest that strong social bonds can occur even in the absence of a strong network of kin relationships. © 2008 The Association for the Study of Animal Behaviour.","author":[{"dropping-particle":"","family":"Lehmann","given":"Julia","non-dropping-particle":"","parse-names":false,"suffix":""},{"dropping-particle":"","family":"Boesch","given":"Christophe","non-dropping-particle":"","parse-names":false,"suffix":""}],"container-title":"Animal Behaviour","id":"ITEM-3","issue":"2","issued":{"date-parts":[["2009","2"]]},"page":"377-387","title":"Sociality of the dispersing sex: the nature of social bonds in West African female chimpanzees, Pan troglodytes","type":"article-journal","volume":"77"},"uris":["http://www.mendeley.com/documents/?uuid=e0e75f19-e641-3bdb-86db-469121f9dd56"]}],"mendeley":{"formattedCitation":"(Foerster et al., 2015; Lehmann &amp; Boesch, 2009; Mitani, 2009)","plainTextFormattedCitation":"(Foerster et al., 2015; Lehmann &amp; Boesch, 2009; Mitani, 2009)","previouslyFormattedCitation":"(Foerster et al., 2015; Lehmann &amp; Boesch, 2009; Mitani, 2009)"},"properties":{"noteIndex":0},"schema":"https://github.com/citation-style-language/schema/raw/master/csl-citation.json"}</w:instrText>
      </w:r>
      <w:r w:rsidR="0073734E">
        <w:rPr>
          <w:rFonts w:asciiTheme="minorHAnsi" w:eastAsia="Calibri" w:hAnsiTheme="minorHAnsi"/>
        </w:rPr>
        <w:fldChar w:fldCharType="separate"/>
      </w:r>
      <w:r w:rsidR="0073734E" w:rsidRPr="0073734E">
        <w:rPr>
          <w:rFonts w:asciiTheme="minorHAnsi" w:eastAsia="Calibri" w:hAnsiTheme="minorHAnsi"/>
          <w:noProof/>
        </w:rPr>
        <w:t>(Foerster et al., 2015; Lehmann &amp; Boesch, 2009; Mitani, 2009)</w:t>
      </w:r>
      <w:r w:rsidR="0073734E">
        <w:rPr>
          <w:rFonts w:asciiTheme="minorHAnsi" w:eastAsia="Calibri" w:hAnsiTheme="minorHAnsi"/>
        </w:rPr>
        <w:fldChar w:fldCharType="end"/>
      </w:r>
      <w:commentRangeEnd w:id="123"/>
      <w:del w:id="124" w:author="Alexander Mielke" w:date="2020-05-28T16:45:00Z">
        <w:r w:rsidR="0073734E">
          <w:rPr>
            <w:rFonts w:asciiTheme="minorHAnsi" w:eastAsia="Calibri" w:hAnsiTheme="minorHAnsi"/>
          </w:rPr>
          <w:delText>,</w:delText>
        </w:r>
      </w:del>
      <w:ins w:id="125" w:author="Alexander Mielke" w:date="2020-05-28T16:45:00Z">
        <w:r w:rsidR="00CB3679">
          <w:rPr>
            <w:rStyle w:val="CommentReference"/>
          </w:rPr>
          <w:commentReference w:id="123"/>
        </w:r>
      </w:ins>
      <w:del w:id="126" w:author="Gogarten, Jan" w:date="2020-03-16T12:00:00Z">
        <w:r w:rsidR="0073734E" w:rsidDel="00CB3679">
          <w:rPr>
            <w:rFonts w:asciiTheme="minorHAnsi" w:eastAsia="Calibri" w:hAnsiTheme="minorHAnsi"/>
          </w:rPr>
          <w:delText xml:space="preserve">, </w:delText>
        </w:r>
      </w:del>
      <w:ins w:id="127" w:author="Gogarten, Jan" w:date="2020-03-16T12:00:00Z">
        <w:r w:rsidR="00CB3679">
          <w:rPr>
            <w:rFonts w:asciiTheme="minorHAnsi" w:eastAsia="Calibri" w:hAnsiTheme="minorHAnsi"/>
          </w:rPr>
          <w:t xml:space="preserve">. </w:t>
        </w:r>
      </w:ins>
      <w:del w:id="128" w:author="Gogarten, Jan" w:date="2020-03-16T12:01:00Z">
        <w:r w:rsidR="0073734E" w:rsidDel="00CB3679">
          <w:rPr>
            <w:rFonts w:asciiTheme="minorHAnsi" w:eastAsia="Calibri" w:hAnsiTheme="minorHAnsi"/>
          </w:rPr>
          <w:delText xml:space="preserve">so </w:delText>
        </w:r>
      </w:del>
      <w:ins w:id="129" w:author="Gogarten, Jan" w:date="2020-03-16T12:01:00Z">
        <w:r w:rsidR="00CB3679">
          <w:rPr>
            <w:rFonts w:asciiTheme="minorHAnsi" w:eastAsia="Calibri" w:hAnsiTheme="minorHAnsi"/>
          </w:rPr>
          <w:t>For chimpanzees we predict that</w:t>
        </w:r>
      </w:ins>
      <w:del w:id="130" w:author="Jan" w:date="2020-05-28T16:44:00Z">
        <w:r w:rsidR="0073734E">
          <w:rPr>
            <w:rFonts w:asciiTheme="minorHAnsi" w:eastAsia="Calibri" w:hAnsiTheme="minorHAnsi"/>
          </w:rPr>
          <w:delText xml:space="preserve">, </w:delText>
        </w:r>
        <w:commentRangeStart w:id="131"/>
        <w:r w:rsidR="0073734E">
          <w:rPr>
            <w:rFonts w:asciiTheme="minorHAnsi" w:eastAsia="Calibri" w:hAnsiTheme="minorHAnsi"/>
          </w:rPr>
          <w:delText>so</w:delText>
        </w:r>
      </w:del>
      <w:ins w:id="132" w:author="Gogarten, Jan" w:date="2020-03-16T12:01:00Z">
        <w:r w:rsidR="0073734E">
          <w:rPr>
            <w:rFonts w:asciiTheme="minorHAnsi" w:eastAsia="Calibri" w:hAnsiTheme="minorHAnsi"/>
          </w:rPr>
          <w:t xml:space="preserve"> </w:t>
        </w:r>
      </w:ins>
      <w:r w:rsidR="0073734E">
        <w:rPr>
          <w:rFonts w:asciiTheme="minorHAnsi" w:eastAsia="Calibri" w:hAnsiTheme="minorHAnsi"/>
        </w:rPr>
        <w:t xml:space="preserve">at least some of the relationships of each individual are predicted to fall into clear </w:t>
      </w:r>
      <w:commentRangeStart w:id="133"/>
      <w:r w:rsidR="0073734E">
        <w:rPr>
          <w:rFonts w:asciiTheme="minorHAnsi" w:eastAsia="Calibri" w:hAnsiTheme="minorHAnsi"/>
        </w:rPr>
        <w:t>relationship types</w:t>
      </w:r>
      <w:commentRangeEnd w:id="133"/>
      <w:ins w:id="134" w:author="Alexander Mielke" w:date="2020-05-28T16:44:00Z">
        <w:r w:rsidR="0073734E">
          <w:rPr>
            <w:rFonts w:asciiTheme="minorHAnsi" w:eastAsia="Calibri" w:hAnsiTheme="minorHAnsi"/>
          </w:rPr>
          <w:t>.</w:t>
        </w:r>
      </w:ins>
      <w:commentRangeEnd w:id="131"/>
      <w:ins w:id="135" w:author="anna" w:date="2020-05-28T16:45:00Z">
        <w:r>
          <w:rPr>
            <w:rFonts w:asciiTheme="minorHAnsi" w:eastAsia="Calibri" w:hAnsiTheme="minorHAnsi"/>
          </w:rPr>
          <w:t xml:space="preserve"> </w:t>
        </w:r>
      </w:ins>
      <w:commentRangeEnd w:id="108"/>
      <w:r w:rsidR="003601E1">
        <w:rPr>
          <w:rStyle w:val="CommentReference"/>
        </w:rPr>
        <w:commentReference w:id="108"/>
      </w:r>
      <w:r w:rsidR="0090207F">
        <w:rPr>
          <w:rStyle w:val="CommentReference"/>
        </w:rPr>
        <w:commentReference w:id="133"/>
      </w:r>
      <w:ins w:id="136" w:author="Alexander Mielke" w:date="2020-05-28T16:45:00Z">
        <w:r w:rsidR="005B68DE">
          <w:rPr>
            <w:rStyle w:val="CommentReference"/>
          </w:rPr>
          <w:commentReference w:id="131"/>
        </w:r>
      </w:ins>
      <w:ins w:id="137" w:author="Jan" w:date="2020-05-28T16:44:00Z">
        <w:r w:rsidR="0073734E">
          <w:rPr>
            <w:rFonts w:asciiTheme="minorHAnsi" w:eastAsia="Calibri" w:hAnsiTheme="minorHAnsi"/>
          </w:rPr>
          <w:t>.</w:t>
        </w:r>
      </w:ins>
      <w:ins w:id="138" w:author="Alexander Mielke" w:date="2020-05-28T16:45:00Z">
        <w:r>
          <w:rPr>
            <w:rFonts w:asciiTheme="minorHAnsi" w:eastAsia="Calibri" w:hAnsiTheme="minorHAnsi"/>
          </w:rPr>
          <w:t xml:space="preserve"> </w:t>
        </w:r>
      </w:ins>
      <w:r w:rsidR="0073734E">
        <w:rPr>
          <w:rFonts w:asciiTheme="minorHAnsi" w:eastAsia="Calibri" w:hAnsiTheme="minorHAnsi"/>
        </w:rPr>
        <w:t xml:space="preserve">We </w:t>
      </w:r>
      <w:ins w:id="139" w:author="anna" w:date="2020-05-28T16:45:00Z">
        <w:r w:rsidR="0073734E">
          <w:rPr>
            <w:rFonts w:asciiTheme="minorHAnsi" w:eastAsia="Calibri" w:hAnsiTheme="minorHAnsi"/>
          </w:rPr>
          <w:t>develop</w:t>
        </w:r>
      </w:ins>
      <w:ins w:id="140" w:author="anna" w:date="2020-05-16T21:13:00Z">
        <w:r w:rsidR="003601E1">
          <w:rPr>
            <w:rFonts w:asciiTheme="minorHAnsi" w:eastAsia="Calibri" w:hAnsiTheme="minorHAnsi"/>
          </w:rPr>
          <w:t>ed</w:t>
        </w:r>
      </w:ins>
      <w:del w:id="141" w:author="anna" w:date="2020-05-28T16:45:00Z">
        <w:r w:rsidR="0073734E">
          <w:rPr>
            <w:rFonts w:asciiTheme="minorHAnsi" w:eastAsia="Calibri" w:hAnsiTheme="minorHAnsi"/>
          </w:rPr>
          <w:delText>develop</w:delText>
        </w:r>
      </w:del>
      <w:r w:rsidR="0073734E">
        <w:rPr>
          <w:rFonts w:asciiTheme="minorHAnsi" w:eastAsia="Calibri" w:hAnsiTheme="minorHAnsi"/>
        </w:rPr>
        <w:t xml:space="preserve"> the consistency measures with two aims: </w:t>
      </w:r>
      <w:commentRangeStart w:id="142"/>
      <w:r w:rsidR="0073734E">
        <w:rPr>
          <w:rFonts w:asciiTheme="minorHAnsi" w:eastAsia="Calibri" w:hAnsiTheme="minorHAnsi"/>
        </w:rPr>
        <w:t xml:space="preserve">a) to identify interaction types </w:t>
      </w:r>
      <w:del w:id="143" w:author="cathy" w:date="2020-05-28T16:43:00Z">
        <w:r w:rsidR="0073734E">
          <w:rPr>
            <w:rFonts w:asciiTheme="minorHAnsi" w:eastAsia="Calibri" w:hAnsiTheme="minorHAnsi"/>
          </w:rPr>
          <w:delText>were</w:delText>
        </w:r>
      </w:del>
      <w:ins w:id="144" w:author="cathy" w:date="2020-05-28T16:43:00Z">
        <w:r w:rsidR="0073734E">
          <w:rPr>
            <w:rFonts w:asciiTheme="minorHAnsi" w:eastAsia="Calibri" w:hAnsiTheme="minorHAnsi"/>
          </w:rPr>
          <w:t>w</w:t>
        </w:r>
      </w:ins>
      <w:ins w:id="145" w:author="cathy" w:date="2020-05-26T12:31:00Z">
        <w:r w:rsidR="00E81C67">
          <w:rPr>
            <w:rFonts w:asciiTheme="minorHAnsi" w:eastAsia="Calibri" w:hAnsiTheme="minorHAnsi"/>
          </w:rPr>
          <w:t>h</w:t>
        </w:r>
      </w:ins>
      <w:ins w:id="146" w:author="cathy" w:date="2020-05-28T16:43:00Z">
        <w:r w:rsidR="0073734E">
          <w:rPr>
            <w:rFonts w:asciiTheme="minorHAnsi" w:eastAsia="Calibri" w:hAnsiTheme="minorHAnsi"/>
          </w:rPr>
          <w:t>ere</w:t>
        </w:r>
      </w:ins>
      <w:r w:rsidR="0073734E">
        <w:rPr>
          <w:rFonts w:asciiTheme="minorHAnsi" w:eastAsia="Calibri" w:hAnsiTheme="minorHAnsi"/>
        </w:rPr>
        <w:t xml:space="preserve"> data distributions are likely unreliable due to insufficient data; and b) to compare chimpanzees and mangabeys, and different interaction types within species, regarding their consistency, as an indicator of predictability.</w:t>
      </w:r>
      <w:commentRangeEnd w:id="142"/>
      <w:r w:rsidR="0090207F">
        <w:rPr>
          <w:rStyle w:val="CommentReference"/>
        </w:rPr>
        <w:commentReference w:id="142"/>
      </w:r>
    </w:p>
    <w:p w14:paraId="09D71CC3" w14:textId="77777777" w:rsidR="00CC4A8D" w:rsidRPr="00C60AF1" w:rsidRDefault="00CC4A8D" w:rsidP="00C60AF1">
      <w:pPr>
        <w:spacing w:before="120" w:line="480" w:lineRule="auto"/>
        <w:ind w:left="0" w:hanging="2"/>
        <w:jc w:val="both"/>
        <w:rPr>
          <w:rFonts w:asciiTheme="minorHAnsi" w:eastAsia="Calibri" w:hAnsiTheme="minorHAnsi"/>
        </w:rPr>
      </w:pPr>
    </w:p>
    <w:p w14:paraId="1C77134C" w14:textId="77777777" w:rsidR="00CC4A8D" w:rsidRDefault="00B244F2">
      <w:pPr>
        <w:spacing w:before="120" w:line="480" w:lineRule="auto"/>
        <w:ind w:leftChars="0" w:left="0" w:firstLineChars="0" w:firstLine="0"/>
        <w:jc w:val="both"/>
        <w:rPr>
          <w:rFonts w:asciiTheme="minorHAnsi" w:eastAsia="Calibri" w:hAnsiTheme="minorHAnsi"/>
        </w:rPr>
      </w:pPr>
      <w:r>
        <w:rPr>
          <w:rFonts w:asciiTheme="minorHAnsi" w:eastAsia="Calibri" w:hAnsiTheme="minorHAnsi"/>
          <w:b/>
        </w:rPr>
        <w:t>METHODS</w:t>
      </w:r>
    </w:p>
    <w:p w14:paraId="1F2C15C4" w14:textId="77777777" w:rsidR="001F641A" w:rsidRPr="00A54CD6" w:rsidRDefault="001F641A" w:rsidP="001F641A">
      <w:pPr>
        <w:spacing w:before="120" w:line="480" w:lineRule="auto"/>
        <w:ind w:left="0" w:hanging="2"/>
        <w:jc w:val="both"/>
        <w:rPr>
          <w:rFonts w:asciiTheme="minorHAnsi" w:eastAsia="Calibri" w:hAnsiTheme="minorHAnsi"/>
          <w:i/>
          <w:iCs/>
        </w:rPr>
      </w:pPr>
      <w:commentRangeStart w:id="147"/>
      <w:r w:rsidRPr="00A54CD6">
        <w:rPr>
          <w:rFonts w:asciiTheme="minorHAnsi" w:eastAsia="Calibri" w:hAnsiTheme="minorHAnsi"/>
          <w:i/>
          <w:iCs/>
        </w:rPr>
        <w:t>Consistency measure</w:t>
      </w:r>
      <w:commentRangeEnd w:id="147"/>
      <w:r w:rsidR="0090207F">
        <w:rPr>
          <w:rStyle w:val="CommentReference"/>
        </w:rPr>
        <w:commentReference w:id="147"/>
      </w:r>
    </w:p>
    <w:p w14:paraId="45108921" w14:textId="2CA2DEC2" w:rsidR="00105174" w:rsidRDefault="001F641A" w:rsidP="001F641A">
      <w:pPr>
        <w:spacing w:line="480" w:lineRule="auto"/>
        <w:ind w:leftChars="0" w:left="0" w:firstLineChars="0" w:firstLine="0"/>
        <w:jc w:val="both"/>
        <w:rPr>
          <w:ins w:id="148" w:author="Gogarten, Jan" w:date="2020-03-16T12:16:00Z"/>
          <w:rFonts w:asciiTheme="minorHAnsi" w:eastAsia="Calibri" w:hAnsiTheme="minorHAnsi"/>
          <w:color w:val="auto"/>
        </w:rPr>
      </w:pPr>
      <w:r>
        <w:rPr>
          <w:rFonts w:asciiTheme="minorHAnsi" w:eastAsia="Calibri" w:hAnsiTheme="minorHAnsi"/>
          <w:color w:val="auto"/>
        </w:rPr>
        <w:t xml:space="preserve">To quantify consistency in an interaction type, we </w:t>
      </w:r>
      <w:commentRangeStart w:id="149"/>
      <w:ins w:id="150" w:author="Jan" w:date="2020-05-28T16:44:00Z">
        <w:r>
          <w:rPr>
            <w:rFonts w:asciiTheme="minorHAnsi" w:eastAsia="Calibri" w:hAnsiTheme="minorHAnsi"/>
            <w:color w:val="auto"/>
          </w:rPr>
          <w:t>structure</w:t>
        </w:r>
      </w:ins>
      <w:ins w:id="151" w:author="Gogarten, Jan" w:date="2020-03-16T12:15:00Z">
        <w:r w:rsidR="00105174">
          <w:rPr>
            <w:rFonts w:asciiTheme="minorHAnsi" w:eastAsia="Calibri" w:hAnsiTheme="minorHAnsi"/>
            <w:color w:val="auto"/>
          </w:rPr>
          <w:t>d</w:t>
        </w:r>
      </w:ins>
      <w:ins w:id="152" w:author="Jan" w:date="2020-05-28T16:44:00Z">
        <w:r>
          <w:rPr>
            <w:rFonts w:asciiTheme="minorHAnsi" w:eastAsia="Calibri" w:hAnsiTheme="minorHAnsi"/>
            <w:color w:val="auto"/>
          </w:rPr>
          <w:t xml:space="preserve"> </w:t>
        </w:r>
        <w:commentRangeEnd w:id="149"/>
        <w:r w:rsidR="00105174">
          <w:rPr>
            <w:rStyle w:val="CommentReference"/>
          </w:rPr>
          <w:commentReference w:id="149"/>
        </w:r>
      </w:ins>
      <w:ins w:id="153" w:author="Alexander Mielke" w:date="2020-05-28T16:44:00Z">
        <w:r>
          <w:rPr>
            <w:rFonts w:asciiTheme="minorHAnsi" w:eastAsia="Calibri" w:hAnsiTheme="minorHAnsi"/>
            <w:color w:val="auto"/>
          </w:rPr>
          <w:t>structure</w:t>
        </w:r>
      </w:ins>
      <w:ins w:id="154" w:author="Liran Samuni" w:date="2020-03-16T18:43:00Z">
        <w:r>
          <w:rPr>
            <w:rFonts w:asciiTheme="minorHAnsi" w:eastAsia="Calibri" w:hAnsiTheme="minorHAnsi"/>
            <w:color w:val="auto"/>
          </w:rPr>
          <w:t xml:space="preserve"> </w:t>
        </w:r>
        <w:r w:rsidR="00410839">
          <w:rPr>
            <w:rFonts w:asciiTheme="minorHAnsi" w:eastAsia="Calibri" w:hAnsiTheme="minorHAnsi"/>
            <w:color w:val="auto"/>
          </w:rPr>
          <w:t>the</w:t>
        </w:r>
      </w:ins>
      <w:ins w:id="155" w:author="Liran Samuni" w:date="2020-05-28T16:43:00Z">
        <w:r>
          <w:rPr>
            <w:rFonts w:asciiTheme="minorHAnsi" w:eastAsia="Calibri" w:hAnsiTheme="minorHAnsi"/>
            <w:color w:val="auto"/>
          </w:rPr>
          <w:t xml:space="preserve"> </w:t>
        </w:r>
      </w:ins>
      <w:r>
        <w:rPr>
          <w:rFonts w:asciiTheme="minorHAnsi" w:eastAsia="Calibri" w:hAnsiTheme="minorHAnsi"/>
          <w:color w:val="auto"/>
        </w:rPr>
        <w:t xml:space="preserve">data by collection days. Each observation day is randomly assigned to one of two datasets of equal size </w:t>
      </w:r>
      <w:r>
        <w:rPr>
          <w:rFonts w:asciiTheme="minorHAnsi" w:eastAsia="Calibri" w:hAnsiTheme="minorHAnsi"/>
          <w:color w:val="auto"/>
        </w:rPr>
        <w:fldChar w:fldCharType="begin" w:fldLock="1"/>
      </w:r>
      <w:r>
        <w:rPr>
          <w:rFonts w:asciiTheme="minorHAnsi" w:eastAsia="Calibri" w:hAnsiTheme="minorHAnsi"/>
          <w:color w:val="auto"/>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eastAsia="Calibri" w:hAnsiTheme="minorHAnsi"/>
          <w:color w:val="auto"/>
        </w:rPr>
        <w:fldChar w:fldCharType="separate"/>
      </w:r>
      <w:r w:rsidRPr="00B244F2">
        <w:rPr>
          <w:rFonts w:asciiTheme="minorHAnsi" w:eastAsia="Calibri" w:hAnsiTheme="minorHAnsi"/>
          <w:noProof/>
          <w:color w:val="auto"/>
        </w:rPr>
        <w:t>(Sánchez-Tójar et al., 2018)</w:t>
      </w:r>
      <w:r>
        <w:rPr>
          <w:rFonts w:asciiTheme="minorHAnsi" w:eastAsia="Calibri" w:hAnsiTheme="minorHAnsi"/>
          <w:color w:val="auto"/>
        </w:rPr>
        <w:fldChar w:fldCharType="end"/>
      </w:r>
      <w:r>
        <w:rPr>
          <w:rFonts w:asciiTheme="minorHAnsi" w:eastAsia="Calibri" w:hAnsiTheme="minorHAnsi"/>
          <w:color w:val="auto"/>
        </w:rPr>
        <w:t xml:space="preserve">. </w:t>
      </w:r>
      <w:del w:id="156" w:author="Gogarten, Jan" w:date="2020-03-16T12:16:00Z">
        <w:r w:rsidDel="00105174">
          <w:rPr>
            <w:rFonts w:asciiTheme="minorHAnsi" w:eastAsia="Calibri" w:hAnsiTheme="minorHAnsi"/>
            <w:color w:val="auto"/>
          </w:rPr>
          <w:delText xml:space="preserve">We </w:delText>
        </w:r>
      </w:del>
      <w:ins w:id="157" w:author="Gogarten, Jan" w:date="2020-03-16T12:16:00Z">
        <w:r w:rsidR="00105174">
          <w:rPr>
            <w:rFonts w:asciiTheme="minorHAnsi" w:eastAsia="Calibri" w:hAnsiTheme="minorHAnsi"/>
            <w:color w:val="auto"/>
          </w:rPr>
          <w:t>F</w:t>
        </w:r>
      </w:ins>
      <w:ins w:id="158" w:author="Gogarten, Jan" w:date="2020-03-16T12:17:00Z">
        <w:r w:rsidR="00105174">
          <w:rPr>
            <w:rFonts w:asciiTheme="minorHAnsi" w:eastAsia="Calibri" w:hAnsiTheme="minorHAnsi"/>
            <w:color w:val="auto"/>
          </w:rPr>
          <w:t>or each of these two datasets,</w:t>
        </w:r>
      </w:ins>
      <w:ins w:id="159" w:author="Gogarten, Jan" w:date="2020-03-16T12:16:00Z">
        <w:r w:rsidR="00105174">
          <w:rPr>
            <w:rFonts w:asciiTheme="minorHAnsi" w:eastAsia="Calibri" w:hAnsiTheme="minorHAnsi"/>
            <w:color w:val="auto"/>
          </w:rPr>
          <w:t xml:space="preserve"> </w:t>
        </w:r>
      </w:ins>
      <w:ins w:id="160" w:author="Gogarten, Jan" w:date="2020-03-16T12:17:00Z">
        <w:r w:rsidR="00105174">
          <w:rPr>
            <w:rFonts w:asciiTheme="minorHAnsi" w:eastAsia="Calibri" w:hAnsiTheme="minorHAnsi"/>
            <w:color w:val="auto"/>
          </w:rPr>
          <w:t>we</w:t>
        </w:r>
      </w:ins>
      <w:del w:id="161" w:author="Jan" w:date="2020-05-28T16:44:00Z">
        <w:r>
          <w:rPr>
            <w:rFonts w:asciiTheme="minorHAnsi" w:eastAsia="Calibri" w:hAnsiTheme="minorHAnsi"/>
            <w:color w:val="auto"/>
          </w:rPr>
          <w:delText>We</w:delText>
        </w:r>
      </w:del>
      <w:ins w:id="162" w:author="Gogarten, Jan" w:date="2020-03-16T12:17:00Z">
        <w:r>
          <w:rPr>
            <w:rFonts w:asciiTheme="minorHAnsi" w:eastAsia="Calibri" w:hAnsiTheme="minorHAnsi"/>
            <w:color w:val="auto"/>
          </w:rPr>
          <w:t xml:space="preserve"> </w:t>
        </w:r>
      </w:ins>
      <w:r>
        <w:rPr>
          <w:rFonts w:asciiTheme="minorHAnsi" w:eastAsia="Calibri" w:hAnsiTheme="minorHAnsi"/>
          <w:color w:val="auto"/>
        </w:rPr>
        <w:t xml:space="preserve">then </w:t>
      </w:r>
      <w:ins w:id="163" w:author="Jan" w:date="2020-05-28T16:44:00Z">
        <w:r w:rsidR="00C25E34">
          <w:rPr>
            <w:rFonts w:asciiTheme="minorHAnsi" w:eastAsia="Calibri" w:hAnsiTheme="minorHAnsi"/>
            <w:color w:val="auto"/>
          </w:rPr>
          <w:t>aggregate</w:t>
        </w:r>
      </w:ins>
      <w:ins w:id="164" w:author="Gogarten, Jan" w:date="2020-03-16T12:17:00Z">
        <w:r w:rsidR="00105174">
          <w:rPr>
            <w:rFonts w:asciiTheme="minorHAnsi" w:eastAsia="Calibri" w:hAnsiTheme="minorHAnsi"/>
            <w:color w:val="auto"/>
          </w:rPr>
          <w:t>d</w:t>
        </w:r>
      </w:ins>
      <w:del w:id="165" w:author="Jan" w:date="2020-05-28T16:44:00Z">
        <w:r w:rsidR="00C25E34">
          <w:rPr>
            <w:rFonts w:asciiTheme="minorHAnsi" w:eastAsia="Calibri" w:hAnsiTheme="minorHAnsi"/>
            <w:color w:val="auto"/>
          </w:rPr>
          <w:delText>aggregate</w:delText>
        </w:r>
      </w:del>
      <w:r>
        <w:rPr>
          <w:rFonts w:asciiTheme="minorHAnsi" w:eastAsia="Calibri" w:hAnsiTheme="minorHAnsi"/>
          <w:color w:val="auto"/>
        </w:rPr>
        <w:t xml:space="preserve"> the interaction distribution of dyadic interactions per observation hour in each of the halves and calculate the non-parametric </w:t>
      </w:r>
      <w:commentRangeStart w:id="166"/>
      <w:r>
        <w:rPr>
          <w:rFonts w:asciiTheme="minorHAnsi" w:eastAsia="Calibri" w:hAnsiTheme="minorHAnsi"/>
          <w:color w:val="auto"/>
        </w:rPr>
        <w:t xml:space="preserve">Spearman correlation </w:t>
      </w:r>
      <w:commentRangeEnd w:id="166"/>
      <w:r w:rsidR="0090207F">
        <w:rPr>
          <w:rStyle w:val="CommentReference"/>
        </w:rPr>
        <w:commentReference w:id="166"/>
      </w:r>
      <w:r>
        <w:rPr>
          <w:rFonts w:asciiTheme="minorHAnsi" w:eastAsia="Calibri" w:hAnsiTheme="minorHAnsi"/>
          <w:color w:val="auto"/>
        </w:rPr>
        <w:t xml:space="preserve">between </w:t>
      </w:r>
      <w:ins w:id="167" w:author="Gogarten, Jan" w:date="2020-03-16T12:17:00Z">
        <w:r w:rsidR="00105174">
          <w:rPr>
            <w:rFonts w:asciiTheme="minorHAnsi" w:eastAsia="Calibri" w:hAnsiTheme="minorHAnsi"/>
            <w:color w:val="auto"/>
          </w:rPr>
          <w:t xml:space="preserve">the </w:t>
        </w:r>
      </w:ins>
      <w:r>
        <w:rPr>
          <w:rFonts w:asciiTheme="minorHAnsi" w:eastAsia="Calibri" w:hAnsiTheme="minorHAnsi"/>
          <w:color w:val="auto"/>
        </w:rPr>
        <w:t>distributions</w:t>
      </w:r>
      <w:del w:id="168" w:author="Alexander Mielke" w:date="2020-05-28T16:45:00Z">
        <w:r>
          <w:rPr>
            <w:rFonts w:asciiTheme="minorHAnsi" w:eastAsia="Calibri" w:hAnsiTheme="minorHAnsi"/>
            <w:color w:val="auto"/>
          </w:rPr>
          <w:delText>.</w:delText>
        </w:r>
      </w:del>
      <w:ins w:id="169" w:author="Gogarten, Jan" w:date="2020-03-16T12:17:00Z">
        <w:r w:rsidR="00105174">
          <w:rPr>
            <w:rFonts w:asciiTheme="minorHAnsi" w:eastAsia="Calibri" w:hAnsiTheme="minorHAnsi"/>
            <w:color w:val="auto"/>
          </w:rPr>
          <w:t xml:space="preserve"> from these two datasets</w:t>
        </w:r>
      </w:ins>
      <w:ins w:id="170" w:author="Jan" w:date="2020-05-28T16:44:00Z">
        <w:r>
          <w:rPr>
            <w:rFonts w:asciiTheme="minorHAnsi" w:eastAsia="Calibri" w:hAnsiTheme="minorHAnsi"/>
            <w:color w:val="auto"/>
          </w:rPr>
          <w:t>.</w:t>
        </w:r>
      </w:ins>
      <w:del w:id="171" w:author="Jan" w:date="2020-05-28T16:44:00Z">
        <w:r>
          <w:rPr>
            <w:rFonts w:asciiTheme="minorHAnsi" w:eastAsia="Calibri" w:hAnsiTheme="minorHAnsi"/>
            <w:color w:val="auto"/>
          </w:rPr>
          <w:delText>.</w:delText>
        </w:r>
      </w:del>
      <w:r>
        <w:rPr>
          <w:rFonts w:asciiTheme="minorHAnsi" w:eastAsia="Calibri" w:hAnsiTheme="minorHAnsi"/>
          <w:color w:val="auto"/>
        </w:rPr>
        <w:t xml:space="preserve"> This </w:t>
      </w:r>
      <w:del w:id="172" w:author="Alexander Mielke" w:date="2020-05-28T16:45:00Z">
        <w:r>
          <w:rPr>
            <w:rFonts w:asciiTheme="minorHAnsi" w:eastAsia="Calibri" w:hAnsiTheme="minorHAnsi"/>
            <w:color w:val="auto"/>
          </w:rPr>
          <w:delText>allow</w:delText>
        </w:r>
        <w:r w:rsidR="00C25E34">
          <w:rPr>
            <w:rFonts w:asciiTheme="minorHAnsi" w:eastAsia="Calibri" w:hAnsiTheme="minorHAnsi"/>
            <w:color w:val="auto"/>
          </w:rPr>
          <w:delText>s</w:delText>
        </w:r>
      </w:del>
      <w:ins w:id="173" w:author="Jan" w:date="2020-05-28T16:44:00Z">
        <w:r>
          <w:rPr>
            <w:rFonts w:asciiTheme="minorHAnsi" w:eastAsia="Calibri" w:hAnsiTheme="minorHAnsi"/>
            <w:color w:val="auto"/>
          </w:rPr>
          <w:t>allow</w:t>
        </w:r>
      </w:ins>
      <w:ins w:id="174" w:author="Gogarten, Jan" w:date="2020-03-16T12:18:00Z">
        <w:r w:rsidR="00105174">
          <w:rPr>
            <w:rFonts w:asciiTheme="minorHAnsi" w:eastAsia="Calibri" w:hAnsiTheme="minorHAnsi"/>
            <w:color w:val="auto"/>
          </w:rPr>
          <w:t>ed</w:t>
        </w:r>
      </w:ins>
      <w:del w:id="175" w:author="Gogarten, Jan" w:date="2020-03-16T12:18:00Z">
        <w:r w:rsidR="00C25E34" w:rsidDel="00105174">
          <w:rPr>
            <w:rFonts w:asciiTheme="minorHAnsi" w:eastAsia="Calibri" w:hAnsiTheme="minorHAnsi"/>
            <w:color w:val="auto"/>
          </w:rPr>
          <w:delText>s</w:delText>
        </w:r>
      </w:del>
      <w:del w:id="176" w:author="Jan" w:date="2020-05-28T16:44:00Z">
        <w:r>
          <w:rPr>
            <w:rFonts w:asciiTheme="minorHAnsi" w:eastAsia="Calibri" w:hAnsiTheme="minorHAnsi"/>
            <w:color w:val="auto"/>
          </w:rPr>
          <w:delText>allow</w:delText>
        </w:r>
        <w:r w:rsidR="00C25E34">
          <w:rPr>
            <w:rFonts w:asciiTheme="minorHAnsi" w:eastAsia="Calibri" w:hAnsiTheme="minorHAnsi"/>
            <w:color w:val="auto"/>
          </w:rPr>
          <w:delText>s</w:delText>
        </w:r>
      </w:del>
      <w:r>
        <w:rPr>
          <w:rFonts w:asciiTheme="minorHAnsi" w:eastAsia="Calibri" w:hAnsiTheme="minorHAnsi"/>
          <w:color w:val="auto"/>
        </w:rPr>
        <w:t xml:space="preserve"> us to estimate how well variation in one half </w:t>
      </w:r>
      <w:ins w:id="177" w:author="Gogarten, Jan" w:date="2020-03-16T12:17:00Z">
        <w:r w:rsidR="00105174">
          <w:rPr>
            <w:rFonts w:asciiTheme="minorHAnsi" w:eastAsia="Calibri" w:hAnsiTheme="minorHAnsi"/>
            <w:color w:val="auto"/>
          </w:rPr>
          <w:t xml:space="preserve">of the dataset </w:t>
        </w:r>
      </w:ins>
      <w:r>
        <w:rPr>
          <w:rFonts w:asciiTheme="minorHAnsi" w:eastAsia="Calibri" w:hAnsiTheme="minorHAnsi"/>
          <w:color w:val="auto"/>
        </w:rPr>
        <w:t>predicts variation in the other</w:t>
      </w:r>
      <w:ins w:id="178" w:author="Gogarten, Jan" w:date="2020-03-16T12:18:00Z">
        <w:r w:rsidR="00105174">
          <w:rPr>
            <w:rFonts w:asciiTheme="minorHAnsi" w:eastAsia="Calibri" w:hAnsiTheme="minorHAnsi"/>
            <w:color w:val="auto"/>
          </w:rPr>
          <w:t xml:space="preserve"> half</w:t>
        </w:r>
      </w:ins>
      <w:r>
        <w:rPr>
          <w:rFonts w:asciiTheme="minorHAnsi" w:eastAsia="Calibri" w:hAnsiTheme="minorHAnsi"/>
          <w:color w:val="auto"/>
        </w:rPr>
        <w:t xml:space="preserve">. We </w:t>
      </w:r>
      <w:ins w:id="179" w:author="Jan" w:date="2020-05-28T16:44:00Z">
        <w:r>
          <w:rPr>
            <w:rFonts w:asciiTheme="minorHAnsi" w:eastAsia="Calibri" w:hAnsiTheme="minorHAnsi"/>
            <w:color w:val="auto"/>
          </w:rPr>
          <w:t>repeat</w:t>
        </w:r>
      </w:ins>
      <w:ins w:id="180" w:author="Gogarten, Jan" w:date="2020-03-16T12:18:00Z">
        <w:r w:rsidR="00105174">
          <w:rPr>
            <w:rFonts w:asciiTheme="minorHAnsi" w:eastAsia="Calibri" w:hAnsiTheme="minorHAnsi"/>
            <w:color w:val="auto"/>
          </w:rPr>
          <w:t>ed</w:t>
        </w:r>
      </w:ins>
      <w:del w:id="181" w:author="Jan" w:date="2020-05-28T16:44:00Z">
        <w:r>
          <w:rPr>
            <w:rFonts w:asciiTheme="minorHAnsi" w:eastAsia="Calibri" w:hAnsiTheme="minorHAnsi"/>
            <w:color w:val="auto"/>
          </w:rPr>
          <w:delText>repeat</w:delText>
        </w:r>
      </w:del>
      <w:r>
        <w:rPr>
          <w:rFonts w:asciiTheme="minorHAnsi" w:eastAsia="Calibri" w:hAnsiTheme="minorHAnsi"/>
          <w:color w:val="auto"/>
        </w:rPr>
        <w:t xml:space="preserve"> this procedure 100 times, with the median correlation coefficient constituting our measure of consistency for the full dataset. </w:t>
      </w:r>
    </w:p>
    <w:p w14:paraId="794BBACB" w14:textId="77777777" w:rsidR="001F641A" w:rsidRDefault="001F641A" w:rsidP="001F641A">
      <w:pPr>
        <w:spacing w:line="480" w:lineRule="auto"/>
        <w:ind w:leftChars="0" w:left="0" w:firstLineChars="0" w:firstLine="0"/>
        <w:jc w:val="both"/>
        <w:rPr>
          <w:rFonts w:asciiTheme="minorHAnsi" w:eastAsia="Calibri" w:hAnsiTheme="minorHAnsi"/>
          <w:color w:val="auto"/>
        </w:rPr>
      </w:pPr>
      <w:commentRangeStart w:id="182"/>
      <w:r>
        <w:rPr>
          <w:rFonts w:asciiTheme="minorHAnsi" w:eastAsia="Calibri" w:hAnsiTheme="minorHAnsi"/>
          <w:color w:val="auto"/>
        </w:rPr>
        <w:t xml:space="preserve">As we show through data simulations (below), very inconsistent results (median correlation values between two halves of the dataset below 0.5) </w:t>
      </w:r>
      <w:ins w:id="183" w:author="Liran Samuni" w:date="2020-03-16T18:48:00Z">
        <w:r w:rsidR="00A311FE">
          <w:rPr>
            <w:rFonts w:asciiTheme="minorHAnsi" w:eastAsia="Calibri" w:hAnsiTheme="minorHAnsi"/>
            <w:color w:val="auto"/>
          </w:rPr>
          <w:t xml:space="preserve">arise from </w:t>
        </w:r>
      </w:ins>
      <w:commentRangeStart w:id="184"/>
      <w:del w:id="185" w:author="Liran Samuni" w:date="2020-03-16T18:48:00Z">
        <w:r>
          <w:rPr>
            <w:rFonts w:asciiTheme="minorHAnsi" w:eastAsia="Calibri" w:hAnsiTheme="minorHAnsi"/>
            <w:color w:val="auto"/>
          </w:rPr>
          <w:delText xml:space="preserve">are usually </w:delText>
        </w:r>
        <w:commentRangeEnd w:id="184"/>
        <w:r w:rsidR="00A311FE" w:rsidDel="00A311FE">
          <w:rPr>
            <w:rStyle w:val="CommentReference"/>
          </w:rPr>
          <w:commentReference w:id="184"/>
        </w:r>
        <w:r>
          <w:rPr>
            <w:rFonts w:asciiTheme="minorHAnsi" w:eastAsia="Calibri" w:hAnsiTheme="minorHAnsi"/>
            <w:color w:val="auto"/>
          </w:rPr>
          <w:delText xml:space="preserve">the result of </w:delText>
        </w:r>
      </w:del>
      <w:r>
        <w:rPr>
          <w:rFonts w:asciiTheme="minorHAnsi" w:eastAsia="Calibri" w:hAnsiTheme="minorHAnsi"/>
          <w:color w:val="auto"/>
        </w:rPr>
        <w:t>very low data density, even if the underlying</w:t>
      </w:r>
      <w:r w:rsidR="00C25E34">
        <w:rPr>
          <w:rFonts w:asciiTheme="minorHAnsi" w:eastAsia="Calibri" w:hAnsiTheme="minorHAnsi"/>
          <w:color w:val="auto"/>
        </w:rPr>
        <w:t xml:space="preserve"> ‘real’</w:t>
      </w:r>
      <w:r>
        <w:rPr>
          <w:rFonts w:asciiTheme="minorHAnsi" w:eastAsia="Calibri" w:hAnsiTheme="minorHAnsi"/>
          <w:color w:val="auto"/>
        </w:rPr>
        <w:t xml:space="preserve"> distribution is highly consistent. Thus, if </w:t>
      </w:r>
      <w:commentRangeStart w:id="186"/>
      <w:r>
        <w:rPr>
          <w:rFonts w:asciiTheme="minorHAnsi" w:eastAsia="Calibri" w:hAnsiTheme="minorHAnsi"/>
          <w:color w:val="auto"/>
        </w:rPr>
        <w:t xml:space="preserve">interaction types </w:t>
      </w:r>
      <w:del w:id="187" w:author="Liran Samuni" w:date="2020-03-16T18:49:00Z">
        <w:r>
          <w:rPr>
            <w:rFonts w:asciiTheme="minorHAnsi" w:eastAsia="Calibri" w:hAnsiTheme="minorHAnsi"/>
            <w:color w:val="auto"/>
          </w:rPr>
          <w:delText>are highly</w:delText>
        </w:r>
      </w:del>
      <w:ins w:id="188" w:author="Liran Samuni" w:date="2020-03-16T18:49:00Z">
        <w:r w:rsidR="00A311FE">
          <w:rPr>
            <w:rFonts w:asciiTheme="minorHAnsi" w:eastAsia="Calibri" w:hAnsiTheme="minorHAnsi"/>
            <w:color w:val="auto"/>
          </w:rPr>
          <w:t>show</w:t>
        </w:r>
      </w:ins>
      <w:ins w:id="189" w:author="Liran Samuni" w:date="2020-05-28T16:43:00Z">
        <w:r>
          <w:rPr>
            <w:rFonts w:asciiTheme="minorHAnsi" w:eastAsia="Calibri" w:hAnsiTheme="minorHAnsi"/>
            <w:color w:val="auto"/>
          </w:rPr>
          <w:t xml:space="preserve"> inconsisten</w:t>
        </w:r>
      </w:ins>
      <w:ins w:id="190" w:author="Liran Samuni" w:date="2020-03-16T18:49:00Z">
        <w:r w:rsidR="00A311FE">
          <w:rPr>
            <w:rFonts w:asciiTheme="minorHAnsi" w:eastAsia="Calibri" w:hAnsiTheme="minorHAnsi"/>
            <w:color w:val="auto"/>
          </w:rPr>
          <w:t>c</w:t>
        </w:r>
        <w:commentRangeEnd w:id="186"/>
        <w:r w:rsidR="00A311FE">
          <w:rPr>
            <w:rStyle w:val="CommentReference"/>
          </w:rPr>
          <w:commentReference w:id="186"/>
        </w:r>
      </w:ins>
      <w:ins w:id="191" w:author="Liran Samuni" w:date="2020-03-16T18:51:00Z">
        <w:r w:rsidR="00A311FE">
          <w:rPr>
            <w:rFonts w:asciiTheme="minorHAnsi" w:eastAsia="Calibri" w:hAnsiTheme="minorHAnsi"/>
            <w:color w:val="auto"/>
          </w:rPr>
          <w:t>ies</w:t>
        </w:r>
      </w:ins>
      <w:del w:id="192" w:author="Liran Samuni" w:date="2020-03-16T18:49:00Z">
        <w:r w:rsidDel="00A311FE">
          <w:rPr>
            <w:rFonts w:asciiTheme="minorHAnsi" w:eastAsia="Calibri" w:hAnsiTheme="minorHAnsi"/>
            <w:color w:val="auto"/>
          </w:rPr>
          <w:delText>t</w:delText>
        </w:r>
      </w:del>
      <w:del w:id="193" w:author="Liran Samuni" w:date="2020-05-28T16:43:00Z">
        <w:r>
          <w:rPr>
            <w:rFonts w:asciiTheme="minorHAnsi" w:eastAsia="Calibri" w:hAnsiTheme="minorHAnsi"/>
            <w:color w:val="auto"/>
          </w:rPr>
          <w:delText xml:space="preserve"> inconsistent</w:delText>
        </w:r>
      </w:del>
      <w:r>
        <w:rPr>
          <w:rFonts w:asciiTheme="minorHAnsi" w:eastAsia="Calibri" w:hAnsiTheme="minorHAnsi"/>
          <w:color w:val="auto"/>
        </w:rPr>
        <w:t xml:space="preserve">, it is unclear whether the </w:t>
      </w:r>
      <w:ins w:id="194" w:author="Liran Samuni" w:date="2020-03-16T18:51:00Z">
        <w:r w:rsidR="00A311FE">
          <w:rPr>
            <w:rFonts w:asciiTheme="minorHAnsi" w:eastAsia="Calibri" w:hAnsiTheme="minorHAnsi"/>
            <w:color w:val="auto"/>
          </w:rPr>
          <w:t xml:space="preserve">density of the </w:t>
        </w:r>
      </w:ins>
      <w:r>
        <w:rPr>
          <w:rFonts w:asciiTheme="minorHAnsi" w:eastAsia="Calibri" w:hAnsiTheme="minorHAnsi"/>
          <w:color w:val="auto"/>
        </w:rPr>
        <w:t>collected data is representative for the actual distribution in the population, and</w:t>
      </w:r>
      <w:ins w:id="195" w:author="Liran Samuni" w:date="2020-03-16T18:52:00Z">
        <w:r w:rsidR="00A311FE">
          <w:rPr>
            <w:rFonts w:asciiTheme="minorHAnsi" w:eastAsia="Calibri" w:hAnsiTheme="minorHAnsi"/>
            <w:color w:val="auto"/>
          </w:rPr>
          <w:t>/or</w:t>
        </w:r>
      </w:ins>
      <w:r>
        <w:rPr>
          <w:rFonts w:asciiTheme="minorHAnsi" w:eastAsia="Calibri" w:hAnsiTheme="minorHAnsi"/>
          <w:color w:val="auto"/>
        </w:rPr>
        <w:t xml:space="preserve"> whether any of the subsequent results meaningfully describe the behaviour of individuals in a community. </w:t>
      </w:r>
      <w:commentRangeEnd w:id="182"/>
      <w:r w:rsidR="00105174">
        <w:rPr>
          <w:rStyle w:val="CommentReference"/>
        </w:rPr>
        <w:commentReference w:id="182"/>
      </w:r>
    </w:p>
    <w:p w14:paraId="0B92CD36" w14:textId="77777777" w:rsidR="00105174" w:rsidRDefault="001F641A" w:rsidP="001F641A">
      <w:pPr>
        <w:spacing w:before="120" w:line="480" w:lineRule="auto"/>
        <w:ind w:left="0" w:hanging="2"/>
        <w:jc w:val="both"/>
        <w:rPr>
          <w:ins w:id="196" w:author="Gogarten, Jan" w:date="2020-03-16T12:23:00Z"/>
          <w:rFonts w:asciiTheme="minorHAnsi" w:eastAsia="Calibri" w:hAnsiTheme="minorHAnsi"/>
          <w:color w:val="auto"/>
        </w:rPr>
      </w:pPr>
      <w:del w:id="197" w:author="Gogarten, Jan" w:date="2020-03-16T12:19:00Z">
        <w:r>
          <w:rPr>
            <w:rFonts w:asciiTheme="minorHAnsi" w:eastAsia="Calibri" w:hAnsiTheme="minorHAnsi"/>
            <w:color w:val="auto"/>
          </w:rPr>
          <w:delText xml:space="preserve">As </w:delText>
        </w:r>
        <w:r w:rsidDel="00105174">
          <w:rPr>
            <w:rFonts w:asciiTheme="minorHAnsi" w:eastAsia="Calibri" w:hAnsiTheme="minorHAnsi"/>
            <w:color w:val="auto"/>
          </w:rPr>
          <w:delText>t</w:delText>
        </w:r>
      </w:del>
      <w:ins w:id="198" w:author="Gogarten, Jan" w:date="2020-03-16T12:19:00Z">
        <w:r w:rsidR="00105174">
          <w:rPr>
            <w:rFonts w:asciiTheme="minorHAnsi" w:eastAsia="Calibri" w:hAnsiTheme="minorHAnsi"/>
            <w:color w:val="auto"/>
          </w:rPr>
          <w:t>T</w:t>
        </w:r>
      </w:ins>
      <w:ins w:id="199" w:author="Jan" w:date="2020-05-28T16:44:00Z">
        <w:r>
          <w:rPr>
            <w:rFonts w:asciiTheme="minorHAnsi" w:eastAsia="Calibri" w:hAnsiTheme="minorHAnsi"/>
            <w:color w:val="auto"/>
          </w:rPr>
          <w:t>he</w:t>
        </w:r>
      </w:ins>
      <w:del w:id="200" w:author="Jan" w:date="2020-05-28T16:44:00Z">
        <w:r>
          <w:rPr>
            <w:rFonts w:asciiTheme="minorHAnsi" w:eastAsia="Calibri" w:hAnsiTheme="minorHAnsi"/>
            <w:color w:val="auto"/>
          </w:rPr>
          <w:delText>the</w:delText>
        </w:r>
      </w:del>
      <w:r>
        <w:rPr>
          <w:rFonts w:asciiTheme="minorHAnsi" w:eastAsia="Calibri" w:hAnsiTheme="minorHAnsi"/>
          <w:color w:val="auto"/>
        </w:rPr>
        <w:t xml:space="preserve"> overall correlation between</w:t>
      </w:r>
      <w:ins w:id="201" w:author="Gogarten, Jan" w:date="2020-03-16T12:20:00Z">
        <w:r>
          <w:rPr>
            <w:rFonts w:asciiTheme="minorHAnsi" w:eastAsia="Calibri" w:hAnsiTheme="minorHAnsi"/>
            <w:color w:val="auto"/>
          </w:rPr>
          <w:t xml:space="preserve"> </w:t>
        </w:r>
        <w:r w:rsidR="00105174">
          <w:rPr>
            <w:rFonts w:asciiTheme="minorHAnsi" w:eastAsia="Calibri" w:hAnsiTheme="minorHAnsi"/>
            <w:color w:val="auto"/>
          </w:rPr>
          <w:t>the two</w:t>
        </w:r>
      </w:ins>
      <w:ins w:id="202" w:author="Jan" w:date="2020-05-28T16:44:00Z">
        <w:r>
          <w:rPr>
            <w:rFonts w:asciiTheme="minorHAnsi" w:eastAsia="Calibri" w:hAnsiTheme="minorHAnsi"/>
            <w:color w:val="auto"/>
          </w:rPr>
          <w:t xml:space="preserve"> </w:t>
        </w:r>
      </w:ins>
      <w:r>
        <w:rPr>
          <w:rFonts w:asciiTheme="minorHAnsi" w:eastAsia="Calibri" w:hAnsiTheme="minorHAnsi"/>
          <w:color w:val="auto"/>
        </w:rPr>
        <w:t xml:space="preserve">halves </w:t>
      </w:r>
      <w:ins w:id="203" w:author="Gogarten, Jan" w:date="2020-03-16T12:20:00Z">
        <w:r w:rsidR="00105174">
          <w:rPr>
            <w:rFonts w:asciiTheme="minorHAnsi" w:eastAsia="Calibri" w:hAnsiTheme="minorHAnsi"/>
            <w:color w:val="auto"/>
          </w:rPr>
          <w:t xml:space="preserve">of the dataset </w:t>
        </w:r>
      </w:ins>
      <w:del w:id="204" w:author="Gogarten, Jan" w:date="2020-03-16T12:23:00Z">
        <w:r w:rsidDel="00105174">
          <w:rPr>
            <w:rFonts w:asciiTheme="minorHAnsi" w:eastAsia="Calibri" w:hAnsiTheme="minorHAnsi"/>
            <w:color w:val="auto"/>
          </w:rPr>
          <w:delText xml:space="preserve">was </w:delText>
        </w:r>
      </w:del>
      <w:ins w:id="205" w:author="Gogarten, Jan" w:date="2020-03-16T12:23:00Z">
        <w:r w:rsidR="00105174">
          <w:rPr>
            <w:rFonts w:asciiTheme="minorHAnsi" w:eastAsia="Calibri" w:hAnsiTheme="minorHAnsi"/>
            <w:color w:val="auto"/>
          </w:rPr>
          <w:t>is likelt</w:t>
        </w:r>
      </w:ins>
      <w:del w:id="206" w:author="Jan" w:date="2020-05-28T16:44:00Z">
        <w:r>
          <w:rPr>
            <w:rFonts w:asciiTheme="minorHAnsi" w:eastAsia="Calibri" w:hAnsiTheme="minorHAnsi"/>
            <w:color w:val="auto"/>
          </w:rPr>
          <w:delText>was</w:delText>
        </w:r>
      </w:del>
      <w:ins w:id="207" w:author="Gogarten, Jan" w:date="2020-03-16T12:20:00Z">
        <w:r>
          <w:rPr>
            <w:rFonts w:asciiTheme="minorHAnsi" w:eastAsia="Calibri" w:hAnsiTheme="minorHAnsi"/>
            <w:color w:val="auto"/>
          </w:rPr>
          <w:t xml:space="preserve"> </w:t>
        </w:r>
      </w:ins>
      <w:r>
        <w:rPr>
          <w:rFonts w:asciiTheme="minorHAnsi" w:eastAsia="Calibri" w:hAnsiTheme="minorHAnsi"/>
          <w:color w:val="auto"/>
        </w:rPr>
        <w:t xml:space="preserve">dependent on the data density and community size, </w:t>
      </w:r>
      <w:del w:id="208" w:author="Gogarten, Jan" w:date="2020-03-16T12:19:00Z">
        <w:r>
          <w:rPr>
            <w:rFonts w:asciiTheme="minorHAnsi" w:eastAsia="Calibri" w:hAnsiTheme="minorHAnsi"/>
            <w:color w:val="auto"/>
          </w:rPr>
          <w:delText xml:space="preserve">we </w:delText>
        </w:r>
      </w:del>
      <w:ins w:id="209" w:author="Gogarten, Jan" w:date="2020-03-16T12:19:00Z">
        <w:r w:rsidR="00105174">
          <w:rPr>
            <w:rFonts w:asciiTheme="minorHAnsi" w:eastAsia="Calibri" w:hAnsiTheme="minorHAnsi"/>
            <w:color w:val="auto"/>
          </w:rPr>
          <w:t xml:space="preserve">so we </w:t>
        </w:r>
      </w:ins>
      <w:ins w:id="210" w:author="Gogarten, Jan" w:date="2020-03-16T12:20:00Z">
        <w:r w:rsidR="00105174">
          <w:rPr>
            <w:rFonts w:asciiTheme="minorHAnsi" w:eastAsia="Calibri" w:hAnsiTheme="minorHAnsi"/>
            <w:color w:val="auto"/>
          </w:rPr>
          <w:t xml:space="preserve">explored the importance of these factors by </w:t>
        </w:r>
      </w:ins>
      <w:del w:id="211" w:author="Gogarten, Jan" w:date="2020-03-16T12:20:00Z">
        <w:r>
          <w:rPr>
            <w:rFonts w:asciiTheme="minorHAnsi" w:eastAsia="Calibri" w:hAnsiTheme="minorHAnsi"/>
            <w:color w:val="auto"/>
          </w:rPr>
          <w:delText xml:space="preserve">report a standardised version here: We repeated </w:delText>
        </w:r>
      </w:del>
      <w:ins w:id="212" w:author="Gogarten, Jan" w:date="2020-03-16T12:20:00Z">
        <w:r w:rsidR="00105174">
          <w:rPr>
            <w:rFonts w:asciiTheme="minorHAnsi" w:eastAsia="Calibri" w:hAnsiTheme="minorHAnsi"/>
            <w:color w:val="auto"/>
          </w:rPr>
          <w:t xml:space="preserve">repeating </w:t>
        </w:r>
      </w:ins>
      <w:r>
        <w:rPr>
          <w:rFonts w:asciiTheme="minorHAnsi" w:eastAsia="Calibri" w:hAnsiTheme="minorHAnsi"/>
          <w:color w:val="auto"/>
        </w:rPr>
        <w:t xml:space="preserve">the consistency analysis using randomly selected subsets of the data. </w:t>
      </w:r>
      <w:ins w:id="213" w:author="Gogarten, Jan" w:date="2020-03-16T12:20:00Z">
        <w:r w:rsidR="00105174">
          <w:rPr>
            <w:rFonts w:asciiTheme="minorHAnsi" w:eastAsia="Calibri" w:hAnsiTheme="minorHAnsi"/>
            <w:color w:val="auto"/>
          </w:rPr>
          <w:t xml:space="preserve">For this, </w:t>
        </w:r>
      </w:ins>
      <w:del w:id="214" w:author="Gogarten, Jan" w:date="2020-03-16T12:21:00Z">
        <w:r>
          <w:rPr>
            <w:rFonts w:asciiTheme="minorHAnsi" w:eastAsia="Calibri" w:hAnsiTheme="minorHAnsi"/>
            <w:color w:val="auto"/>
          </w:rPr>
          <w:delText>We</w:delText>
        </w:r>
        <w:r w:rsidDel="00105174">
          <w:rPr>
            <w:rFonts w:asciiTheme="minorHAnsi" w:eastAsia="Calibri" w:hAnsiTheme="minorHAnsi"/>
            <w:color w:val="auto"/>
          </w:rPr>
          <w:delText xml:space="preserve"> </w:delText>
        </w:r>
      </w:del>
      <w:ins w:id="215" w:author="Gogarten, Jan" w:date="2020-03-16T12:21:00Z">
        <w:r w:rsidR="00105174">
          <w:rPr>
            <w:rFonts w:asciiTheme="minorHAnsi" w:eastAsia="Calibri" w:hAnsiTheme="minorHAnsi"/>
            <w:color w:val="auto"/>
          </w:rPr>
          <w:t>we</w:t>
        </w:r>
        <w:r>
          <w:rPr>
            <w:rFonts w:asciiTheme="minorHAnsi" w:eastAsia="Calibri" w:hAnsiTheme="minorHAnsi"/>
            <w:color w:val="auto"/>
          </w:rPr>
          <w:t xml:space="preserve"> </w:t>
        </w:r>
      </w:ins>
      <w:r>
        <w:rPr>
          <w:rFonts w:asciiTheme="minorHAnsi" w:eastAsia="Calibri" w:hAnsiTheme="minorHAnsi"/>
          <w:color w:val="auto"/>
        </w:rPr>
        <w:t xml:space="preserve">randomly selected a start date and duration for the period following that date and tested the consistency for this period for each interaction type, marking how many interactions per dyad this time period contained. For example, 10 individuals form 45 dyads; if we collect 180 aggressive events, we have a mean of 4 interactions/dyad. </w:t>
      </w:r>
    </w:p>
    <w:p w14:paraId="6949FF98" w14:textId="77777777" w:rsidR="001F641A" w:rsidRDefault="001F641A" w:rsidP="001F641A">
      <w:pPr>
        <w:spacing w:before="120" w:line="480" w:lineRule="auto"/>
        <w:ind w:left="0" w:hanging="2"/>
        <w:jc w:val="both"/>
        <w:rPr>
          <w:rFonts w:asciiTheme="minorHAnsi" w:eastAsia="Calibri" w:hAnsiTheme="minorHAnsi"/>
        </w:rPr>
      </w:pPr>
      <w:r>
        <w:rPr>
          <w:rFonts w:asciiTheme="minorHAnsi" w:eastAsia="Calibri" w:hAnsiTheme="minorHAnsi"/>
          <w:color w:val="auto"/>
        </w:rPr>
        <w:t xml:space="preserve">This </w:t>
      </w:r>
      <w:del w:id="216" w:author="Gogarten, Jan" w:date="2020-03-16T12:24:00Z">
        <w:r>
          <w:rPr>
            <w:rFonts w:asciiTheme="minorHAnsi" w:eastAsia="Calibri" w:hAnsiTheme="minorHAnsi"/>
            <w:color w:val="auto"/>
          </w:rPr>
          <w:delText>way</w:delText>
        </w:r>
      </w:del>
      <w:ins w:id="217" w:author="Gogarten, Jan" w:date="2020-03-16T12:24:00Z">
        <w:r w:rsidR="00105174">
          <w:rPr>
            <w:rFonts w:asciiTheme="minorHAnsi" w:eastAsia="Calibri" w:hAnsiTheme="minorHAnsi"/>
            <w:color w:val="auto"/>
          </w:rPr>
          <w:t xml:space="preserve">approach allows </w:t>
        </w:r>
      </w:ins>
      <w:del w:id="218" w:author="Gogarten, Jan" w:date="2020-03-16T12:24:00Z">
        <w:r>
          <w:rPr>
            <w:rFonts w:asciiTheme="minorHAnsi" w:eastAsia="Calibri" w:hAnsiTheme="minorHAnsi"/>
            <w:color w:val="auto"/>
          </w:rPr>
          <w:delText xml:space="preserve">, we can </w:delText>
        </w:r>
      </w:del>
      <w:ins w:id="219" w:author="Gogarten, Jan" w:date="2020-03-16T12:24:00Z">
        <w:r w:rsidR="00A563ED">
          <w:rPr>
            <w:rFonts w:asciiTheme="minorHAnsi" w:eastAsia="Calibri" w:hAnsiTheme="minorHAnsi"/>
            <w:color w:val="auto"/>
          </w:rPr>
          <w:t xml:space="preserve">a more systematic </w:t>
        </w:r>
      </w:ins>
      <w:ins w:id="220" w:author="Jan" w:date="2020-05-28T16:44:00Z">
        <w:r>
          <w:rPr>
            <w:rFonts w:asciiTheme="minorHAnsi" w:eastAsia="Calibri" w:hAnsiTheme="minorHAnsi"/>
            <w:color w:val="auto"/>
          </w:rPr>
          <w:t>compar</w:t>
        </w:r>
      </w:ins>
      <w:ins w:id="221" w:author="Gogarten, Jan" w:date="2020-03-16T12:24:00Z">
        <w:r w:rsidR="00A563ED">
          <w:rPr>
            <w:rFonts w:asciiTheme="minorHAnsi" w:eastAsia="Calibri" w:hAnsiTheme="minorHAnsi"/>
            <w:color w:val="auto"/>
          </w:rPr>
          <w:t>ison of</w:t>
        </w:r>
      </w:ins>
      <w:del w:id="222" w:author="Gogarten, Jan" w:date="2020-03-16T12:24:00Z">
        <w:r w:rsidDel="00A563ED">
          <w:rPr>
            <w:rFonts w:asciiTheme="minorHAnsi" w:eastAsia="Calibri" w:hAnsiTheme="minorHAnsi"/>
            <w:color w:val="auto"/>
          </w:rPr>
          <w:delText>e</w:delText>
        </w:r>
      </w:del>
      <w:ins w:id="223" w:author="Jan" w:date="2020-05-28T16:44:00Z">
        <w:r>
          <w:rPr>
            <w:rFonts w:asciiTheme="minorHAnsi" w:eastAsia="Calibri" w:hAnsiTheme="minorHAnsi"/>
            <w:color w:val="auto"/>
          </w:rPr>
          <w:t xml:space="preserve"> </w:t>
        </w:r>
      </w:ins>
      <w:ins w:id="224" w:author="Gogarten, Jan" w:date="2020-03-16T12:24:00Z">
        <w:r w:rsidR="00A563ED">
          <w:rPr>
            <w:rFonts w:asciiTheme="minorHAnsi" w:eastAsia="Calibri" w:hAnsiTheme="minorHAnsi"/>
            <w:color w:val="auto"/>
          </w:rPr>
          <w:t>both</w:t>
        </w:r>
      </w:ins>
      <w:del w:id="225" w:author="Jan" w:date="2020-05-28T16:44:00Z">
        <w:r>
          <w:rPr>
            <w:rFonts w:asciiTheme="minorHAnsi" w:eastAsia="Calibri" w:hAnsiTheme="minorHAnsi"/>
            <w:color w:val="auto"/>
          </w:rPr>
          <w:delText>compare</w:delText>
        </w:r>
      </w:del>
      <w:ins w:id="226" w:author="Gogarten, Jan" w:date="2020-03-16T12:24:00Z">
        <w:r>
          <w:rPr>
            <w:rFonts w:asciiTheme="minorHAnsi" w:eastAsia="Calibri" w:hAnsiTheme="minorHAnsi"/>
            <w:color w:val="auto"/>
          </w:rPr>
          <w:t xml:space="preserve"> </w:t>
        </w:r>
      </w:ins>
      <w:r>
        <w:rPr>
          <w:rFonts w:asciiTheme="minorHAnsi" w:eastAsia="Calibri" w:hAnsiTheme="minorHAnsi"/>
          <w:color w:val="auto"/>
        </w:rPr>
        <w:t xml:space="preserve">frequent and infrequent interaction types, or datasets of different sizes. </w:t>
      </w:r>
      <w:commentRangeStart w:id="227"/>
      <w:r>
        <w:rPr>
          <w:rFonts w:asciiTheme="minorHAnsi" w:eastAsia="Calibri" w:hAnsiTheme="minorHAnsi"/>
          <w:color w:val="auto"/>
        </w:rPr>
        <w:t xml:space="preserve">As a standardised consistency measure, we report the median number of interactions per dyad that were sufficient to reach a cut-off correlation between halves of 0.5 for each interaction type. </w:t>
      </w:r>
      <w:commentRangeEnd w:id="227"/>
      <w:r w:rsidR="00A563ED">
        <w:rPr>
          <w:rStyle w:val="CommentReference"/>
        </w:rPr>
        <w:commentReference w:id="227"/>
      </w:r>
      <w:r>
        <w:rPr>
          <w:rFonts w:asciiTheme="minorHAnsi" w:eastAsia="Calibri" w:hAnsiTheme="minorHAnsi"/>
          <w:color w:val="auto"/>
        </w:rPr>
        <w:t xml:space="preserve">This measure is largely independent of data density and community size (see Simulations), and produces an interpretable result: how many interactions between two group members does an individual have to observe to reliably predict future interactions? Fewer interactions per dyads and a smaller standard deviation of values indicate higher consistency </w:t>
      </w:r>
      <w:ins w:id="228" w:author="Liran Samuni" w:date="2020-03-16T18:55:00Z">
        <w:r w:rsidR="00A311FE">
          <w:rPr>
            <w:rFonts w:asciiTheme="minorHAnsi" w:eastAsia="Calibri" w:hAnsiTheme="minorHAnsi"/>
            <w:color w:val="auto"/>
          </w:rPr>
          <w:t xml:space="preserve">in partner choice? </w:t>
        </w:r>
      </w:ins>
      <w:r>
        <w:rPr>
          <w:rFonts w:asciiTheme="minorHAnsi" w:eastAsia="Calibri" w:hAnsiTheme="minorHAnsi"/>
          <w:color w:val="auto"/>
        </w:rPr>
        <w:t>and thus higher predictability. Larger numbers of interactions per dyad and a large standard deviation indicate that interaction</w:t>
      </w:r>
      <w:r w:rsidR="00B31432">
        <w:rPr>
          <w:rFonts w:asciiTheme="minorHAnsi" w:eastAsia="Calibri" w:hAnsiTheme="minorHAnsi"/>
          <w:color w:val="auto"/>
        </w:rPr>
        <w:t xml:space="preserve"> patterns are harder to predict</w:t>
      </w:r>
      <w:r>
        <w:rPr>
          <w:rFonts w:asciiTheme="minorHAnsi" w:eastAsia="Calibri" w:hAnsiTheme="minorHAnsi"/>
          <w:color w:val="auto"/>
        </w:rPr>
        <w:t xml:space="preserve">. This can be either the case if partner choice </w:t>
      </w:r>
      <w:ins w:id="229" w:author="Liran Samuni" w:date="2020-03-16T18:55:00Z">
        <w:r w:rsidR="00A311FE">
          <w:rPr>
            <w:rFonts w:asciiTheme="minorHAnsi" w:eastAsia="Calibri" w:hAnsiTheme="minorHAnsi"/>
            <w:color w:val="auto"/>
          </w:rPr>
          <w:t xml:space="preserve">is </w:t>
        </w:r>
      </w:ins>
      <w:r w:rsidR="00B31432">
        <w:rPr>
          <w:rFonts w:asciiTheme="minorHAnsi" w:eastAsia="Calibri" w:hAnsiTheme="minorHAnsi"/>
          <w:color w:val="auto"/>
        </w:rPr>
        <w:t>less deterministic</w:t>
      </w:r>
      <w:r>
        <w:rPr>
          <w:rFonts w:asciiTheme="minorHAnsi" w:eastAsia="Calibri" w:hAnsiTheme="minorHAnsi"/>
          <w:color w:val="auto"/>
        </w:rPr>
        <w:t xml:space="preserve"> for </w:t>
      </w:r>
      <w:del w:id="230" w:author="Alexander Mielke" w:date="2020-05-28T16:44:00Z">
        <w:r>
          <w:rPr>
            <w:rFonts w:asciiTheme="minorHAnsi" w:eastAsia="Calibri" w:hAnsiTheme="minorHAnsi"/>
            <w:color w:val="auto"/>
          </w:rPr>
          <w:delText>this</w:delText>
        </w:r>
      </w:del>
      <w:ins w:id="231" w:author="Liran Samuni" w:date="2020-05-28T16:43:00Z">
        <w:r>
          <w:rPr>
            <w:rFonts w:asciiTheme="minorHAnsi" w:eastAsia="Calibri" w:hAnsiTheme="minorHAnsi"/>
            <w:color w:val="auto"/>
          </w:rPr>
          <w:t>th</w:t>
        </w:r>
      </w:ins>
      <w:ins w:id="232" w:author="Liran Samuni" w:date="2020-03-16T18:55:00Z">
        <w:r w:rsidR="00A311FE">
          <w:rPr>
            <w:rFonts w:asciiTheme="minorHAnsi" w:eastAsia="Calibri" w:hAnsiTheme="minorHAnsi"/>
            <w:color w:val="auto"/>
          </w:rPr>
          <w:t>e</w:t>
        </w:r>
      </w:ins>
      <w:del w:id="233" w:author="Liran Samuni" w:date="2020-03-16T18:55:00Z">
        <w:r w:rsidDel="00A311FE">
          <w:rPr>
            <w:rFonts w:asciiTheme="minorHAnsi" w:eastAsia="Calibri" w:hAnsiTheme="minorHAnsi"/>
            <w:color w:val="auto"/>
          </w:rPr>
          <w:delText>is</w:delText>
        </w:r>
      </w:del>
      <w:del w:id="234" w:author="Liran Samuni" w:date="2020-05-28T16:43:00Z">
        <w:r>
          <w:rPr>
            <w:rFonts w:asciiTheme="minorHAnsi" w:eastAsia="Calibri" w:hAnsiTheme="minorHAnsi"/>
            <w:color w:val="auto"/>
          </w:rPr>
          <w:delText>this</w:delText>
        </w:r>
      </w:del>
      <w:r>
        <w:rPr>
          <w:rFonts w:asciiTheme="minorHAnsi" w:eastAsia="Calibri" w:hAnsiTheme="minorHAnsi"/>
          <w:color w:val="auto"/>
        </w:rPr>
        <w:t xml:space="preserve"> interaction type, or if the choice patterns change throughout the study period. </w:t>
      </w:r>
      <w:r>
        <w:rPr>
          <w:rFonts w:asciiTheme="minorHAnsi" w:eastAsia="Calibri" w:hAnsiTheme="minorHAnsi"/>
        </w:rPr>
        <w:t>All described analyses were conducted in R 3.5.1 (R Development Team 2017).</w:t>
      </w:r>
    </w:p>
    <w:p w14:paraId="56DF622E" w14:textId="59E5F8A6" w:rsidR="00C25E34" w:rsidRDefault="00304EE3" w:rsidP="001F641A">
      <w:pPr>
        <w:spacing w:before="120" w:line="480" w:lineRule="auto"/>
        <w:ind w:left="0" w:hanging="2"/>
        <w:jc w:val="both"/>
        <w:rPr>
          <w:rFonts w:asciiTheme="minorHAnsi" w:eastAsia="Calibri" w:hAnsiTheme="minorHAnsi"/>
          <w:i/>
          <w:iCs/>
        </w:rPr>
      </w:pPr>
      <w:ins w:id="235" w:author="cathy" w:date="2020-05-28T16:43:00Z">
        <w:r>
          <w:rPr>
            <w:rFonts w:asciiTheme="minorHAnsi" w:eastAsia="Calibri" w:hAnsiTheme="minorHAnsi"/>
            <w:i/>
            <w:iCs/>
          </w:rPr>
          <w:t xml:space="preserve"> </w:t>
        </w:r>
      </w:ins>
    </w:p>
    <w:p w14:paraId="52C65122" w14:textId="77777777" w:rsidR="001F641A" w:rsidRPr="00A54CD6" w:rsidRDefault="001F641A" w:rsidP="001F641A">
      <w:pPr>
        <w:spacing w:before="120" w:line="480" w:lineRule="auto"/>
        <w:ind w:left="0" w:hanging="2"/>
        <w:jc w:val="both"/>
        <w:rPr>
          <w:rFonts w:asciiTheme="minorHAnsi" w:eastAsia="Calibri" w:hAnsiTheme="minorHAnsi"/>
          <w:i/>
          <w:iCs/>
        </w:rPr>
      </w:pPr>
      <w:r w:rsidRPr="00A54CD6">
        <w:rPr>
          <w:rFonts w:asciiTheme="minorHAnsi" w:eastAsia="Calibri" w:hAnsiTheme="minorHAnsi"/>
          <w:i/>
          <w:iCs/>
        </w:rPr>
        <w:t>Simulations</w:t>
      </w:r>
    </w:p>
    <w:p w14:paraId="1D2357B3" w14:textId="77777777" w:rsidR="001F641A" w:rsidRPr="00A54CD6" w:rsidRDefault="001F641A" w:rsidP="001F641A">
      <w:pPr>
        <w:spacing w:line="480" w:lineRule="auto"/>
        <w:ind w:leftChars="0" w:firstLineChars="0" w:firstLine="0"/>
        <w:jc w:val="both"/>
        <w:rPr>
          <w:rFonts w:asciiTheme="minorHAnsi" w:eastAsia="Calibri" w:hAnsiTheme="minorHAnsi"/>
          <w:color w:val="auto"/>
        </w:rPr>
      </w:pPr>
      <w:r>
        <w:rPr>
          <w:rFonts w:asciiTheme="minorHAnsi" w:eastAsia="Calibri" w:hAnsiTheme="minorHAnsi"/>
          <w:color w:val="auto"/>
        </w:rPr>
        <w:t xml:space="preserve">We </w:t>
      </w:r>
      <w:del w:id="236" w:author="Gogarten, Jan" w:date="2020-03-16T12:28:00Z">
        <w:r>
          <w:rPr>
            <w:rFonts w:asciiTheme="minorHAnsi" w:eastAsia="Calibri" w:hAnsiTheme="minorHAnsi"/>
            <w:color w:val="auto"/>
          </w:rPr>
          <w:delText>present</w:delText>
        </w:r>
        <w:r w:rsidDel="00A563ED">
          <w:rPr>
            <w:rFonts w:asciiTheme="minorHAnsi" w:eastAsia="Calibri" w:hAnsiTheme="minorHAnsi"/>
            <w:color w:val="auto"/>
          </w:rPr>
          <w:delText xml:space="preserve"> </w:delText>
        </w:r>
      </w:del>
      <w:ins w:id="237" w:author="Gogarten, Jan" w:date="2020-03-16T12:28:00Z">
        <w:r w:rsidR="00A563ED">
          <w:rPr>
            <w:rFonts w:asciiTheme="minorHAnsi" w:eastAsia="Calibri" w:hAnsiTheme="minorHAnsi"/>
            <w:color w:val="auto"/>
          </w:rPr>
          <w:t>explored</w:t>
        </w:r>
        <w:r>
          <w:rPr>
            <w:rFonts w:asciiTheme="minorHAnsi" w:eastAsia="Calibri" w:hAnsiTheme="minorHAnsi"/>
            <w:color w:val="auto"/>
          </w:rPr>
          <w:t xml:space="preserve"> </w:t>
        </w:r>
      </w:ins>
      <w:r>
        <w:rPr>
          <w:rFonts w:asciiTheme="minorHAnsi" w:eastAsia="Calibri" w:hAnsiTheme="minorHAnsi"/>
          <w:color w:val="auto"/>
        </w:rPr>
        <w:t xml:space="preserve">the impact of different group sizes, data densities, </w:t>
      </w:r>
      <w:r w:rsidR="00F2111F">
        <w:rPr>
          <w:rFonts w:asciiTheme="minorHAnsi" w:eastAsia="Calibri" w:hAnsiTheme="minorHAnsi"/>
          <w:color w:val="auto"/>
        </w:rPr>
        <w:t>repeatability</w:t>
      </w:r>
      <w:r>
        <w:rPr>
          <w:rFonts w:asciiTheme="minorHAnsi" w:eastAsia="Calibri" w:hAnsiTheme="minorHAnsi"/>
          <w:color w:val="auto"/>
        </w:rPr>
        <w:t xml:space="preserve"> of partner choice, and changes in underlying relationships </w:t>
      </w:r>
      <w:del w:id="238" w:author="Gogarten, Jan" w:date="2020-03-16T12:29:00Z">
        <w:r>
          <w:rPr>
            <w:rFonts w:asciiTheme="minorHAnsi" w:eastAsia="Calibri" w:hAnsiTheme="minorHAnsi"/>
            <w:color w:val="auto"/>
          </w:rPr>
          <w:delText xml:space="preserve">in simulated datasets </w:delText>
        </w:r>
      </w:del>
      <w:r>
        <w:rPr>
          <w:rFonts w:asciiTheme="minorHAnsi" w:eastAsia="Calibri" w:hAnsiTheme="minorHAnsi"/>
          <w:color w:val="auto"/>
        </w:rPr>
        <w:t xml:space="preserve">on our consistency measure </w:t>
      </w:r>
      <w:ins w:id="239" w:author="Gogarten, Jan" w:date="2020-03-16T12:29:00Z">
        <w:r w:rsidR="00A563ED">
          <w:rPr>
            <w:rFonts w:asciiTheme="minorHAnsi" w:eastAsia="Calibri" w:hAnsiTheme="minorHAnsi"/>
            <w:color w:val="auto"/>
          </w:rPr>
          <w:t xml:space="preserve">using simulated datasets. </w:t>
        </w:r>
      </w:ins>
      <w:del w:id="240" w:author="Gogarten, Jan" w:date="2020-03-16T12:29:00Z">
        <w:r w:rsidDel="00A563ED">
          <w:rPr>
            <w:rFonts w:asciiTheme="minorHAnsi" w:eastAsia="Calibri" w:hAnsiTheme="minorHAnsi"/>
            <w:color w:val="auto"/>
          </w:rPr>
          <w:delText xml:space="preserve">and </w:delText>
        </w:r>
      </w:del>
      <w:ins w:id="241" w:author="Gogarten, Jan" w:date="2020-03-16T12:29:00Z">
        <w:r w:rsidR="00A563ED">
          <w:rPr>
            <w:rFonts w:asciiTheme="minorHAnsi" w:eastAsia="Calibri" w:hAnsiTheme="minorHAnsi"/>
            <w:color w:val="auto"/>
          </w:rPr>
          <w:t xml:space="preserve"> We</w:t>
        </w:r>
      </w:ins>
      <w:del w:id="242" w:author="Jan" w:date="2020-05-28T16:44:00Z">
        <w:r>
          <w:rPr>
            <w:rFonts w:asciiTheme="minorHAnsi" w:eastAsia="Calibri" w:hAnsiTheme="minorHAnsi"/>
            <w:color w:val="auto"/>
          </w:rPr>
          <w:delText>and</w:delText>
        </w:r>
      </w:del>
      <w:ins w:id="243" w:author="Gogarten, Jan" w:date="2020-03-16T12:29:00Z">
        <w:r>
          <w:rPr>
            <w:rFonts w:asciiTheme="minorHAnsi" w:eastAsia="Calibri" w:hAnsiTheme="minorHAnsi"/>
            <w:color w:val="auto"/>
          </w:rPr>
          <w:t xml:space="preserve"> </w:t>
        </w:r>
      </w:ins>
      <w:del w:id="244" w:author="Gogarten, Jan" w:date="2020-03-16T12:29:00Z">
        <w:r>
          <w:rPr>
            <w:rFonts w:asciiTheme="minorHAnsi" w:eastAsia="Calibri" w:hAnsiTheme="minorHAnsi"/>
            <w:color w:val="auto"/>
          </w:rPr>
          <w:delText xml:space="preserve">show </w:delText>
        </w:r>
      </w:del>
      <w:ins w:id="245" w:author="Gogarten, Jan" w:date="2020-03-16T12:29:00Z">
        <w:r w:rsidR="00A563ED">
          <w:rPr>
            <w:rFonts w:asciiTheme="minorHAnsi" w:eastAsia="Calibri" w:hAnsiTheme="minorHAnsi"/>
            <w:color w:val="auto"/>
          </w:rPr>
          <w:t xml:space="preserve">then explore </w:t>
        </w:r>
      </w:ins>
      <w:del w:id="246" w:author="Gogarten, Jan" w:date="2020-03-16T12:29:00Z">
        <w:r>
          <w:rPr>
            <w:rFonts w:asciiTheme="minorHAnsi" w:eastAsia="Calibri" w:hAnsiTheme="minorHAnsi"/>
            <w:color w:val="auto"/>
          </w:rPr>
          <w:delText>how</w:delText>
        </w:r>
        <w:r w:rsidDel="00A563ED">
          <w:rPr>
            <w:rFonts w:asciiTheme="minorHAnsi" w:eastAsia="Calibri" w:hAnsiTheme="minorHAnsi"/>
            <w:color w:val="auto"/>
          </w:rPr>
          <w:delText xml:space="preserve"> </w:delText>
        </w:r>
      </w:del>
      <w:ins w:id="247" w:author="Gogarten, Jan" w:date="2020-03-16T12:29:00Z">
        <w:r w:rsidR="00A563ED">
          <w:rPr>
            <w:rFonts w:asciiTheme="minorHAnsi" w:eastAsia="Calibri" w:hAnsiTheme="minorHAnsi"/>
            <w:color w:val="auto"/>
          </w:rPr>
          <w:t>whether</w:t>
        </w:r>
        <w:r>
          <w:rPr>
            <w:rFonts w:asciiTheme="minorHAnsi" w:eastAsia="Calibri" w:hAnsiTheme="minorHAnsi"/>
            <w:color w:val="auto"/>
          </w:rPr>
          <w:t xml:space="preserve"> </w:t>
        </w:r>
      </w:ins>
      <w:r>
        <w:rPr>
          <w:rFonts w:asciiTheme="minorHAnsi" w:eastAsia="Calibri" w:hAnsiTheme="minorHAnsi"/>
          <w:color w:val="auto"/>
        </w:rPr>
        <w:t xml:space="preserve">it can be used to compare consistency across communities of different sizes. </w:t>
      </w:r>
      <w:ins w:id="248" w:author="Gogarten, Jan" w:date="2020-03-16T12:31:00Z">
        <w:r w:rsidR="00A563ED">
          <w:rPr>
            <w:rFonts w:asciiTheme="minorHAnsi" w:eastAsia="Calibri" w:hAnsiTheme="minorHAnsi"/>
            <w:color w:val="auto"/>
          </w:rPr>
          <w:t>We test</w:t>
        </w:r>
      </w:ins>
      <w:ins w:id="249" w:author="Gogarten, Jan" w:date="2020-03-16T12:32:00Z">
        <w:r w:rsidR="00A563ED">
          <w:rPr>
            <w:rFonts w:asciiTheme="minorHAnsi" w:eastAsia="Calibri" w:hAnsiTheme="minorHAnsi"/>
            <w:color w:val="auto"/>
          </w:rPr>
          <w:t>ed</w:t>
        </w:r>
      </w:ins>
      <w:ins w:id="250" w:author="Gogarten, Jan" w:date="2020-03-16T12:31:00Z">
        <w:r w:rsidR="00A563ED">
          <w:rPr>
            <w:rFonts w:asciiTheme="minorHAnsi" w:eastAsia="Calibri" w:hAnsiTheme="minorHAnsi"/>
            <w:color w:val="auto"/>
          </w:rPr>
          <w:t xml:space="preserve"> whether </w:t>
        </w:r>
      </w:ins>
      <w:del w:id="251" w:author="Gogarten, Jan" w:date="2020-03-16T12:31:00Z">
        <w:r w:rsidRPr="00A54CD6">
          <w:rPr>
            <w:rFonts w:asciiTheme="minorHAnsi" w:eastAsia="Calibri" w:hAnsiTheme="minorHAnsi"/>
            <w:color w:val="auto"/>
          </w:rPr>
          <w:delText xml:space="preserve">Consistency </w:delText>
        </w:r>
      </w:del>
      <w:ins w:id="252" w:author="Gogarten, Jan" w:date="2020-03-16T12:31:00Z">
        <w:r w:rsidR="00A563ED">
          <w:rPr>
            <w:rFonts w:asciiTheme="minorHAnsi" w:eastAsia="Calibri" w:hAnsiTheme="minorHAnsi"/>
            <w:color w:val="auto"/>
          </w:rPr>
          <w:t>our c</w:t>
        </w:r>
        <w:r w:rsidR="00A563ED" w:rsidRPr="00A54CD6">
          <w:rPr>
            <w:rFonts w:asciiTheme="minorHAnsi" w:eastAsia="Calibri" w:hAnsiTheme="minorHAnsi"/>
            <w:color w:val="auto"/>
          </w:rPr>
          <w:t xml:space="preserve">onsistency </w:t>
        </w:r>
        <w:r w:rsidR="00A563ED">
          <w:rPr>
            <w:rFonts w:asciiTheme="minorHAnsi" w:eastAsia="Calibri" w:hAnsiTheme="minorHAnsi"/>
            <w:color w:val="auto"/>
          </w:rPr>
          <w:t xml:space="preserve">metric </w:t>
        </w:r>
      </w:ins>
      <w:del w:id="253" w:author="Gogarten, Jan" w:date="2020-03-16T12:31:00Z">
        <w:r w:rsidRPr="00A54CD6">
          <w:rPr>
            <w:rFonts w:asciiTheme="minorHAnsi" w:eastAsia="Calibri" w:hAnsiTheme="minorHAnsi"/>
            <w:color w:val="auto"/>
          </w:rPr>
          <w:delText xml:space="preserve">should be </w:delText>
        </w:r>
      </w:del>
      <w:ins w:id="254" w:author="Gogarten, Jan" w:date="2020-03-16T12:31:00Z">
        <w:r w:rsidR="00A563ED">
          <w:rPr>
            <w:rFonts w:asciiTheme="minorHAnsi" w:eastAsia="Calibri" w:hAnsiTheme="minorHAnsi"/>
            <w:color w:val="auto"/>
          </w:rPr>
          <w:t xml:space="preserve">is </w:t>
        </w:r>
      </w:ins>
      <w:r w:rsidRPr="00A54CD6">
        <w:rPr>
          <w:rFonts w:asciiTheme="minorHAnsi" w:eastAsia="Calibri" w:hAnsiTheme="minorHAnsi"/>
          <w:color w:val="auto"/>
        </w:rPr>
        <w:t xml:space="preserve">high </w:t>
      </w:r>
      <w:del w:id="255" w:author="Gogarten, Jan" w:date="2020-03-16T12:31:00Z">
        <w:r w:rsidRPr="00A54CD6">
          <w:rPr>
            <w:rFonts w:asciiTheme="minorHAnsi" w:eastAsia="Calibri" w:hAnsiTheme="minorHAnsi"/>
            <w:color w:val="auto"/>
          </w:rPr>
          <w:delText xml:space="preserve">if </w:delText>
        </w:r>
      </w:del>
      <w:ins w:id="256" w:author="Gogarten, Jan" w:date="2020-03-16T12:31:00Z">
        <w:r w:rsidR="00A563ED">
          <w:rPr>
            <w:rFonts w:asciiTheme="minorHAnsi" w:eastAsia="Calibri" w:hAnsiTheme="minorHAnsi"/>
            <w:color w:val="auto"/>
          </w:rPr>
          <w:t xml:space="preserve">when </w:t>
        </w:r>
      </w:ins>
      <w:r w:rsidRPr="00A54CD6">
        <w:rPr>
          <w:rFonts w:asciiTheme="minorHAnsi" w:eastAsia="Calibri" w:hAnsiTheme="minorHAnsi"/>
          <w:color w:val="auto"/>
        </w:rPr>
        <w:t xml:space="preserve">individuals regularly choose the same partners for the same interaction type. </w:t>
      </w:r>
      <w:ins w:id="257" w:author="Gogarten, Jan" w:date="2020-03-16T12:31:00Z">
        <w:r w:rsidR="00A563ED">
          <w:rPr>
            <w:rFonts w:asciiTheme="minorHAnsi" w:eastAsia="Calibri" w:hAnsiTheme="minorHAnsi"/>
            <w:color w:val="auto"/>
          </w:rPr>
          <w:t>We also test</w:t>
        </w:r>
      </w:ins>
      <w:ins w:id="258" w:author="Gogarten, Jan" w:date="2020-03-16T12:32:00Z">
        <w:r w:rsidR="00A563ED">
          <w:rPr>
            <w:rFonts w:asciiTheme="minorHAnsi" w:eastAsia="Calibri" w:hAnsiTheme="minorHAnsi"/>
            <w:color w:val="auto"/>
          </w:rPr>
          <w:t>ed</w:t>
        </w:r>
      </w:ins>
      <w:ins w:id="259" w:author="Gogarten, Jan" w:date="2020-03-16T12:31:00Z">
        <w:r w:rsidR="00A563ED">
          <w:rPr>
            <w:rFonts w:asciiTheme="minorHAnsi" w:eastAsia="Calibri" w:hAnsiTheme="minorHAnsi"/>
            <w:color w:val="auto"/>
          </w:rPr>
          <w:t xml:space="preserve"> whether </w:t>
        </w:r>
      </w:ins>
      <w:del w:id="260" w:author="Gogarten, Jan" w:date="2020-03-16T12:31:00Z">
        <w:r w:rsidRPr="00A54CD6" w:rsidDel="00A563ED">
          <w:rPr>
            <w:rFonts w:asciiTheme="minorHAnsi" w:eastAsia="Calibri" w:hAnsiTheme="minorHAnsi"/>
            <w:color w:val="auto"/>
          </w:rPr>
          <w:delText xml:space="preserve">Low </w:delText>
        </w:r>
      </w:del>
      <w:ins w:id="261" w:author="Gogarten, Jan" w:date="2020-03-16T12:31:00Z">
        <w:r w:rsidR="00A563ED">
          <w:rPr>
            <w:rFonts w:asciiTheme="minorHAnsi" w:eastAsia="Calibri" w:hAnsiTheme="minorHAnsi"/>
            <w:color w:val="auto"/>
          </w:rPr>
          <w:t>l</w:t>
        </w:r>
        <w:r w:rsidR="00A563ED" w:rsidRPr="00A54CD6">
          <w:rPr>
            <w:rFonts w:asciiTheme="minorHAnsi" w:eastAsia="Calibri" w:hAnsiTheme="minorHAnsi"/>
            <w:color w:val="auto"/>
          </w:rPr>
          <w:t>ow</w:t>
        </w:r>
      </w:ins>
      <w:del w:id="262" w:author="Jan" w:date="2020-05-28T16:44:00Z">
        <w:r w:rsidRPr="00A54CD6">
          <w:rPr>
            <w:rFonts w:asciiTheme="minorHAnsi" w:eastAsia="Calibri" w:hAnsiTheme="minorHAnsi"/>
            <w:color w:val="auto"/>
          </w:rPr>
          <w:delText>Low</w:delText>
        </w:r>
      </w:del>
      <w:ins w:id="263" w:author="Gogarten, Jan" w:date="2020-03-16T12:31:00Z">
        <w:r w:rsidRPr="00A54CD6">
          <w:rPr>
            <w:rFonts w:asciiTheme="minorHAnsi" w:eastAsia="Calibri" w:hAnsiTheme="minorHAnsi"/>
            <w:color w:val="auto"/>
          </w:rPr>
          <w:t xml:space="preserve"> </w:t>
        </w:r>
      </w:ins>
      <w:r w:rsidRPr="00A54CD6">
        <w:rPr>
          <w:rFonts w:asciiTheme="minorHAnsi" w:eastAsia="Calibri" w:hAnsiTheme="minorHAnsi"/>
          <w:color w:val="auto"/>
        </w:rPr>
        <w:t xml:space="preserve">consistency </w:t>
      </w:r>
      <w:del w:id="264" w:author="Gogarten, Jan" w:date="2020-03-16T12:31:00Z">
        <w:r w:rsidRPr="00A54CD6">
          <w:rPr>
            <w:rFonts w:asciiTheme="minorHAnsi" w:eastAsia="Calibri" w:hAnsiTheme="minorHAnsi"/>
            <w:color w:val="auto"/>
          </w:rPr>
          <w:delText xml:space="preserve">should </w:delText>
        </w:r>
      </w:del>
      <w:ins w:id="265" w:author="Jan" w:date="2020-05-28T16:44:00Z">
        <w:r w:rsidRPr="00A54CD6">
          <w:rPr>
            <w:rFonts w:asciiTheme="minorHAnsi" w:eastAsia="Calibri" w:hAnsiTheme="minorHAnsi"/>
            <w:color w:val="auto"/>
          </w:rPr>
          <w:t>arise</w:t>
        </w:r>
      </w:ins>
      <w:ins w:id="266" w:author="Gogarten, Jan" w:date="2020-03-16T12:31:00Z">
        <w:r w:rsidR="00A563ED">
          <w:rPr>
            <w:rFonts w:asciiTheme="minorHAnsi" w:eastAsia="Calibri" w:hAnsiTheme="minorHAnsi"/>
            <w:color w:val="auto"/>
          </w:rPr>
          <w:t>s</w:t>
        </w:r>
      </w:ins>
      <w:del w:id="267" w:author="Jan" w:date="2020-05-28T16:44:00Z">
        <w:r w:rsidRPr="00A54CD6">
          <w:rPr>
            <w:rFonts w:asciiTheme="minorHAnsi" w:eastAsia="Calibri" w:hAnsiTheme="minorHAnsi"/>
            <w:color w:val="auto"/>
          </w:rPr>
          <w:delText>arise</w:delText>
        </w:r>
      </w:del>
      <w:r w:rsidRPr="00A54CD6">
        <w:rPr>
          <w:rFonts w:asciiTheme="minorHAnsi" w:eastAsia="Calibri" w:hAnsiTheme="minorHAnsi"/>
          <w:color w:val="auto"/>
        </w:rPr>
        <w:t xml:space="preserve"> </w:t>
      </w:r>
      <w:del w:id="268" w:author="Gogarten, Jan" w:date="2020-03-16T12:31:00Z">
        <w:r w:rsidRPr="00A54CD6">
          <w:rPr>
            <w:rFonts w:asciiTheme="minorHAnsi" w:eastAsia="Calibri" w:hAnsiTheme="minorHAnsi"/>
            <w:color w:val="auto"/>
          </w:rPr>
          <w:delText>if</w:delText>
        </w:r>
        <w:r w:rsidRPr="00A54CD6" w:rsidDel="00A563ED">
          <w:rPr>
            <w:rFonts w:asciiTheme="minorHAnsi" w:eastAsia="Calibri" w:hAnsiTheme="minorHAnsi"/>
            <w:color w:val="auto"/>
          </w:rPr>
          <w:delText xml:space="preserve"> </w:delText>
        </w:r>
      </w:del>
      <w:ins w:id="269" w:author="Gogarten, Jan" w:date="2020-03-16T12:31:00Z">
        <w:r w:rsidR="00A563ED">
          <w:rPr>
            <w:rFonts w:asciiTheme="minorHAnsi" w:eastAsia="Calibri" w:hAnsiTheme="minorHAnsi"/>
            <w:color w:val="auto"/>
          </w:rPr>
          <w:t>when</w:t>
        </w:r>
        <w:r w:rsidRPr="00A54CD6">
          <w:rPr>
            <w:rFonts w:asciiTheme="minorHAnsi" w:eastAsia="Calibri" w:hAnsiTheme="minorHAnsi"/>
            <w:color w:val="auto"/>
          </w:rPr>
          <w:t xml:space="preserve"> </w:t>
        </w:r>
      </w:ins>
      <w:r w:rsidRPr="00A54CD6">
        <w:rPr>
          <w:rFonts w:asciiTheme="minorHAnsi" w:eastAsia="Calibri" w:hAnsiTheme="minorHAnsi"/>
          <w:color w:val="auto"/>
        </w:rPr>
        <w:t xml:space="preserve">individuals show weak partner preference or </w:t>
      </w:r>
      <w:ins w:id="270" w:author="Liran Samuni" w:date="2020-03-16T18:56:00Z">
        <w:r w:rsidR="00A311FE">
          <w:rPr>
            <w:rFonts w:asciiTheme="minorHAnsi" w:eastAsia="Calibri" w:hAnsiTheme="minorHAnsi"/>
            <w:color w:val="auto"/>
          </w:rPr>
          <w:t xml:space="preserve">when </w:t>
        </w:r>
      </w:ins>
      <w:r w:rsidRPr="00A54CD6">
        <w:rPr>
          <w:rFonts w:asciiTheme="minorHAnsi" w:eastAsia="Calibri" w:hAnsiTheme="minorHAnsi"/>
          <w:color w:val="auto"/>
        </w:rPr>
        <w:t xml:space="preserve">preference changes over time. To test how our consistency measure </w:t>
      </w:r>
      <w:del w:id="271" w:author="Liran Samuni" w:date="2020-03-16T18:56:00Z">
        <w:r w:rsidRPr="00A54CD6">
          <w:rPr>
            <w:rFonts w:asciiTheme="minorHAnsi" w:eastAsia="Calibri" w:hAnsiTheme="minorHAnsi"/>
            <w:color w:val="auto"/>
          </w:rPr>
          <w:delText>behaved</w:delText>
        </w:r>
      </w:del>
      <w:ins w:id="272" w:author="Liran Samuni" w:date="2020-03-16T18:56:00Z">
        <w:r w:rsidR="00A311FE" w:rsidRPr="00A54CD6">
          <w:rPr>
            <w:rFonts w:asciiTheme="minorHAnsi" w:eastAsia="Calibri" w:hAnsiTheme="minorHAnsi"/>
            <w:color w:val="auto"/>
          </w:rPr>
          <w:t>performed</w:t>
        </w:r>
      </w:ins>
      <w:r w:rsidRPr="00A54CD6">
        <w:rPr>
          <w:rFonts w:asciiTheme="minorHAnsi" w:eastAsia="Calibri" w:hAnsiTheme="minorHAnsi"/>
          <w:color w:val="auto"/>
        </w:rPr>
        <w:t xml:space="preserve"> under different conditions, and how to interpret different results, we simulated datasets with different group sizes; numbers of interactions per individual; data collection density; stereotypy of partner choice; and consistency of partner choice over time, mirroring interaction data as it could be collected in different </w:t>
      </w:r>
      <w:commentRangeStart w:id="273"/>
      <w:del w:id="274" w:author="Liran Samuni" w:date="2020-03-16T18:58:00Z">
        <w:r w:rsidRPr="00A54CD6">
          <w:rPr>
            <w:rFonts w:asciiTheme="minorHAnsi" w:eastAsia="Calibri" w:hAnsiTheme="minorHAnsi"/>
            <w:color w:val="auto"/>
          </w:rPr>
          <w:delText>primate communities</w:delText>
        </w:r>
      </w:del>
      <w:ins w:id="275" w:author="Liran Samuni" w:date="2020-03-16T18:58:00Z">
        <w:r w:rsidR="008F29C0">
          <w:rPr>
            <w:rFonts w:asciiTheme="minorHAnsi" w:eastAsia="Calibri" w:hAnsiTheme="minorHAnsi"/>
            <w:color w:val="auto"/>
          </w:rPr>
          <w:t>social animal</w:t>
        </w:r>
        <w:r w:rsidR="00A311FE">
          <w:rPr>
            <w:rFonts w:asciiTheme="minorHAnsi" w:eastAsia="Calibri" w:hAnsiTheme="minorHAnsi"/>
            <w:color w:val="auto"/>
          </w:rPr>
          <w:t xml:space="preserve"> species</w:t>
        </w:r>
        <w:commentRangeEnd w:id="273"/>
        <w:r w:rsidR="008F29C0">
          <w:rPr>
            <w:rStyle w:val="CommentReference"/>
          </w:rPr>
          <w:commentReference w:id="273"/>
        </w:r>
      </w:ins>
      <w:r w:rsidRPr="00A54CD6">
        <w:rPr>
          <w:rFonts w:asciiTheme="minorHAnsi" w:eastAsia="Calibri" w:hAnsiTheme="minorHAnsi"/>
          <w:color w:val="auto"/>
        </w:rPr>
        <w:t xml:space="preserve">. </w:t>
      </w:r>
    </w:p>
    <w:p w14:paraId="6FE83967" w14:textId="77777777" w:rsidR="001F641A" w:rsidRPr="00A54CD6" w:rsidRDefault="00A563ED" w:rsidP="00F2111F">
      <w:pPr>
        <w:spacing w:line="480" w:lineRule="auto"/>
        <w:ind w:leftChars="0" w:firstLineChars="0" w:firstLine="0"/>
        <w:jc w:val="both"/>
        <w:rPr>
          <w:rFonts w:asciiTheme="minorHAnsi" w:eastAsia="Calibri" w:hAnsiTheme="minorHAnsi"/>
          <w:color w:val="auto"/>
        </w:rPr>
      </w:pPr>
      <w:commentRangeStart w:id="276"/>
      <w:ins w:id="277" w:author="Gogarten, Jan" w:date="2020-03-16T12:32:00Z">
        <w:r>
          <w:rPr>
            <w:rFonts w:asciiTheme="minorHAnsi" w:eastAsia="Calibri" w:hAnsiTheme="minorHAnsi"/>
            <w:color w:val="auto"/>
          </w:rPr>
          <w:t xml:space="preserve">Specifically, </w:t>
        </w:r>
      </w:ins>
      <w:del w:id="278" w:author="Gogarten, Jan" w:date="2020-03-16T12:32:00Z">
        <w:r w:rsidR="001F641A" w:rsidRPr="00A54CD6">
          <w:rPr>
            <w:rFonts w:asciiTheme="minorHAnsi" w:eastAsia="Calibri" w:hAnsiTheme="minorHAnsi"/>
            <w:color w:val="auto"/>
          </w:rPr>
          <w:delText>We</w:delText>
        </w:r>
        <w:r w:rsidR="001F641A" w:rsidRPr="00A54CD6" w:rsidDel="00A563ED">
          <w:rPr>
            <w:rFonts w:asciiTheme="minorHAnsi" w:eastAsia="Calibri" w:hAnsiTheme="minorHAnsi"/>
            <w:color w:val="auto"/>
          </w:rPr>
          <w:delText xml:space="preserve"> </w:delText>
        </w:r>
      </w:del>
      <w:ins w:id="279" w:author="Gogarten, Jan" w:date="2020-03-16T12:32:00Z">
        <w:r>
          <w:rPr>
            <w:rFonts w:asciiTheme="minorHAnsi" w:eastAsia="Calibri" w:hAnsiTheme="minorHAnsi"/>
            <w:color w:val="auto"/>
          </w:rPr>
          <w:t>w</w:t>
        </w:r>
        <w:r w:rsidRPr="00A54CD6">
          <w:rPr>
            <w:rFonts w:asciiTheme="minorHAnsi" w:eastAsia="Calibri" w:hAnsiTheme="minorHAnsi"/>
            <w:color w:val="auto"/>
          </w:rPr>
          <w:t>e</w:t>
        </w:r>
        <w:r w:rsidR="001F641A" w:rsidRPr="00A54CD6">
          <w:rPr>
            <w:rFonts w:asciiTheme="minorHAnsi" w:eastAsia="Calibri" w:hAnsiTheme="minorHAnsi"/>
            <w:color w:val="auto"/>
          </w:rPr>
          <w:t xml:space="preserve"> </w:t>
        </w:r>
      </w:ins>
      <w:r w:rsidR="001F641A" w:rsidRPr="00A54CD6">
        <w:rPr>
          <w:rFonts w:asciiTheme="minorHAnsi" w:eastAsia="Calibri" w:hAnsiTheme="minorHAnsi"/>
          <w:color w:val="auto"/>
        </w:rPr>
        <w:t xml:space="preserve">created datasets for 10, 15, and 20 individuals in a community, for one nonspecific interaction type over a simulated time period of one year. We randomly assigned each individual between one and </w:t>
      </w:r>
      <w:r w:rsidR="00C25E34">
        <w:rPr>
          <w:rFonts w:asciiTheme="minorHAnsi" w:eastAsia="Calibri" w:hAnsiTheme="minorHAnsi"/>
          <w:color w:val="auto"/>
        </w:rPr>
        <w:t>seven</w:t>
      </w:r>
      <w:r w:rsidR="001F641A" w:rsidRPr="00A54CD6">
        <w:rPr>
          <w:rFonts w:asciiTheme="minorHAnsi" w:eastAsia="Calibri" w:hAnsiTheme="minorHAnsi"/>
          <w:color w:val="auto"/>
        </w:rPr>
        <w:t xml:space="preserve"> interactions per day, </w:t>
      </w:r>
      <w:commentRangeStart w:id="280"/>
      <w:r w:rsidR="001F641A" w:rsidRPr="00A54CD6">
        <w:rPr>
          <w:rFonts w:asciiTheme="minorHAnsi" w:eastAsia="Calibri" w:hAnsiTheme="minorHAnsi"/>
          <w:color w:val="auto"/>
        </w:rPr>
        <w:t xml:space="preserve">and each interaction took place in a “party” containing a randomly </w:t>
      </w:r>
      <w:commentRangeStart w:id="281"/>
      <w:r w:rsidR="001F641A" w:rsidRPr="00A54CD6">
        <w:rPr>
          <w:rFonts w:asciiTheme="minorHAnsi" w:eastAsia="Calibri" w:hAnsiTheme="minorHAnsi"/>
          <w:color w:val="auto"/>
        </w:rPr>
        <w:t>chosen number of group members</w:t>
      </w:r>
      <w:commentRangeEnd w:id="280"/>
      <w:commentRangeEnd w:id="281"/>
      <w:del w:id="282" w:author="Alexander Mielke" w:date="2020-05-28T16:45:00Z">
        <w:r w:rsidR="001F641A" w:rsidRPr="00A54CD6">
          <w:rPr>
            <w:rFonts w:asciiTheme="minorHAnsi" w:eastAsia="Calibri" w:hAnsiTheme="minorHAnsi"/>
            <w:color w:val="auto"/>
          </w:rPr>
          <w:delText xml:space="preserve">. </w:delText>
        </w:r>
      </w:del>
      <w:ins w:id="283" w:author="Alexander Mielke" w:date="2020-05-28T16:45:00Z">
        <w:r w:rsidR="000C73FF">
          <w:rPr>
            <w:rStyle w:val="CommentReference"/>
          </w:rPr>
          <w:commentReference w:id="280"/>
        </w:r>
        <w:r w:rsidR="008F29C0">
          <w:rPr>
            <w:rStyle w:val="CommentReference"/>
          </w:rPr>
          <w:commentReference w:id="281"/>
        </w:r>
        <w:r w:rsidR="001F641A" w:rsidRPr="00A54CD6">
          <w:rPr>
            <w:rFonts w:asciiTheme="minorHAnsi" w:eastAsia="Calibri" w:hAnsiTheme="minorHAnsi"/>
            <w:color w:val="auto"/>
          </w:rPr>
          <w:t xml:space="preserve">. </w:t>
        </w:r>
        <w:commentRangeEnd w:id="276"/>
        <w:r>
          <w:rPr>
            <w:rStyle w:val="CommentReference"/>
          </w:rPr>
          <w:commentReference w:id="276"/>
        </w:r>
      </w:ins>
      <w:commentRangeStart w:id="284"/>
      <w:r w:rsidR="001F641A" w:rsidRPr="00A54CD6">
        <w:rPr>
          <w:rFonts w:asciiTheme="minorHAnsi" w:eastAsia="Calibri" w:hAnsiTheme="minorHAnsi"/>
          <w:color w:val="auto"/>
        </w:rPr>
        <w:t xml:space="preserve">Each dyad was assigned a random likelihood to interact with each other, with three different stereotypy levels: “high certainty” (each individual has strong preference for a </w:t>
      </w:r>
      <w:r w:rsidR="000B026E">
        <w:rPr>
          <w:rFonts w:asciiTheme="minorHAnsi" w:eastAsia="Calibri" w:hAnsiTheme="minorHAnsi"/>
          <w:color w:val="auto"/>
        </w:rPr>
        <w:t>few group members, always chooses those when they are available</w:t>
      </w:r>
      <w:r w:rsidR="001F641A" w:rsidRPr="00A54CD6">
        <w:rPr>
          <w:rFonts w:asciiTheme="minorHAnsi" w:eastAsia="Calibri" w:hAnsiTheme="minorHAnsi"/>
          <w:color w:val="auto"/>
        </w:rPr>
        <w:t xml:space="preserve">), “medium certainty” (each individual prefers several group members, but can also choose non-preferred partners), and “low certainty” (the likelihood of choosing any partner is equal). </w:t>
      </w:r>
      <w:commentRangeEnd w:id="284"/>
      <w:r w:rsidR="000C73FF">
        <w:rPr>
          <w:rStyle w:val="CommentReference"/>
        </w:rPr>
        <w:commentReference w:id="284"/>
      </w:r>
      <w:r w:rsidR="001F641A" w:rsidRPr="00A54CD6">
        <w:rPr>
          <w:rFonts w:asciiTheme="minorHAnsi" w:eastAsia="Calibri" w:hAnsiTheme="minorHAnsi"/>
          <w:color w:val="auto"/>
        </w:rPr>
        <w:t xml:space="preserve">Based on these dyadic values, one of the individuals in the “party” was selected as interaction partner. We </w:t>
      </w:r>
      <w:del w:id="285" w:author="Gogarten, Jan" w:date="2020-03-16T14:46:00Z">
        <w:r w:rsidR="001F641A" w:rsidRPr="00A54CD6">
          <w:rPr>
            <w:rFonts w:asciiTheme="minorHAnsi" w:eastAsia="Calibri" w:hAnsiTheme="minorHAnsi"/>
            <w:color w:val="auto"/>
          </w:rPr>
          <w:delText>included</w:delText>
        </w:r>
        <w:r w:rsidR="001F641A" w:rsidRPr="00A54CD6" w:rsidDel="004E1F87">
          <w:rPr>
            <w:rFonts w:asciiTheme="minorHAnsi" w:eastAsia="Calibri" w:hAnsiTheme="minorHAnsi"/>
            <w:color w:val="auto"/>
          </w:rPr>
          <w:delText xml:space="preserve"> </w:delText>
        </w:r>
      </w:del>
      <w:ins w:id="286" w:author="Gogarten, Jan" w:date="2020-03-16T14:46:00Z">
        <w:r w:rsidR="004E1F87">
          <w:rPr>
            <w:rFonts w:asciiTheme="minorHAnsi" w:eastAsia="Calibri" w:hAnsiTheme="minorHAnsi"/>
            <w:color w:val="auto"/>
          </w:rPr>
          <w:t>explored</w:t>
        </w:r>
        <w:r w:rsidR="001F641A" w:rsidRPr="00A54CD6">
          <w:rPr>
            <w:rFonts w:asciiTheme="minorHAnsi" w:eastAsia="Calibri" w:hAnsiTheme="minorHAnsi"/>
            <w:color w:val="auto"/>
          </w:rPr>
          <w:t xml:space="preserve"> </w:t>
        </w:r>
      </w:ins>
      <w:r w:rsidR="00F2111F">
        <w:rPr>
          <w:rFonts w:asciiTheme="minorHAnsi" w:eastAsia="Calibri" w:hAnsiTheme="minorHAnsi"/>
          <w:color w:val="auto"/>
        </w:rPr>
        <w:t>three</w:t>
      </w:r>
      <w:r w:rsidR="001F641A" w:rsidRPr="00A54CD6">
        <w:rPr>
          <w:rFonts w:asciiTheme="minorHAnsi" w:eastAsia="Calibri" w:hAnsiTheme="minorHAnsi"/>
          <w:color w:val="auto"/>
        </w:rPr>
        <w:t xml:space="preserve"> conditions concerning the consistency of individuals’ choice: in the first condition, dyadic interaction likelihood remained the same throughout. In the second condition, mirroring changes in relationship quality, </w:t>
      </w:r>
      <w:commentRangeStart w:id="287"/>
      <w:r w:rsidR="001F641A" w:rsidRPr="00A54CD6">
        <w:rPr>
          <w:rFonts w:asciiTheme="minorHAnsi" w:eastAsia="Calibri" w:hAnsiTheme="minorHAnsi"/>
          <w:color w:val="auto"/>
        </w:rPr>
        <w:t>the likelihood to choose a partner was reversed halfway through data collection</w:t>
      </w:r>
      <w:commentRangeEnd w:id="287"/>
      <w:r w:rsidR="004E1F87">
        <w:rPr>
          <w:rStyle w:val="CommentReference"/>
        </w:rPr>
        <w:commentReference w:id="287"/>
      </w:r>
      <w:r w:rsidR="001F641A" w:rsidRPr="00A54CD6">
        <w:rPr>
          <w:rFonts w:asciiTheme="minorHAnsi" w:eastAsia="Calibri" w:hAnsiTheme="minorHAnsi"/>
          <w:color w:val="auto"/>
        </w:rPr>
        <w:t xml:space="preserve">, so dyads with a 0.95 likelihood of interacting in the first half had a 0.05 likelihood of interacting in the second half of data collection. In the </w:t>
      </w:r>
      <w:r w:rsidR="00F2111F">
        <w:rPr>
          <w:rFonts w:asciiTheme="minorHAnsi" w:eastAsia="Calibri" w:hAnsiTheme="minorHAnsi"/>
          <w:color w:val="auto"/>
        </w:rPr>
        <w:t>third</w:t>
      </w:r>
      <w:r w:rsidR="001F641A" w:rsidRPr="00A54CD6">
        <w:rPr>
          <w:rFonts w:asciiTheme="minorHAnsi" w:eastAsia="Calibri" w:hAnsiTheme="minorHAnsi"/>
          <w:color w:val="auto"/>
        </w:rPr>
        <w:t xml:space="preserve"> condition, partner choice was completely random, which should lead to an even distribution of interactions between all group members over the whole time period.</w:t>
      </w:r>
    </w:p>
    <w:p w14:paraId="3AEF1A48" w14:textId="77777777" w:rsidR="001F641A" w:rsidRDefault="001F641A" w:rsidP="001F641A">
      <w:pPr>
        <w:spacing w:line="480" w:lineRule="auto"/>
        <w:ind w:leftChars="0" w:left="0" w:firstLineChars="0" w:firstLine="0"/>
        <w:jc w:val="both"/>
        <w:rPr>
          <w:rFonts w:asciiTheme="minorHAnsi" w:eastAsia="Calibri" w:hAnsiTheme="minorHAnsi"/>
          <w:color w:val="auto"/>
        </w:rPr>
      </w:pPr>
      <w:commentRangeStart w:id="288"/>
      <w:r w:rsidRPr="00A54CD6">
        <w:rPr>
          <w:rFonts w:asciiTheme="minorHAnsi" w:eastAsia="Calibri" w:hAnsiTheme="minorHAnsi"/>
          <w:color w:val="auto"/>
        </w:rPr>
        <w:t xml:space="preserve">Following this procedure, we created </w:t>
      </w:r>
      <w:r w:rsidR="000B026E">
        <w:rPr>
          <w:rFonts w:asciiTheme="minorHAnsi" w:eastAsia="Calibri" w:hAnsiTheme="minorHAnsi"/>
          <w:color w:val="auto"/>
        </w:rPr>
        <w:t>108</w:t>
      </w:r>
      <w:r w:rsidRPr="00A54CD6">
        <w:rPr>
          <w:rFonts w:asciiTheme="minorHAnsi" w:eastAsia="Calibri" w:hAnsiTheme="minorHAnsi"/>
          <w:color w:val="auto"/>
        </w:rPr>
        <w:t xml:space="preserve"> simulated datasets (</w:t>
      </w:r>
      <w:r w:rsidR="000B026E">
        <w:rPr>
          <w:rFonts w:asciiTheme="minorHAnsi" w:eastAsia="Calibri" w:hAnsiTheme="minorHAnsi"/>
          <w:color w:val="auto"/>
        </w:rPr>
        <w:t>three</w:t>
      </w:r>
      <w:r w:rsidRPr="00A54CD6">
        <w:rPr>
          <w:rFonts w:asciiTheme="minorHAnsi" w:eastAsia="Calibri" w:hAnsiTheme="minorHAnsi"/>
          <w:color w:val="auto"/>
        </w:rPr>
        <w:t xml:space="preserve"> each for every combination of number of individuals, level of stereotypy, and consistency condition) that contained all interactions for all group members for each day of the data collection period. Subsequently, we simulated differences in data collection effort (Davis, Crofoot, &amp; Farine, 2018): for each day of the sampling period, one individual was chosen as the “focal” individual whose data was retained, as would be the case in most </w:t>
      </w:r>
      <w:commentRangeStart w:id="289"/>
      <w:r w:rsidRPr="00A54CD6">
        <w:rPr>
          <w:rFonts w:asciiTheme="minorHAnsi" w:eastAsia="Calibri" w:hAnsiTheme="minorHAnsi"/>
          <w:color w:val="auto"/>
        </w:rPr>
        <w:t xml:space="preserve">primate </w:t>
      </w:r>
      <w:commentRangeEnd w:id="289"/>
      <w:r w:rsidR="008F29C0">
        <w:rPr>
          <w:rStyle w:val="CommentReference"/>
        </w:rPr>
        <w:commentReference w:id="289"/>
      </w:r>
      <w:r w:rsidRPr="00A54CD6">
        <w:rPr>
          <w:rFonts w:asciiTheme="minorHAnsi" w:eastAsia="Calibri" w:hAnsiTheme="minorHAnsi"/>
          <w:color w:val="auto"/>
        </w:rPr>
        <w:t xml:space="preserve">datasets. We assumed a twelve-hour observation period per focal day, to calculate interaction rates. Then we simulated that data collection took place every day, 66% of days, </w:t>
      </w:r>
      <w:commentRangeStart w:id="290"/>
      <w:r w:rsidRPr="00A54CD6">
        <w:rPr>
          <w:rFonts w:asciiTheme="minorHAnsi" w:eastAsia="Calibri" w:hAnsiTheme="minorHAnsi"/>
          <w:color w:val="auto"/>
        </w:rPr>
        <w:t>or every third day</w:t>
      </w:r>
      <w:ins w:id="291" w:author="anna" w:date="2020-05-17T11:31:00Z">
        <w:r w:rsidR="00DD238A">
          <w:rPr>
            <w:rFonts w:asciiTheme="minorHAnsi" w:eastAsia="Calibri" w:hAnsiTheme="minorHAnsi"/>
            <w:color w:val="auto"/>
          </w:rPr>
          <w:t xml:space="preserve"> (33%)</w:t>
        </w:r>
      </w:ins>
      <w:ins w:id="292" w:author="anna" w:date="2020-05-28T16:45:00Z">
        <w:r w:rsidRPr="00A54CD6">
          <w:rPr>
            <w:rFonts w:asciiTheme="minorHAnsi" w:eastAsia="Calibri" w:hAnsiTheme="minorHAnsi"/>
            <w:color w:val="auto"/>
          </w:rPr>
          <w:t xml:space="preserve">, </w:t>
        </w:r>
      </w:ins>
      <w:ins w:id="293" w:author="Alexander Mielke" w:date="2020-05-28T16:45:00Z">
        <w:r w:rsidRPr="00A54CD6">
          <w:rPr>
            <w:rFonts w:asciiTheme="minorHAnsi" w:eastAsia="Calibri" w:hAnsiTheme="minorHAnsi"/>
            <w:color w:val="auto"/>
          </w:rPr>
          <w:t xml:space="preserve">, </w:t>
        </w:r>
        <w:commentRangeEnd w:id="290"/>
        <w:r w:rsidR="008F29C0">
          <w:rPr>
            <w:rStyle w:val="CommentReference"/>
          </w:rPr>
          <w:commentReference w:id="290"/>
        </w:r>
      </w:ins>
      <w:r w:rsidRPr="00A54CD6">
        <w:rPr>
          <w:rFonts w:asciiTheme="minorHAnsi" w:eastAsia="Calibri" w:hAnsiTheme="minorHAnsi"/>
          <w:color w:val="auto"/>
        </w:rPr>
        <w:t xml:space="preserve">to test which impact low data collection density had on the consistency measure. We therefore retained </w:t>
      </w:r>
      <w:r w:rsidR="000B026E">
        <w:rPr>
          <w:rFonts w:asciiTheme="minorHAnsi" w:eastAsia="Calibri" w:hAnsiTheme="minorHAnsi"/>
          <w:color w:val="auto"/>
        </w:rPr>
        <w:t>324</w:t>
      </w:r>
      <w:r w:rsidRPr="00A54CD6">
        <w:rPr>
          <w:rFonts w:asciiTheme="minorHAnsi" w:eastAsia="Calibri" w:hAnsiTheme="minorHAnsi"/>
          <w:color w:val="auto"/>
        </w:rPr>
        <w:t xml:space="preserve"> simulated datasets with different properties. For each of these, the proposed consistency measure – randomly selecting half of the dataset and correlating interaction rates of dyads with those of the other half, as well as repeating this procedure with subsets of the data – was carried out 10 times.</w:t>
      </w:r>
      <w:commentRangeEnd w:id="288"/>
      <w:r w:rsidR="004E1F87">
        <w:rPr>
          <w:rStyle w:val="CommentReference"/>
        </w:rPr>
        <w:commentReference w:id="288"/>
      </w:r>
    </w:p>
    <w:p w14:paraId="01D00B5C" w14:textId="77777777" w:rsidR="001F641A" w:rsidRDefault="001F641A">
      <w:pPr>
        <w:widowControl/>
        <w:spacing w:before="120" w:after="200" w:line="480" w:lineRule="auto"/>
        <w:ind w:left="0" w:hanging="2"/>
        <w:jc w:val="both"/>
        <w:rPr>
          <w:rFonts w:asciiTheme="minorHAnsi" w:eastAsia="Calibri" w:hAnsiTheme="minorHAnsi"/>
          <w:i/>
        </w:rPr>
      </w:pPr>
    </w:p>
    <w:p w14:paraId="25507BAD" w14:textId="77777777" w:rsidR="00CC4A8D" w:rsidRDefault="00B244F2">
      <w:pPr>
        <w:widowControl/>
        <w:spacing w:before="120" w:after="200" w:line="480" w:lineRule="auto"/>
        <w:ind w:left="0" w:hanging="2"/>
        <w:jc w:val="both"/>
        <w:rPr>
          <w:rFonts w:asciiTheme="minorHAnsi" w:eastAsia="Calibri" w:hAnsiTheme="minorHAnsi"/>
        </w:rPr>
      </w:pPr>
      <w:r>
        <w:rPr>
          <w:rFonts w:asciiTheme="minorHAnsi" w:eastAsia="Calibri" w:hAnsiTheme="minorHAnsi"/>
          <w:i/>
        </w:rPr>
        <w:t>Data Collection</w:t>
      </w:r>
    </w:p>
    <w:p w14:paraId="1BA5589F" w14:textId="77777777" w:rsidR="00C60AF1" w:rsidRDefault="00B244F2" w:rsidP="00C60AF1">
      <w:pPr>
        <w:spacing w:before="120" w:line="480" w:lineRule="auto"/>
        <w:ind w:left="0" w:hanging="2"/>
        <w:jc w:val="both"/>
        <w:rPr>
          <w:rFonts w:asciiTheme="minorHAnsi" w:eastAsia="Calibri" w:hAnsiTheme="minorHAnsi"/>
        </w:rPr>
      </w:pPr>
      <w:r>
        <w:rPr>
          <w:rFonts w:asciiTheme="minorHAnsi" w:eastAsia="Calibri" w:hAnsiTheme="minorHAnsi"/>
        </w:rPr>
        <w:t xml:space="preserve">Behavioural data were collected in Taï National Park, Côte d’Ivoire </w:t>
      </w:r>
      <w:commentRangeStart w:id="294"/>
      <w:r>
        <w:rPr>
          <w:rFonts w:asciiTheme="minorHAnsi" w:eastAsia="Calibri" w:hAnsiTheme="minorHAnsi"/>
        </w:rPr>
        <w:fldChar w:fldCharType="begin" w:fldLock="1"/>
      </w:r>
      <w:r>
        <w:rPr>
          <w:rFonts w:asciiTheme="minorHAnsi" w:eastAsia="Calibri" w:hAnsiTheme="minorHAnsi"/>
        </w:rPr>
        <w:instrText>ADDIN CSL_CITATION {"citationItems":[{"id":"ITEM-1","itemData":{"ISBN":"0198505086","ISSN":"1562-7020","abstract":"The chimpanzees are the closest living evolutionary relatives to our own species, Homo sapiens. As such, they have long exerted a fascination over those with an interest in human evolution, and what makes humans unique. Chrisophe Boesch and Hedwige Boesch-Acherman undertook an incredible observational study of a group of wild chimpanzees of the Tai forest in Cote D'Ivoire, spending some fifteen years in the West African jungle with them. This fascinating book is the result of these years of painstaking research among the chimps. Chimpanzee behavior is documented here in all its impressive diversity and variety. Aggression, territoriality, social structure and relationships, reproductive strategies, hunting, tool use - each of these is given its own chapter, along with topics such as chimp intelligence, life histories, and demography. The authors take care to place their observations within the broader context of research in behavioral ecology, and to compare and contrast their findings with other important work on chimpanzee groups, such as that by Jane Goodall. The book concludes with a summary chapter relating the chimpanzee findings to our understanding of human evolution. Combining careful scientific observation with a store of entertaining anecdotes, this is a lively and readable book. It also succeeds in shedding light on some of the central questions around the evolutionary relationships between the primates, and in particular the affinity between chimpanzees and humans. 'This is a major contribution to the study of the great apes, and a significant addition to debates about human/ape evolution. It has all the makings of a classic monograph.","author":[{"dropping-particle":"","family":"Boesch","given":"Christophe","non-dropping-particle":"","parse-names":false,"suffix":""},{"dropping-particle":"","family":"Boesch-Achermann","given":"Hedwige","non-dropping-particle":"","parse-names":false,"suffix":""}],"id":"ITEM-1","issued":{"date-parts":[["2000"]]},"publisher":"Oxford University Press","publisher-place":"Oxford","title":"The chimpanzees of the Taï Forest: Behavioural ecology and evolution","type":"book"},"uris":["http://www.mendeley.com/documents/?uuid=bc4e1e5b-f2d5-48f4-8727-35ab4a49a39f"]}],"mendeley":{"formattedCitation":"(Boesch &amp; Boesch-Achermann, 2000)","plainTextFormattedCitation":"(Boesch &amp; Boesch-Achermann, 2000)","previouslyFormattedCitation":"(Boesch &amp; Boesch-Achermann, 2000)"},"properties":{"noteIndex":0},"schema":"https://github.com/citation-style-language/schema/raw/master/csl-citation.json"}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(Boesch &amp; Boesch-Achermann, 2000)</w:t>
      </w:r>
      <w:r>
        <w:rPr>
          <w:rFonts w:asciiTheme="minorHAnsi" w:eastAsia="Calibri" w:hAnsiTheme="minorHAnsi"/>
        </w:rPr>
        <w:fldChar w:fldCharType="end"/>
      </w:r>
      <w:commentRangeEnd w:id="294"/>
      <w:r w:rsidR="00304EE3">
        <w:rPr>
          <w:rStyle w:val="CommentReference"/>
        </w:rPr>
        <w:commentReference w:id="294"/>
      </w:r>
      <w:r>
        <w:rPr>
          <w:rFonts w:asciiTheme="minorHAnsi" w:eastAsia="Calibri" w:hAnsiTheme="minorHAnsi"/>
        </w:rPr>
        <w:t xml:space="preserve"> from October 2013 to July 2015 for the chimpanzees and January 2014 to September 2015 for the mangabeys, using half- and full-day continuous focal animal sampling </w:t>
      </w:r>
      <w:r>
        <w:rPr>
          <w:rFonts w:asciiTheme="minorHAnsi" w:eastAsia="Calibri" w:hAnsiTheme="minorHAnsi"/>
        </w:rPr>
        <w:fldChar w:fldCharType="begin" w:fldLock="1"/>
      </w:r>
      <w:r>
        <w:rPr>
          <w:rFonts w:asciiTheme="minorHAnsi" w:eastAsia="Calibri" w:hAnsiTheme="minorHAnsi"/>
        </w:rPr>
        <w:instrText>ADDIN CSL_CITATION {"citationItems":[{"id":"ITEM-1","itemData":{"DOI":"10.1080/14794802.2011.585831","ISBN":"00057959","ISSN":"00057959","PMID":"4597405","abstract":"This final article of the special issue looks back on our work on the ESRC projects, especially Keeping Open the Door to Mathematically-Demanding Courses in Further and Higher Education (published here and elsewhere), and looks forward to that of the ?Transmaths? projects under way a collection of work on post-compulsory mathematics education during adolescence. I argue that this phase of mathematics education is dominated by two factors. First, there is the ?value? of mathematics to the learner and to society at large, which shapes all choices, decisions and strategies. Second, there is the fact of adolescence and the special demands on mathematics education this poses, for theoretical thinking, for identity, and for relationships. In our project, we adopted mixed methods approaches to capturing the ?whole person? of the mathematics learner (and teacher): their sense of self and motivation, their disposition to learn mathematics, and their mathematics self-efficacy. The key contradiction that emerges is that, between the use and exchange value of mathematical knowledge, whether for the learner, the teacher, the institution, or wider society and culture. I discuss the prospects for a theory of value in Activity theory and in Bourdieu's sociology.","author":[{"dropping-particle":"","family":"Altmann","given":"Jeanne","non-dropping-particle":"","parse-names":false,"suffix":""}],"container-title":"Behaviour","id":"ITEM-1","issue":"3","issued":{"date-parts":[["1974","1"]]},"page":"227-266","title":"Observational study of behavior: Sampling methods","type":"article-journal","volume":"49"},"uris":["http://www.mendeley.com/documents/?uuid=64e3146b-0da3-4587-9778-6e22153878a0","http://www.mendeley.com/documents/?uuid=086a0a85-6b39-45d6-ae58-51ceaf9dacab"]}],"mendeley":{"formattedCitation":"(Altmann, 1974)","plainTextFormattedCitation":"(Altmann, 1974)","previouslyFormattedCitation":"(Altmann, 1974)"},"properties":{"noteIndex":0},"schema":"https://github.com/citation-style-language/schema/raw/master/csl-citation.json"}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(Altmann, 1974)</w:t>
      </w:r>
      <w:r>
        <w:rPr>
          <w:rFonts w:asciiTheme="minorHAnsi" w:eastAsia="Calibri" w:hAnsiTheme="minorHAnsi"/>
        </w:rPr>
        <w:fldChar w:fldCharType="end"/>
      </w:r>
      <w:r>
        <w:rPr>
          <w:rFonts w:asciiTheme="minorHAnsi" w:eastAsia="Calibri" w:hAnsiTheme="minorHAnsi"/>
        </w:rPr>
        <w:t xml:space="preserve"> for the chimpanzees, and half-day and one-hour focal animal sampling for the mangabeys. Trained observers (AM, JFG, AP, LS) and field assistants recorded all social interactions of adult male and female chimpanzees (above 12 years of age) in the “South” (AM, AP, LS) and “East” (AP, LS) communities and adult (above 5 years) sooty mangabeys (AM, JFG). This resulted in 6441h of focal observations in South community, 5668h for East community, and 2259h for the mangabey community. We included adult individuals of both sexes in all three communities for whom sufficient focal data (at least 50 social interactions observed as focal individual) were available and who were present for at least 80% of the study period (</w:t>
      </w:r>
      <w:commentRangeStart w:id="295"/>
      <w:r>
        <w:rPr>
          <w:rFonts w:asciiTheme="minorHAnsi" w:eastAsia="Calibri" w:hAnsiTheme="minorHAnsi"/>
        </w:rPr>
        <w:t>South: 5 males, 7 females; East: 5 males, 7 females; mangabeys: 6 males, 17 females</w:t>
      </w:r>
      <w:commentRangeEnd w:id="295"/>
      <w:r w:rsidR="00BF7169">
        <w:rPr>
          <w:rStyle w:val="CommentReference"/>
        </w:rPr>
        <w:commentReference w:id="295"/>
      </w:r>
      <w:r>
        <w:rPr>
          <w:rFonts w:asciiTheme="minorHAnsi" w:eastAsia="Calibri" w:hAnsiTheme="minorHAnsi"/>
        </w:rPr>
        <w:t xml:space="preserve">). </w:t>
      </w:r>
      <w:commentRangeStart w:id="296"/>
      <w:r>
        <w:rPr>
          <w:rFonts w:asciiTheme="minorHAnsi" w:eastAsia="Calibri" w:hAnsiTheme="minorHAnsi"/>
        </w:rPr>
        <w:t xml:space="preserve">All non-adult group members in all communities were excluded due to insufficient focal follow data in the study period, despite the impact they probably would have on all presented measures </w:t>
      </w:r>
      <w:r>
        <w:rPr>
          <w:rFonts w:asciiTheme="minorHAnsi" w:eastAsia="Calibri" w:hAnsiTheme="minorHAnsi"/>
        </w:rPr>
        <w:fldChar w:fldCharType="begin" w:fldLock="1"/>
      </w:r>
      <w:r>
        <w:rPr>
          <w:rFonts w:asciiTheme="minorHAnsi" w:eastAsia="Calibri" w:hAnsiTheme="minorHAnsi"/>
        </w:rPr>
        <w:instrText>ADDIN CSL_CITATION {"citationItems":[{"id":"ITEM-1","itemData":{"DOI":"10.1371/journal.pone.0173146","ISBN":"1111111111","ISSN":"19326203","abstract":"In recent years there has been much interest in investigating the social structure of group living animals using social network analysis. Many studies so far have focused on the social networks of adults, often excluding younger, immature group members. This potentially may lead to a biased view of group social structure as multiple recent studies have shown that younger group members can significantly contribute to group structure. As proof of the concept, we address this issue by investigating social network structure with and without juveniles in wild olive baboons (Papio anubis) at Gashaka Gumti National Park, Nigeria. Two social networks including all independently moving individuals (i.e., excluding dependent juveniles) were created based on aggressive and grooming behaviour. We used knockout simulations based on the random removal of individuals from the network in order to investigate to what extent the exclusion of juveniles affects the resulting network structure and our interpretation of age-sex specific social roles. We found that juvenile social patterns differed from those of adults and that the exclusion of juveniles from the network significantly altered the resulting overall network structure. Moreover, the removal of juveniles from the network affected individuals in specific age-sex classes differently: for example, including juveniles in the grooming network increased network centrality of adult females while decreasing centrality of adult males. These results suggest that excluding juveniles from the analysis may not only result in a distorted picture of the overall social structure but also may mask some of the social roles of individuals belonging to different age-sex classes.","author":[{"dropping-particle":"","family":"Fedurek","given":"Piotr","non-dropping-particle":"","parse-names":false,"suffix":""},{"dropping-particle":"","family":"Lehmann","given":"Julia","non-dropping-particle":"","parse-names":false,"suffix":""}],"container-title":"PLoS ONE","editor":[{"dropping-particle":"","family":"Cameron","given":"Elissa Z.","non-dropping-particle":"","parse-names":false,"suffix":""}],"id":"ITEM-1","issue":"3","issued":{"date-parts":[["2017","3","21"]]},"page":"e0173146","publisher":"Finnish Zoological and Botanical Publishing Board","title":"The effect of excluding juveniles on apparent adult olive baboons (Papio anubis) social networks","type":"article-journal","volume":"12"},"uris":["http://www.mendeley.com/documents/?uuid=2ec78a1c-09da-3ad3-aa92-d7c2bbe392e9"]}],"mendeley":{"formattedCitation":"(Fedurek &amp; Lehmann, 2017)","plainTextFormattedCitation":"(Fedurek &amp; Lehmann, 2017)","previouslyFormattedCitation":"(Fedurek &amp; Lehmann, 2017)"},"properties":{"noteIndex":0},"schema":"https://github.com/citation-style-language/schema/raw/master/csl-citation.json"}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(Fedurek &amp; Lehmann, 2017)</w:t>
      </w:r>
      <w:r>
        <w:rPr>
          <w:rFonts w:asciiTheme="minorHAnsi" w:eastAsia="Calibri" w:hAnsiTheme="minorHAnsi"/>
        </w:rPr>
        <w:fldChar w:fldCharType="end"/>
      </w:r>
      <w:r>
        <w:rPr>
          <w:rFonts w:asciiTheme="minorHAnsi" w:eastAsia="Calibri" w:hAnsiTheme="minorHAnsi"/>
        </w:rPr>
        <w:t xml:space="preserve">. </w:t>
      </w:r>
      <w:commentRangeEnd w:id="296"/>
      <w:r w:rsidR="00BF7169">
        <w:rPr>
          <w:rStyle w:val="CommentReference"/>
        </w:rPr>
        <w:commentReference w:id="296"/>
      </w:r>
    </w:p>
    <w:p w14:paraId="31457BCB" w14:textId="79D08F9B" w:rsidR="007F255C" w:rsidRDefault="00B244F2" w:rsidP="00A54CD6">
      <w:pPr>
        <w:spacing w:before="120" w:line="480" w:lineRule="auto"/>
        <w:ind w:left="0" w:hanging="2"/>
        <w:jc w:val="both"/>
        <w:rPr>
          <w:rFonts w:asciiTheme="minorHAnsi" w:eastAsia="Calibri" w:hAnsiTheme="minorHAnsi"/>
        </w:rPr>
      </w:pPr>
      <w:r>
        <w:rPr>
          <w:rFonts w:asciiTheme="minorHAnsi" w:eastAsia="Calibri" w:hAnsiTheme="minorHAnsi"/>
        </w:rPr>
        <w:t xml:space="preserve">From the behavioural data, we extracted the duration of grooming sent and received, resting or foraging in less than 1m distance from the partner (“body contact”: used as a continuous measure with duration in the chimpanzees and an event variable in the mangabeys), resting or foraging as nearest neighbour between 1m and 3m distance (“proximity”), and both contact and noncontact aggressive interactions with one clear recipient </w:t>
      </w:r>
      <w:r>
        <w:rPr>
          <w:rFonts w:asciiTheme="minorHAnsi" w:eastAsia="Calibri" w:hAnsiTheme="minorHAnsi"/>
        </w:rPr>
        <w:fldChar w:fldCharType="begin" w:fldLock="1"/>
      </w:r>
      <w:r>
        <w:rPr>
          <w:rFonts w:asciiTheme="minorHAnsi" w:eastAsia="Calibri" w:hAnsiTheme="minorHAnsi"/>
        </w:rPr>
        <w:instrText>ADDIN CSL_CITATION {"citationItems":[{"id":"ITEM-1","itemData":{"DOI":"10.1016/j.yhbeh.2018.07.009","ISSN":"1095-6867","PMID":"30031684","abstract":"Many animals living in social groups have evolved behaviors to resolve conflicts between group members, behaviors thought crucial for maintaining stable group life. Several hypotheses, based mainly on observational data, aim to explain how post-conflict (PC) affiliations, such as reconciliation and consolation, resolve conflicts by restoring relationships and/or alleviating anxiety. To examine a potential endocrinological mechanism of PC affiliations, we used an experimental-like procedure to investigate whether the oxytocinergic system is activated during naturally observed reconciliations, receiving bystander PC affiliations and aggressions not followed by PC affiliations in wild male chimpanzees. We compared urinary oxytocin (uOT) levels after reconciliations, receiving bystander PC affiliations or aggressions without affiliations with two control conditions: affiliations without previous aggression and after time periods without social interactions. We furthermore tested the 'valuable relationship' hypothesis of reconciliation, as well as the influence of relationship quality between individuals engaged in each of the three behavioral conditions involving aggression on uOT levels. We found that the probability to reconcile a conflict increased with increasing relationship quality between opponents, thus our results support the 'valuable relationship' hypothesis. However, relationship quality did not influence uOT levels, while behavioral condition had a significant effect on uOT levels. uOT levels after reconciliations, receiving bystander PC affiliations and affiliations not related to conflicts were higher than after aggressions alone and time periods without social interactions. Overall, our results indicate that the oxytocinergic system is activated during affiliative interactions, whether occurring as reconciliation, bystander PC affiliation or affiliation alone. We conclude that the oxytocinergic system, in addition to building and maintaining social relationships, also takes part in repairing them.","author":[{"dropping-particle":"","family":"Preis","given":"Anna","non-dropping-particle":"","parse-names":false,"suffix":""},{"dropping-particle":"","family":"Samuni","given":"Liran","non-dropping-particle":"","parse-names":false,"suffix":""},{"dropping-particle":"","family":"Mielke","given":"Alexander","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M.","non-dropping-particle":"","parse-names":false,"suffix":""}],"container-title":"Hormones and Behavior","id":"ITEM-1","issued":{"date-parts":[["2018","7","19"]]},"title":"Urinary oxytocin levels in relation to post-conflict affiliations in wild male chimpanzees (Pan troglodytes verus).","type":"article-journal"},"uris":["http://www.mendeley.com/documents/?uuid=77a43652-5831-3c88-80f7-4722d3c524f4"]}],"mendeley":{"formattedCitation":"(Preis et al., 2018)","plainTextFormattedCitation":"(Preis et al., 2018)","previouslyFormattedCitation":"(Preis et al.,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(Preis et al., 2018)</w:t>
      </w:r>
      <w:r>
        <w:rPr>
          <w:rFonts w:asciiTheme="minorHAnsi" w:eastAsia="Calibri" w:hAnsiTheme="minorHAnsi"/>
        </w:rPr>
        <w:fldChar w:fldCharType="end"/>
      </w:r>
      <w:r>
        <w:rPr>
          <w:rFonts w:asciiTheme="minorHAnsi" w:eastAsia="Calibri" w:hAnsiTheme="minorHAnsi"/>
        </w:rPr>
        <w:t xml:space="preserve">. For the chimpanzee communities, </w:t>
      </w:r>
      <w:commentRangeStart w:id="297"/>
      <w:r>
        <w:rPr>
          <w:rFonts w:asciiTheme="minorHAnsi" w:eastAsia="Calibri" w:hAnsiTheme="minorHAnsi"/>
        </w:rPr>
        <w:t xml:space="preserve">we included food sharing </w:t>
      </w:r>
      <w:commentRangeEnd w:id="297"/>
      <w:r w:rsidR="00BF7169">
        <w:rPr>
          <w:rStyle w:val="CommentReference"/>
        </w:rPr>
        <w:commentReference w:id="297"/>
      </w:r>
      <w:r>
        <w:rPr>
          <w:rFonts w:asciiTheme="minorHAnsi" w:eastAsia="Calibri" w:hAnsiTheme="minorHAnsi"/>
        </w:rPr>
        <w:fldChar w:fldCharType="begin" w:fldLock="1"/>
      </w:r>
      <w:r>
        <w:rPr>
          <w:rFonts w:asciiTheme="minorHAnsi" w:eastAsia="Calibri" w:hAnsiTheme="minorHAnsi"/>
        </w:rPr>
        <w:instrText>ADDIN CSL_CITATION {"citationItems":[{"id":"ITEM-1","itemData":{"DOI":"10.1098/rspb.2018.1643","ISSN":"14712954","PMID":"30305438","abstract":"Why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Sciences","id":"ITEM-1","issue":"1888","issued":{"date-parts":[["2018","10","10"]]},"page":"20181643","publisher":"The Royal Society","title":"Social bonds facilitate cooperative resource sharing in wild chimpanzees","type":"article-journal","volume":"285"},"uris":["http://www.mendeley.com/documents/?uuid=4f000663-d423-481c-a1a8-222fb6b56e93"]}],"mendeley":{"formattedCitation":"(Samuni et al., 2018)","plainTextFormattedCitation":"(Samuni et al., 2018)","previouslyFormattedCitation":"(Samuni et al.,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(Samuni et al., 2018)</w:t>
      </w:r>
      <w:r>
        <w:rPr>
          <w:rFonts w:asciiTheme="minorHAnsi" w:eastAsia="Calibri" w:hAnsiTheme="minorHAnsi"/>
        </w:rPr>
        <w:fldChar w:fldCharType="end"/>
      </w:r>
      <w:r>
        <w:rPr>
          <w:rFonts w:asciiTheme="minorHAnsi" w:eastAsia="Calibri" w:hAnsiTheme="minorHAnsi"/>
        </w:rPr>
        <w:t xml:space="preserve">, which was not regularly observed in the mangabeys. </w:t>
      </w:r>
      <w:ins w:id="298" w:author="anna" w:date="2020-05-28T16:45:00Z">
        <w:r>
          <w:rPr>
            <w:rFonts w:asciiTheme="minorHAnsi" w:eastAsia="Calibri" w:hAnsiTheme="minorHAnsi"/>
          </w:rPr>
          <w:t xml:space="preserve">We </w:t>
        </w:r>
      </w:ins>
      <w:ins w:id="299" w:author="anna" w:date="2020-05-17T11:35:00Z">
        <w:r w:rsidR="00DD238A">
          <w:rPr>
            <w:rFonts w:asciiTheme="minorHAnsi" w:eastAsia="Calibri" w:hAnsiTheme="minorHAnsi"/>
          </w:rPr>
          <w:t>included</w:t>
        </w:r>
      </w:ins>
      <w:commentRangeStart w:id="300"/>
      <w:ins w:id="301" w:author="Liran Samuni" w:date="2020-05-28T16:43:00Z">
        <w:r>
          <w:rPr>
            <w:rFonts w:asciiTheme="minorHAnsi" w:eastAsia="Calibri" w:hAnsiTheme="minorHAnsi"/>
          </w:rPr>
          <w:t>We</w:t>
        </w:r>
      </w:ins>
      <w:ins w:id="302" w:author="Liran Samuni" w:date="2020-03-16T19:14:00Z">
        <w:r w:rsidR="00BF7169">
          <w:rPr>
            <w:rFonts w:asciiTheme="minorHAnsi" w:eastAsia="Calibri" w:hAnsiTheme="minorHAnsi"/>
          </w:rPr>
          <w:t xml:space="preserve"> </w:t>
        </w:r>
      </w:ins>
      <w:ins w:id="303" w:author="Liran Samuni" w:date="2020-03-16T19:18:00Z">
        <w:r w:rsidR="00BF7169">
          <w:rPr>
            <w:rFonts w:asciiTheme="minorHAnsi" w:eastAsia="Calibri" w:hAnsiTheme="minorHAnsi"/>
          </w:rPr>
          <w:t>also included</w:t>
        </w:r>
      </w:ins>
      <w:ins w:id="304" w:author="Roman Wittig" w:date="2020-05-23T09:31:00Z">
        <w:r w:rsidR="00F70AF1">
          <w:rPr>
            <w:rFonts w:asciiTheme="minorHAnsi" w:eastAsia="Calibri" w:hAnsiTheme="minorHAnsi"/>
          </w:rPr>
          <w:t xml:space="preserve">To determine dominance hierarchies we used </w:t>
        </w:r>
      </w:ins>
      <w:del w:id="305" w:author="Roman Wittig" w:date="2020-05-23T09:31:00Z">
        <w:r w:rsidDel="00F70AF1">
          <w:rPr>
            <w:rFonts w:asciiTheme="minorHAnsi" w:eastAsia="Calibri" w:hAnsiTheme="minorHAnsi"/>
          </w:rPr>
          <w:delText>We</w:delText>
        </w:r>
      </w:del>
      <w:ins w:id="306" w:author="anna" w:date="2020-05-17T11:35:00Z">
        <w:del w:id="307" w:author="Roman Wittig" w:date="2020-05-23T09:31:00Z">
          <w:r w:rsidDel="00F70AF1">
            <w:rPr>
              <w:rFonts w:asciiTheme="minorHAnsi" w:eastAsia="Calibri" w:hAnsiTheme="minorHAnsi"/>
            </w:rPr>
            <w:delText xml:space="preserve"> </w:delText>
          </w:r>
        </w:del>
      </w:ins>
      <w:r>
        <w:rPr>
          <w:rFonts w:asciiTheme="minorHAnsi" w:eastAsia="Calibri" w:hAnsiTheme="minorHAnsi"/>
        </w:rPr>
        <w:t xml:space="preserve">pant grunt vocalisations in chimpanzees and </w:t>
      </w:r>
      <w:r w:rsidR="000A152C">
        <w:rPr>
          <w:rFonts w:asciiTheme="minorHAnsi" w:eastAsia="Calibri" w:hAnsiTheme="minorHAnsi"/>
        </w:rPr>
        <w:t xml:space="preserve">feeding </w:t>
      </w:r>
      <w:r>
        <w:rPr>
          <w:rFonts w:asciiTheme="minorHAnsi" w:eastAsia="Calibri" w:hAnsiTheme="minorHAnsi"/>
        </w:rPr>
        <w:t>supplants in mangabeys</w:t>
      </w:r>
      <w:del w:id="308" w:author="Alexander Mielke" w:date="2020-05-28T16:45:00Z">
        <w:r>
          <w:rPr>
            <w:rFonts w:asciiTheme="minorHAnsi" w:eastAsia="Calibri" w:hAnsiTheme="minorHAnsi"/>
          </w:rPr>
          <w:delText>.</w:delText>
        </w:r>
      </w:del>
      <w:ins w:id="309" w:author="Liran Samuni" w:date="2020-03-16T19:19:00Z">
        <w:r w:rsidR="00BF7169">
          <w:rPr>
            <w:rFonts w:asciiTheme="minorHAnsi" w:eastAsia="Calibri" w:hAnsiTheme="minorHAnsi"/>
          </w:rPr>
          <w:t xml:space="preserve"> as additional interaction types</w:t>
        </w:r>
      </w:ins>
      <w:ins w:id="310" w:author="Liran Samuni" w:date="2020-05-28T16:43:00Z">
        <w:r>
          <w:rPr>
            <w:rFonts w:asciiTheme="minorHAnsi" w:eastAsia="Calibri" w:hAnsiTheme="minorHAnsi"/>
          </w:rPr>
          <w:t xml:space="preserve">. </w:t>
        </w:r>
        <w:commentRangeEnd w:id="300"/>
        <w:r w:rsidR="00BF7169">
          <w:rPr>
            <w:rStyle w:val="CommentReference"/>
          </w:rPr>
          <w:commentReference w:id="300"/>
        </w:r>
      </w:ins>
      <w:del w:id="311" w:author="Liran Samuni" w:date="2020-05-28T16:43:00Z">
        <w:r>
          <w:rPr>
            <w:rFonts w:asciiTheme="minorHAnsi" w:eastAsia="Calibri" w:hAnsiTheme="minorHAnsi"/>
          </w:rPr>
          <w:delText xml:space="preserve">. </w:delText>
        </w:r>
      </w:del>
      <w:r>
        <w:rPr>
          <w:rFonts w:asciiTheme="minorHAnsi" w:eastAsia="Calibri" w:hAnsiTheme="minorHAnsi"/>
        </w:rPr>
        <w:t xml:space="preserve">Mutual interactions were coded as </w:t>
      </w:r>
      <w:del w:id="312" w:author="cathy" w:date="2020-05-28T16:43:00Z">
        <w:r>
          <w:rPr>
            <w:rFonts w:asciiTheme="minorHAnsi" w:eastAsia="Calibri" w:hAnsiTheme="minorHAnsi"/>
          </w:rPr>
          <w:delText>interaction</w:delText>
        </w:r>
      </w:del>
      <w:ins w:id="313" w:author="cathy" w:date="2020-05-28T16:43:00Z">
        <w:r>
          <w:rPr>
            <w:rFonts w:asciiTheme="minorHAnsi" w:eastAsia="Calibri" w:hAnsiTheme="minorHAnsi"/>
          </w:rPr>
          <w:t>interaction</w:t>
        </w:r>
      </w:ins>
      <w:ins w:id="314" w:author="cathy" w:date="2020-05-26T12:36:00Z">
        <w:r w:rsidR="00E81C67">
          <w:rPr>
            <w:rFonts w:asciiTheme="minorHAnsi" w:eastAsia="Calibri" w:hAnsiTheme="minorHAnsi"/>
          </w:rPr>
          <w:t>s</w:t>
        </w:r>
      </w:ins>
      <w:r>
        <w:rPr>
          <w:rFonts w:asciiTheme="minorHAnsi" w:eastAsia="Calibri" w:hAnsiTheme="minorHAnsi"/>
        </w:rPr>
        <w:t xml:space="preserve"> given and received. We treated body contact and proximity as interaction types with the assumption that both individuals have to show </w:t>
      </w:r>
      <w:commentRangeStart w:id="315"/>
      <w:r>
        <w:rPr>
          <w:rFonts w:asciiTheme="minorHAnsi" w:eastAsia="Calibri" w:hAnsiTheme="minorHAnsi"/>
        </w:rPr>
        <w:t>sufficient tolerance to allow the other one to remain close</w:t>
      </w:r>
      <w:commentRangeEnd w:id="315"/>
      <w:r w:rsidR="00BF7169">
        <w:rPr>
          <w:rStyle w:val="CommentReference"/>
        </w:rPr>
        <w:commentReference w:id="315"/>
      </w:r>
      <w:r>
        <w:rPr>
          <w:rFonts w:asciiTheme="minorHAnsi" w:eastAsia="Calibri" w:hAnsiTheme="minorHAnsi"/>
        </w:rPr>
        <w:t xml:space="preserve">. Body contact and proximity were only counted if no other interaction took place within 5min before or after to ensure independence of data points. We included grooming, contact aggression, noncontact aggression, pant grunts/supplants, and food sharing as directional variables, with the distribution of interactions given from each individual to every other as outcome variable. For the two spatial proximity measures, data were considered non-directional and symmetrical. Interaction distributions were standardised by focal observation time, with observation time calculated by adding the total observation times of A and B for the study period. We did not standardise interaction rates by the observation time two individuals spent in the same party, as has been suggested for fission-fusion societies </w:t>
      </w:r>
      <w:r>
        <w:rPr>
          <w:rFonts w:asciiTheme="minorHAnsi" w:eastAsia="Calibri" w:hAnsiTheme="minorHAnsi"/>
        </w:rPr>
        <w:fldChar w:fldCharType="begin" w:fldLock="1"/>
      </w:r>
      <w:r>
        <w:rPr>
          <w:rFonts w:asciiTheme="minorHAnsi" w:eastAsia="Calibri" w:hAnsiTheme="minorHAnsi"/>
        </w:rPr>
        <w:instrText>ADDIN CSL_CITATION {"citationItems":[{"id":"ITEM-1","itemData":{"DOI":"10.1002/ajpa.23197","ISBN":"0002-9483","ISSN":"10968644","abstract":"Objectives: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Anthropology","id":"ITEM-1","issue":"1","issued":{"date-parts":[["2017","5"]]},"page":"158-172","title":"Stable and fluctuating social preferences and implications for cooperation among female bonobos at LuiKotale, Salonga National Park, DRC","type":"article-journal","volume":"163"},"uris":["http://www.mendeley.com/documents/?uuid=25b1df25-47ef-38dd-9d96-c03bf6aafc4c"]}],"mendeley":{"formattedCitation":"(Moscovice et al., 2017)","plainTextFormattedCitation":"(Moscovice et al., 2017)","previouslyFormattedCitation":"(Moscovice et al., 2017)"},"properties":{"noteIndex":0},"schema":"https://github.com/citation-style-language/schema/raw/master/csl-citation.json"}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(Moscovice et al., 2017)</w:t>
      </w:r>
      <w:r>
        <w:rPr>
          <w:rFonts w:asciiTheme="minorHAnsi" w:eastAsia="Calibri" w:hAnsiTheme="minorHAnsi"/>
        </w:rPr>
        <w:fldChar w:fldCharType="end"/>
      </w:r>
      <w:r>
        <w:rPr>
          <w:rFonts w:asciiTheme="minorHAnsi" w:eastAsia="Calibri" w:hAnsiTheme="minorHAnsi"/>
        </w:rPr>
        <w:t xml:space="preserve">, because </w:t>
      </w:r>
      <w:r w:rsidR="00C60AF1">
        <w:rPr>
          <w:rFonts w:asciiTheme="minorHAnsi" w:eastAsia="Calibri" w:hAnsiTheme="minorHAnsi"/>
        </w:rPr>
        <w:t>t</w:t>
      </w:r>
      <w:r>
        <w:rPr>
          <w:rFonts w:asciiTheme="minorHAnsi" w:eastAsia="Calibri" w:hAnsiTheme="minorHAnsi"/>
        </w:rPr>
        <w:t xml:space="preserve">he same standardisation would not be possible for most long-term datasets in low fission-fusion species, reducing replicability with other studies. Spatial proximity and food sharing in the chimpanzees were collected by a subset of observers and were standardised based on the focal observation time provided by those observers. </w:t>
      </w:r>
      <w:commentRangeStart w:id="316"/>
      <w:commentRangeEnd w:id="316"/>
      <w:r w:rsidR="00F70AF1">
        <w:rPr>
          <w:rStyle w:val="CommentReference"/>
        </w:rPr>
        <w:commentReference w:id="316"/>
      </w:r>
    </w:p>
    <w:p w14:paraId="51AADEC8" w14:textId="77777777" w:rsidR="00CC4A8D" w:rsidRDefault="00CC4A8D">
      <w:pPr>
        <w:spacing w:before="120" w:line="480" w:lineRule="auto"/>
        <w:ind w:leftChars="0" w:firstLineChars="0" w:firstLine="0"/>
        <w:jc w:val="both"/>
        <w:rPr>
          <w:rFonts w:asciiTheme="minorHAnsi" w:eastAsia="Calibri" w:hAnsiTheme="minorHAnsi"/>
          <w:b/>
        </w:rPr>
      </w:pPr>
    </w:p>
    <w:p w14:paraId="233175CD" w14:textId="77777777" w:rsidR="00CC4A8D" w:rsidRDefault="00B244F2">
      <w:pPr>
        <w:spacing w:before="120" w:line="480" w:lineRule="auto"/>
        <w:ind w:leftChars="0" w:firstLineChars="0" w:firstLine="0"/>
        <w:jc w:val="both"/>
        <w:rPr>
          <w:rFonts w:asciiTheme="minorHAnsi" w:eastAsia="Calibri" w:hAnsiTheme="minorHAnsi"/>
          <w:b/>
        </w:rPr>
      </w:pPr>
      <w:r>
        <w:rPr>
          <w:rFonts w:asciiTheme="minorHAnsi" w:eastAsia="Calibri" w:hAnsiTheme="minorHAnsi"/>
          <w:b/>
        </w:rPr>
        <w:t>RESULTS</w:t>
      </w:r>
    </w:p>
    <w:p w14:paraId="3B80F677" w14:textId="77777777" w:rsidR="004C6F03" w:rsidRDefault="004C6F03">
      <w:pPr>
        <w:spacing w:line="480" w:lineRule="auto"/>
        <w:ind w:leftChars="0" w:left="0" w:firstLineChars="0" w:firstLine="0"/>
        <w:jc w:val="both"/>
        <w:rPr>
          <w:rFonts w:asciiTheme="minorHAnsi" w:eastAsia="Calibri" w:hAnsiTheme="minorHAnsi"/>
          <w:b/>
          <w:i/>
        </w:rPr>
      </w:pPr>
      <w:r>
        <w:rPr>
          <w:rFonts w:asciiTheme="minorHAnsi" w:eastAsia="Calibri" w:hAnsiTheme="minorHAnsi"/>
          <w:b/>
          <w:i/>
        </w:rPr>
        <w:t>Simulations</w:t>
      </w:r>
    </w:p>
    <w:p w14:paraId="5D7C0786" w14:textId="77777777" w:rsidR="004C6F03" w:rsidRPr="004C6F03" w:rsidRDefault="004C6F03" w:rsidP="004C6F03">
      <w:pPr>
        <w:spacing w:line="480" w:lineRule="auto"/>
        <w:ind w:leftChars="0" w:firstLineChars="0" w:firstLine="0"/>
        <w:jc w:val="both"/>
        <w:rPr>
          <w:rFonts w:asciiTheme="minorHAnsi" w:eastAsia="Calibri" w:hAnsiTheme="minorHAnsi"/>
          <w:bCs/>
          <w:iCs/>
        </w:rPr>
      </w:pPr>
      <w:commentRangeStart w:id="317"/>
      <w:r w:rsidRPr="004C6F03">
        <w:rPr>
          <w:rFonts w:asciiTheme="minorHAnsi" w:eastAsia="Calibri" w:hAnsiTheme="minorHAnsi"/>
          <w:bCs/>
          <w:iCs/>
        </w:rPr>
        <w:t xml:space="preserve">We are looking for a consistency measure that can identify differences in stereotypy of partner choice and changes in interaction preference, while being independent of group size and data collection effort. We therefore present the Spearman rank correlation coefficient given the average number of interactions per dyad that were included in the dataset. The results for a dataset with medium certainty and no changes in partner preference, but with different numbers of individuals and different sampling effort can be found in Fig. </w:t>
      </w:r>
      <w:commentRangeStart w:id="318"/>
      <w:r w:rsidRPr="004C6F03">
        <w:rPr>
          <w:rFonts w:asciiTheme="minorHAnsi" w:eastAsia="Calibri" w:hAnsiTheme="minorHAnsi"/>
          <w:bCs/>
          <w:iCs/>
        </w:rPr>
        <w:t>S1</w:t>
      </w:r>
      <w:commentRangeEnd w:id="318"/>
      <w:ins w:id="319" w:author="Jan" w:date="2020-05-28T16:44:00Z">
        <w:r w:rsidRPr="004C6F03">
          <w:rPr>
            <w:rFonts w:asciiTheme="minorHAnsi" w:eastAsia="Calibri" w:hAnsiTheme="minorHAnsi"/>
            <w:bCs/>
            <w:iCs/>
          </w:rPr>
          <w:t xml:space="preserve">. </w:t>
        </w:r>
      </w:ins>
      <w:commentRangeEnd w:id="317"/>
      <w:ins w:id="320" w:author="Alexander Mielke" w:date="2020-05-28T16:45:00Z">
        <w:r w:rsidR="003E616A">
          <w:rPr>
            <w:rStyle w:val="CommentReference"/>
          </w:rPr>
          <w:commentReference w:id="317"/>
        </w:r>
        <w:r w:rsidR="00F70AF1">
          <w:rPr>
            <w:rStyle w:val="CommentReference"/>
          </w:rPr>
          <w:commentReference w:id="318"/>
        </w:r>
      </w:ins>
      <w:ins w:id="321" w:author="Alexander Mielke" w:date="2020-05-28T16:44:00Z">
        <w:r w:rsidRPr="004C6F03">
          <w:rPr>
            <w:rFonts w:asciiTheme="minorHAnsi" w:eastAsia="Calibri" w:hAnsiTheme="minorHAnsi"/>
            <w:bCs/>
            <w:iCs/>
          </w:rPr>
          <w:t xml:space="preserve">. </w:t>
        </w:r>
      </w:ins>
      <w:r w:rsidRPr="004C6F03">
        <w:rPr>
          <w:rFonts w:asciiTheme="minorHAnsi" w:eastAsia="Calibri" w:hAnsiTheme="minorHAnsi"/>
          <w:bCs/>
          <w:iCs/>
        </w:rPr>
        <w:t xml:space="preserve">The consistency measure </w:t>
      </w:r>
      <w:del w:id="322" w:author="Liran Samuni" w:date="2020-03-16T19:21:00Z">
        <w:r w:rsidRPr="004C6F03">
          <w:rPr>
            <w:rFonts w:asciiTheme="minorHAnsi" w:eastAsia="Calibri" w:hAnsiTheme="minorHAnsi"/>
            <w:bCs/>
            <w:iCs/>
          </w:rPr>
          <w:delText xml:space="preserve">behaved </w:delText>
        </w:r>
      </w:del>
      <w:ins w:id="323" w:author="Liran Samuni" w:date="2020-03-16T19:21:00Z">
        <w:r w:rsidR="0072475E">
          <w:rPr>
            <w:rFonts w:asciiTheme="minorHAnsi" w:eastAsia="Calibri" w:hAnsiTheme="minorHAnsi"/>
            <w:bCs/>
            <w:iCs/>
          </w:rPr>
          <w:t>performed</w:t>
        </w:r>
        <w:r w:rsidR="0072475E" w:rsidRPr="004C6F03">
          <w:rPr>
            <w:rFonts w:asciiTheme="minorHAnsi" w:eastAsia="Calibri" w:hAnsiTheme="minorHAnsi"/>
            <w:bCs/>
            <w:iCs/>
          </w:rPr>
          <w:t xml:space="preserve"> </w:t>
        </w:r>
      </w:ins>
      <w:r w:rsidRPr="004C6F03">
        <w:rPr>
          <w:rFonts w:asciiTheme="minorHAnsi" w:eastAsia="Calibri" w:hAnsiTheme="minorHAnsi"/>
          <w:bCs/>
          <w:iCs/>
        </w:rPr>
        <w:t xml:space="preserve">the same independent of community size, even though larger communities had more dyads and therefore fewer interactions per dyad in the same period, </w:t>
      </w:r>
      <w:del w:id="324" w:author="Liran Samuni" w:date="2020-03-16T19:22:00Z">
        <w:r w:rsidRPr="004C6F03">
          <w:rPr>
            <w:rFonts w:asciiTheme="minorHAnsi" w:eastAsia="Calibri" w:hAnsiTheme="minorHAnsi"/>
            <w:bCs/>
            <w:iCs/>
          </w:rPr>
          <w:delText xml:space="preserve">and therefore </w:delText>
        </w:r>
      </w:del>
      <w:del w:id="325" w:author="Alexander Mielke" w:date="2020-05-28T16:44:00Z">
        <w:r w:rsidRPr="004C6F03">
          <w:rPr>
            <w:rFonts w:asciiTheme="minorHAnsi" w:eastAsia="Calibri" w:hAnsiTheme="minorHAnsi"/>
            <w:bCs/>
            <w:iCs/>
          </w:rPr>
          <w:delText>reached</w:delText>
        </w:r>
      </w:del>
      <w:ins w:id="326" w:author="Liran Samuni" w:date="2020-05-28T16:43:00Z">
        <w:r w:rsidRPr="004C6F03">
          <w:rPr>
            <w:rFonts w:asciiTheme="minorHAnsi" w:eastAsia="Calibri" w:hAnsiTheme="minorHAnsi"/>
            <w:bCs/>
            <w:iCs/>
          </w:rPr>
          <w:t>reach</w:t>
        </w:r>
      </w:ins>
      <w:ins w:id="327" w:author="Liran Samuni" w:date="2020-03-16T19:22:00Z">
        <w:r w:rsidR="0072475E">
          <w:rPr>
            <w:rFonts w:asciiTheme="minorHAnsi" w:eastAsia="Calibri" w:hAnsiTheme="minorHAnsi"/>
            <w:bCs/>
            <w:iCs/>
          </w:rPr>
          <w:t>ing</w:t>
        </w:r>
      </w:ins>
      <w:del w:id="328" w:author="Liran Samuni" w:date="2020-03-16T19:22:00Z">
        <w:r w:rsidRPr="004C6F03" w:rsidDel="0072475E">
          <w:rPr>
            <w:rFonts w:asciiTheme="minorHAnsi" w:eastAsia="Calibri" w:hAnsiTheme="minorHAnsi"/>
            <w:bCs/>
            <w:iCs/>
          </w:rPr>
          <w:delText>ed</w:delText>
        </w:r>
      </w:del>
      <w:del w:id="329" w:author="Liran Samuni" w:date="2020-05-28T16:43:00Z">
        <w:r w:rsidRPr="004C6F03">
          <w:rPr>
            <w:rFonts w:asciiTheme="minorHAnsi" w:eastAsia="Calibri" w:hAnsiTheme="minorHAnsi"/>
            <w:bCs/>
            <w:iCs/>
          </w:rPr>
          <w:delText>reached</w:delText>
        </w:r>
      </w:del>
      <w:r w:rsidRPr="004C6F03">
        <w:rPr>
          <w:rFonts w:asciiTheme="minorHAnsi" w:eastAsia="Calibri" w:hAnsiTheme="minorHAnsi"/>
          <w:bCs/>
          <w:iCs/>
        </w:rPr>
        <w:t xml:space="preserve"> a lower overall consistency. Also, datasets of different </w:t>
      </w:r>
      <w:commentRangeStart w:id="330"/>
      <w:r w:rsidRPr="004C6F03">
        <w:rPr>
          <w:rFonts w:asciiTheme="minorHAnsi" w:eastAsia="Calibri" w:hAnsiTheme="minorHAnsi"/>
          <w:bCs/>
          <w:iCs/>
        </w:rPr>
        <w:t xml:space="preserve">densities </w:t>
      </w:r>
      <w:del w:id="331" w:author="Liran Samuni" w:date="2020-03-16T19:22:00Z">
        <w:r w:rsidRPr="004C6F03">
          <w:rPr>
            <w:rFonts w:asciiTheme="minorHAnsi" w:eastAsia="Calibri" w:hAnsiTheme="minorHAnsi"/>
            <w:bCs/>
            <w:iCs/>
          </w:rPr>
          <w:delText xml:space="preserve">behaved </w:delText>
        </w:r>
      </w:del>
      <w:ins w:id="332" w:author="Liran Samuni" w:date="2020-03-16T19:22:00Z">
        <w:r w:rsidR="0072475E">
          <w:rPr>
            <w:rFonts w:asciiTheme="minorHAnsi" w:eastAsia="Calibri" w:hAnsiTheme="minorHAnsi"/>
            <w:bCs/>
            <w:iCs/>
          </w:rPr>
          <w:t>performed</w:t>
        </w:r>
        <w:r w:rsidR="0072475E" w:rsidRPr="004C6F03">
          <w:rPr>
            <w:rFonts w:asciiTheme="minorHAnsi" w:eastAsia="Calibri" w:hAnsiTheme="minorHAnsi"/>
            <w:bCs/>
            <w:iCs/>
          </w:rPr>
          <w:t xml:space="preserve"> </w:t>
        </w:r>
      </w:ins>
      <w:r w:rsidRPr="004C6F03">
        <w:rPr>
          <w:rFonts w:asciiTheme="minorHAnsi" w:eastAsia="Calibri" w:hAnsiTheme="minorHAnsi"/>
          <w:bCs/>
          <w:iCs/>
        </w:rPr>
        <w:t>the same way</w:t>
      </w:r>
      <w:commentRangeEnd w:id="330"/>
      <w:r w:rsidR="0072475E">
        <w:rPr>
          <w:rStyle w:val="CommentReference"/>
        </w:rPr>
        <w:commentReference w:id="330"/>
      </w:r>
      <w:r w:rsidRPr="004C6F03">
        <w:rPr>
          <w:rFonts w:asciiTheme="minorHAnsi" w:eastAsia="Calibri" w:hAnsiTheme="minorHAnsi"/>
          <w:bCs/>
          <w:iCs/>
        </w:rPr>
        <w:t xml:space="preserve">, but lower data density was </w:t>
      </w:r>
      <w:del w:id="333" w:author="Gogarten, Jan" w:date="2020-03-16T16:08:00Z">
        <w:r w:rsidRPr="004C6F03">
          <w:rPr>
            <w:rFonts w:asciiTheme="minorHAnsi" w:eastAsia="Calibri" w:hAnsiTheme="minorHAnsi"/>
            <w:bCs/>
            <w:iCs/>
          </w:rPr>
          <w:delText xml:space="preserve">indicated </w:delText>
        </w:r>
      </w:del>
      <w:ins w:id="334" w:author="Gogarten, Jan" w:date="2020-03-16T16:08:00Z">
        <w:r w:rsidR="003E616A">
          <w:rPr>
            <w:rFonts w:asciiTheme="minorHAnsi" w:eastAsia="Calibri" w:hAnsiTheme="minorHAnsi"/>
            <w:bCs/>
            <w:iCs/>
          </w:rPr>
          <w:t>characterized</w:t>
        </w:r>
        <w:r w:rsidR="003E616A" w:rsidRPr="004C6F03">
          <w:rPr>
            <w:rFonts w:asciiTheme="minorHAnsi" w:eastAsia="Calibri" w:hAnsiTheme="minorHAnsi"/>
            <w:bCs/>
            <w:iCs/>
          </w:rPr>
          <w:t xml:space="preserve"> </w:t>
        </w:r>
      </w:ins>
      <w:r w:rsidRPr="004C6F03">
        <w:rPr>
          <w:rFonts w:asciiTheme="minorHAnsi" w:eastAsia="Calibri" w:hAnsiTheme="minorHAnsi"/>
          <w:bCs/>
          <w:iCs/>
        </w:rPr>
        <w:t xml:space="preserve">by lower overall consistency. This led us to </w:t>
      </w:r>
      <w:commentRangeStart w:id="335"/>
      <w:r w:rsidRPr="004C6F03">
        <w:rPr>
          <w:rFonts w:asciiTheme="minorHAnsi" w:eastAsia="Calibri" w:hAnsiTheme="minorHAnsi"/>
          <w:bCs/>
          <w:iCs/>
        </w:rPr>
        <w:t xml:space="preserve">two </w:t>
      </w:r>
      <w:ins w:id="336" w:author="Jan" w:date="2020-05-28T16:44:00Z">
        <w:r w:rsidRPr="004C6F03">
          <w:rPr>
            <w:rFonts w:asciiTheme="minorHAnsi" w:eastAsia="Calibri" w:hAnsiTheme="minorHAnsi"/>
            <w:bCs/>
            <w:iCs/>
          </w:rPr>
          <w:t>c</w:t>
        </w:r>
        <w:commentRangeEnd w:id="335"/>
        <w:r w:rsidR="003E616A">
          <w:rPr>
            <w:rStyle w:val="CommentReference"/>
          </w:rPr>
          <w:commentReference w:id="335"/>
        </w:r>
        <w:r w:rsidRPr="004C6F03">
          <w:rPr>
            <w:rFonts w:asciiTheme="minorHAnsi" w:eastAsia="Calibri" w:hAnsiTheme="minorHAnsi"/>
            <w:bCs/>
            <w:iCs/>
          </w:rPr>
          <w:t>onclusions</w:t>
        </w:r>
      </w:ins>
      <w:del w:id="337" w:author="Jan" w:date="2020-05-28T16:44:00Z">
        <w:r w:rsidRPr="004C6F03">
          <w:rPr>
            <w:rFonts w:asciiTheme="minorHAnsi" w:eastAsia="Calibri" w:hAnsiTheme="minorHAnsi"/>
            <w:bCs/>
            <w:iCs/>
          </w:rPr>
          <w:delText>conclusions</w:delText>
        </w:r>
      </w:del>
      <w:r w:rsidRPr="004C6F03">
        <w:rPr>
          <w:rFonts w:asciiTheme="minorHAnsi" w:eastAsia="Calibri" w:hAnsiTheme="minorHAnsi"/>
          <w:bCs/>
          <w:iCs/>
        </w:rPr>
        <w:t>: the overall consistency of the full dataset cannot be interpreted by itself, as it is highly dependent on group size and data collection effort. However, it can be used to identify datasets in which there is simply not enough data available to make any statement about the underlying distribution of an interaction type. This is coherent with simulations showing that social network data becomes unreliable if data density per dyad sinks below a certain level (Whitehead, 2008).</w:t>
      </w:r>
    </w:p>
    <w:p w14:paraId="7A3986C7" w14:textId="4F5FA68E"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commentRangeStart w:id="338"/>
      <w:r w:rsidR="00322DB3" w:rsidRPr="00560BD5">
        <w:rPr>
          <w:rFonts w:asciiTheme="minorHAnsi" w:eastAsia="Calibri" w:hAnsiTheme="minorHAnsi"/>
          <w:lang w:val="en-US"/>
          <w:rPrChange w:id="339" w:author="Alexander Mielke" w:date="2020-05-28T16:45:00Z">
            <w:rPr>
              <w:rFonts w:asciiTheme="minorHAnsi" w:eastAsia="Calibri" w:hAnsiTheme="minorHAnsi"/>
            </w:rPr>
          </w:rPrChange>
        </w:rPr>
        <w:drawing>
          <wp:inline distT="0" distB="0" distL="0" distR="0" wp14:anchorId="238569E2" wp14:editId="3A04EE76">
            <wp:extent cx="5486400" cy="73152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lation_ID.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commentRangeEnd w:id="338"/>
      <w:r w:rsidR="00B75DE0">
        <w:rPr>
          <w:rStyle w:val="CommentReference"/>
        </w:rPr>
        <w:commentReference w:id="338"/>
      </w:r>
    </w:p>
    <w:p w14:paraId="0BF47E1A" w14:textId="2F7D8863"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t xml:space="preserve">Figure 1: Results of the data simulation with varying group size and data collection density, while having medium stereotypy of partner preference and no preference changes </w:t>
      </w:r>
      <w:commentRangeStart w:id="340"/>
      <w:r w:rsidRPr="00322DB3">
        <w:rPr>
          <w:rFonts w:asciiTheme="minorHAnsi" w:eastAsia="Calibri" w:hAnsiTheme="minorHAnsi"/>
          <w:bCs/>
          <w:i/>
          <w:sz w:val="18"/>
          <w:szCs w:val="18"/>
        </w:rPr>
        <w:t xml:space="preserve">throughout the </w:t>
      </w:r>
      <w:commentRangeStart w:id="341"/>
      <w:r w:rsidRPr="00322DB3">
        <w:rPr>
          <w:rFonts w:asciiTheme="minorHAnsi" w:eastAsia="Calibri" w:hAnsiTheme="minorHAnsi"/>
          <w:bCs/>
          <w:i/>
          <w:sz w:val="18"/>
          <w:szCs w:val="18"/>
        </w:rPr>
        <w:t>dataset</w:t>
      </w:r>
      <w:commentRangeEnd w:id="341"/>
      <w:ins w:id="342" w:author="Jan" w:date="2020-05-28T16:44:00Z">
        <w:r w:rsidR="003E616A">
          <w:rPr>
            <w:rStyle w:val="CommentReference"/>
          </w:rPr>
          <w:commentReference w:id="341"/>
        </w:r>
        <w:r w:rsidRPr="00322DB3">
          <w:rPr>
            <w:rFonts w:asciiTheme="minorHAnsi" w:eastAsia="Calibri" w:hAnsiTheme="minorHAnsi"/>
            <w:bCs/>
            <w:i/>
            <w:sz w:val="18"/>
            <w:szCs w:val="18"/>
          </w:rPr>
          <w:t>.</w:t>
        </w:r>
      </w:ins>
      <w:ins w:id="343" w:author="Gogarten, Jan" w:date="2020-03-16T16:15:00Z">
        <w:r w:rsidR="003E616A">
          <w:rPr>
            <w:rFonts w:asciiTheme="minorHAnsi" w:eastAsia="Calibri" w:hAnsiTheme="minorHAnsi"/>
            <w:bCs/>
            <w:i/>
            <w:sz w:val="18"/>
            <w:szCs w:val="18"/>
          </w:rPr>
          <w:t xml:space="preserve"> </w:t>
        </w:r>
      </w:ins>
      <w:del w:id="344" w:author="Jan" w:date="2020-05-28T16:44:00Z">
        <w:r w:rsidRPr="00322DB3">
          <w:rPr>
            <w:rFonts w:asciiTheme="minorHAnsi" w:eastAsia="Calibri" w:hAnsiTheme="minorHAnsi"/>
            <w:bCs/>
            <w:i/>
            <w:sz w:val="18"/>
            <w:szCs w:val="18"/>
          </w:rPr>
          <w:delText>.</w:delText>
        </w:r>
      </w:del>
    </w:p>
    <w:commentRangeEnd w:id="340"/>
    <w:p w14:paraId="3D965E06" w14:textId="77777777" w:rsidR="004C6F03" w:rsidRPr="004C6F03" w:rsidRDefault="00F70AF1" w:rsidP="004C6F03">
      <w:pPr>
        <w:spacing w:line="480" w:lineRule="auto"/>
        <w:ind w:leftChars="0" w:firstLineChars="0" w:firstLine="0"/>
        <w:jc w:val="both"/>
        <w:rPr>
          <w:rFonts w:asciiTheme="minorHAnsi" w:eastAsia="Calibri" w:hAnsiTheme="minorHAnsi"/>
          <w:bCs/>
          <w:iCs/>
        </w:rPr>
      </w:pPr>
      <w:r>
        <w:rPr>
          <w:rStyle w:val="CommentReference"/>
        </w:rPr>
        <w:commentReference w:id="340"/>
      </w:r>
    </w:p>
    <w:p w14:paraId="4CA1D6F5" w14:textId="4B36B0B8"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To test how the stereotypy of partner choice influenced the consistency measure, we present the results for the three different conditions (high, medium, low certainty) for datasets containing 15 group members, 100% data density, and no changes in preference throughout the sampling period (Fig. </w:t>
      </w:r>
      <w:commentRangeStart w:id="345"/>
      <w:del w:id="346" w:author="Roman Wittig" w:date="2020-05-23T09:42:00Z">
        <w:r w:rsidRPr="004C6F03" w:rsidDel="00C4616A">
          <w:rPr>
            <w:rFonts w:asciiTheme="minorHAnsi" w:eastAsia="Calibri" w:hAnsiTheme="minorHAnsi"/>
            <w:bCs/>
            <w:iCs/>
          </w:rPr>
          <w:delText>S</w:delText>
        </w:r>
      </w:del>
      <w:r w:rsidRPr="004C6F03">
        <w:rPr>
          <w:rFonts w:asciiTheme="minorHAnsi" w:eastAsia="Calibri" w:hAnsiTheme="minorHAnsi"/>
          <w:bCs/>
          <w:iCs/>
        </w:rPr>
        <w:t>2</w:t>
      </w:r>
      <w:commentRangeEnd w:id="345"/>
      <w:r w:rsidR="00C4616A">
        <w:rPr>
          <w:rStyle w:val="CommentReference"/>
        </w:rPr>
        <w:commentReference w:id="345"/>
      </w:r>
      <w:r w:rsidRPr="004C6F03">
        <w:rPr>
          <w:rFonts w:asciiTheme="minorHAnsi" w:eastAsia="Calibri" w:hAnsiTheme="minorHAnsi"/>
          <w:bCs/>
          <w:iCs/>
        </w:rPr>
        <w:t>). Our results show that the consistency measure differentiates between the conditions, but again not with the overall consistency, but the slope at which this consistency is reached. If partner choice is highly stereotypical, already a small number of interactions was sufficient to predict partner choice in half of the data with that of the other half; with increasing uncertainty, more interactions per dyad are necessary.</w:t>
      </w:r>
    </w:p>
    <w:p w14:paraId="77C0597B" w14:textId="67E3E3CC" w:rsid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p>
    <w:p w14:paraId="2CA6EC17" w14:textId="21A19A03" w:rsidR="00322DB3" w:rsidRPr="004C6F03" w:rsidRDefault="00322DB3" w:rsidP="004C6F03">
      <w:pPr>
        <w:spacing w:line="480" w:lineRule="auto"/>
        <w:ind w:leftChars="0" w:firstLineChars="0" w:firstLine="0"/>
        <w:jc w:val="both"/>
        <w:rPr>
          <w:rFonts w:asciiTheme="minorHAnsi" w:eastAsia="Calibri" w:hAnsiTheme="minorHAnsi"/>
          <w:bCs/>
          <w:iCs/>
        </w:rPr>
      </w:pPr>
      <w:commentRangeStart w:id="347"/>
      <w:r w:rsidRPr="00560BD5">
        <w:rPr>
          <w:rFonts w:asciiTheme="minorHAnsi" w:eastAsia="Calibri" w:hAnsiTheme="minorHAnsi"/>
          <w:lang w:val="en-US"/>
          <w:rPrChange w:id="348" w:author="Alexander Mielke" w:date="2020-05-28T16:45:00Z">
            <w:rPr>
              <w:rFonts w:asciiTheme="minorHAnsi" w:eastAsia="Calibri" w:hAnsiTheme="minorHAnsi"/>
            </w:rPr>
          </w:rPrChange>
        </w:rPr>
        <w:drawing>
          <wp:inline distT="0" distB="0" distL="0" distR="0" wp14:anchorId="4F9E3137" wp14:editId="40E12962">
            <wp:extent cx="5486400" cy="54864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ion_Certainty.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commentRangeEnd w:id="347"/>
      <w:r w:rsidR="00C4616A">
        <w:rPr>
          <w:rStyle w:val="CommentReference"/>
        </w:rPr>
        <w:commentReference w:id="347"/>
      </w:r>
    </w:p>
    <w:p w14:paraId="2935B3C7" w14:textId="74FB05A6"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commentRangeStart w:id="349"/>
      <w:commentRangeStart w:id="350"/>
      <w:r w:rsidRPr="00322DB3">
        <w:rPr>
          <w:rFonts w:asciiTheme="minorHAnsi" w:eastAsia="Calibri" w:hAnsiTheme="minorHAnsi"/>
          <w:bCs/>
          <w:i/>
          <w:sz w:val="18"/>
          <w:szCs w:val="18"/>
        </w:rPr>
        <w:t xml:space="preserve">Figure </w:t>
      </w:r>
      <w:commentRangeEnd w:id="350"/>
      <w:r w:rsidR="0072475E">
        <w:rPr>
          <w:rStyle w:val="CommentReference"/>
        </w:rPr>
        <w:commentReference w:id="350"/>
      </w:r>
      <w:r w:rsidRPr="00322DB3">
        <w:rPr>
          <w:rFonts w:asciiTheme="minorHAnsi" w:eastAsia="Calibri" w:hAnsiTheme="minorHAnsi"/>
          <w:bCs/>
          <w:i/>
          <w:sz w:val="18"/>
          <w:szCs w:val="18"/>
        </w:rPr>
        <w:t xml:space="preserve">2: </w:t>
      </w:r>
      <w:commentRangeEnd w:id="349"/>
      <w:del w:id="351" w:author="cathy" w:date="2020-05-28T16:43:00Z">
        <w:r w:rsidRPr="00322DB3">
          <w:rPr>
            <w:rFonts w:asciiTheme="minorHAnsi" w:eastAsia="Calibri" w:hAnsiTheme="minorHAnsi"/>
            <w:bCs/>
            <w:i/>
            <w:sz w:val="18"/>
            <w:szCs w:val="18"/>
          </w:rPr>
          <w:delText>Results</w:delText>
        </w:r>
      </w:del>
      <w:ins w:id="352" w:author="Alexander Mielke" w:date="2020-05-28T16:45:00Z">
        <w:r w:rsidR="009028BC">
          <w:rPr>
            <w:rStyle w:val="CommentReference"/>
          </w:rPr>
          <w:commentReference w:id="349"/>
        </w:r>
      </w:ins>
      <w:del w:id="353" w:author="cathy" w:date="2020-05-28T11:24:00Z">
        <w:r w:rsidRPr="00322DB3" w:rsidDel="009028BC">
          <w:rPr>
            <w:rFonts w:asciiTheme="minorHAnsi" w:eastAsia="Calibri" w:hAnsiTheme="minorHAnsi"/>
            <w:bCs/>
            <w:i/>
            <w:sz w:val="18"/>
            <w:szCs w:val="18"/>
          </w:rPr>
          <w:delText>R</w:delText>
        </w:r>
      </w:del>
      <w:ins w:id="354" w:author="cathy" w:date="2020-05-28T11:24:00Z">
        <w:r w:rsidR="009028BC">
          <w:rPr>
            <w:rFonts w:asciiTheme="minorHAnsi" w:eastAsia="Calibri" w:hAnsiTheme="minorHAnsi"/>
            <w:bCs/>
            <w:i/>
            <w:sz w:val="18"/>
            <w:szCs w:val="18"/>
          </w:rPr>
          <w:t>D</w:t>
        </w:r>
      </w:ins>
      <w:del w:id="355" w:author="cathy" w:date="2020-05-28T11:24:00Z">
        <w:r w:rsidRPr="00322DB3" w:rsidDel="009028BC">
          <w:rPr>
            <w:rFonts w:asciiTheme="minorHAnsi" w:eastAsia="Calibri" w:hAnsiTheme="minorHAnsi"/>
            <w:bCs/>
            <w:i/>
            <w:sz w:val="18"/>
            <w:szCs w:val="18"/>
          </w:rPr>
          <w:delText>esults of the d</w:delText>
        </w:r>
      </w:del>
      <w:r w:rsidRPr="00322DB3">
        <w:rPr>
          <w:rFonts w:asciiTheme="minorHAnsi" w:eastAsia="Calibri" w:hAnsiTheme="minorHAnsi"/>
          <w:bCs/>
          <w:i/>
          <w:sz w:val="18"/>
          <w:szCs w:val="18"/>
        </w:rPr>
        <w:t>ata simulation</w:t>
      </w:r>
      <w:ins w:id="356" w:author="cathy" w:date="2020-05-28T11:24:00Z">
        <w:r w:rsidR="009028BC">
          <w:rPr>
            <w:rFonts w:asciiTheme="minorHAnsi" w:eastAsia="Calibri" w:hAnsiTheme="minorHAnsi"/>
            <w:bCs/>
            <w:i/>
            <w:sz w:val="18"/>
            <w:szCs w:val="18"/>
          </w:rPr>
          <w:t xml:space="preserve"> </w:t>
        </w:r>
      </w:ins>
      <w:del w:id="357" w:author="cathy" w:date="2020-05-28T11:24:00Z">
        <w:r w:rsidRPr="00322DB3" w:rsidDel="009028BC">
          <w:rPr>
            <w:rFonts w:asciiTheme="minorHAnsi" w:eastAsia="Calibri" w:hAnsiTheme="minorHAnsi"/>
            <w:bCs/>
            <w:i/>
            <w:sz w:val="18"/>
            <w:szCs w:val="18"/>
          </w:rPr>
          <w:delText xml:space="preserve"> with </w:delText>
        </w:r>
      </w:del>
      <w:r w:rsidRPr="00322DB3">
        <w:rPr>
          <w:rFonts w:asciiTheme="minorHAnsi" w:eastAsia="Calibri" w:hAnsiTheme="minorHAnsi"/>
          <w:bCs/>
          <w:i/>
          <w:sz w:val="18"/>
          <w:szCs w:val="18"/>
        </w:rPr>
        <w:t xml:space="preserve">varying stereotypy of dyadic preference, while having consistent group size, data density, and no preference changes throughout the </w:t>
      </w:r>
      <w:commentRangeStart w:id="358"/>
      <w:r w:rsidRPr="00322DB3">
        <w:rPr>
          <w:rFonts w:asciiTheme="minorHAnsi" w:eastAsia="Calibri" w:hAnsiTheme="minorHAnsi"/>
          <w:bCs/>
          <w:i/>
          <w:sz w:val="18"/>
          <w:szCs w:val="18"/>
        </w:rPr>
        <w:t>dataset</w:t>
      </w:r>
      <w:commentRangeEnd w:id="358"/>
      <w:r w:rsidR="00386EB8">
        <w:rPr>
          <w:rStyle w:val="CommentReference"/>
        </w:rPr>
        <w:commentReference w:id="358"/>
      </w:r>
      <w:r w:rsidRPr="00322DB3">
        <w:rPr>
          <w:rFonts w:asciiTheme="minorHAnsi" w:eastAsia="Calibri" w:hAnsiTheme="minorHAnsi"/>
          <w:bCs/>
          <w:i/>
          <w:sz w:val="18"/>
          <w:szCs w:val="18"/>
        </w:rPr>
        <w:t>.</w:t>
      </w:r>
    </w:p>
    <w:p w14:paraId="0C3EA8F2"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5AE4029C" w14:textId="4DD6013D"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Last, we investigated how changes in partner preference over the study period would influence the consistency measure in a dataset with 15 individuals, 100% data density, and </w:t>
      </w:r>
      <w:commentRangeStart w:id="359"/>
      <w:r w:rsidR="00322DB3">
        <w:rPr>
          <w:rFonts w:asciiTheme="minorHAnsi" w:eastAsia="Calibri" w:hAnsiTheme="minorHAnsi"/>
          <w:bCs/>
          <w:iCs/>
        </w:rPr>
        <w:t>high</w:t>
      </w:r>
      <w:r w:rsidRPr="004C6F03">
        <w:rPr>
          <w:rFonts w:asciiTheme="minorHAnsi" w:eastAsia="Calibri" w:hAnsiTheme="minorHAnsi"/>
          <w:bCs/>
          <w:iCs/>
        </w:rPr>
        <w:t xml:space="preserve"> </w:t>
      </w:r>
      <w:commentRangeStart w:id="360"/>
      <w:r w:rsidRPr="004C6F03">
        <w:rPr>
          <w:rFonts w:asciiTheme="minorHAnsi" w:eastAsia="Calibri" w:hAnsiTheme="minorHAnsi"/>
          <w:bCs/>
          <w:iCs/>
        </w:rPr>
        <w:t>stereotypy</w:t>
      </w:r>
      <w:commentRangeEnd w:id="359"/>
      <w:r w:rsidR="00C4616A">
        <w:rPr>
          <w:rStyle w:val="CommentReference"/>
        </w:rPr>
        <w:commentReference w:id="359"/>
      </w:r>
      <w:r w:rsidRPr="004C6F03">
        <w:rPr>
          <w:rFonts w:asciiTheme="minorHAnsi" w:eastAsia="Calibri" w:hAnsiTheme="minorHAnsi"/>
          <w:bCs/>
          <w:iCs/>
        </w:rPr>
        <w:t xml:space="preserve"> of partner choice. </w:t>
      </w:r>
      <w:commentRangeEnd w:id="360"/>
      <w:r w:rsidR="00B22CAB">
        <w:rPr>
          <w:rStyle w:val="CommentReference"/>
        </w:rPr>
        <w:commentReference w:id="360"/>
      </w:r>
      <w:r w:rsidRPr="004C6F03">
        <w:rPr>
          <w:rFonts w:asciiTheme="minorHAnsi" w:eastAsia="Calibri" w:hAnsiTheme="minorHAnsi"/>
          <w:bCs/>
          <w:iCs/>
        </w:rPr>
        <w:t xml:space="preserve">Here, we compare </w:t>
      </w:r>
      <w:r w:rsidR="00322DB3">
        <w:rPr>
          <w:rFonts w:asciiTheme="minorHAnsi" w:eastAsia="Calibri" w:hAnsiTheme="minorHAnsi"/>
          <w:bCs/>
          <w:iCs/>
        </w:rPr>
        <w:t>three</w:t>
      </w:r>
      <w:r w:rsidRPr="004C6F03">
        <w:rPr>
          <w:rFonts w:asciiTheme="minorHAnsi" w:eastAsia="Calibri" w:hAnsiTheme="minorHAnsi"/>
          <w:bCs/>
          <w:iCs/>
        </w:rPr>
        <w:t xml:space="preserve"> conditions: one where no changes took place, </w:t>
      </w:r>
      <w:commentRangeStart w:id="361"/>
      <w:r w:rsidRPr="004C6F03">
        <w:rPr>
          <w:rFonts w:asciiTheme="minorHAnsi" w:eastAsia="Calibri" w:hAnsiTheme="minorHAnsi"/>
          <w:bCs/>
          <w:iCs/>
        </w:rPr>
        <w:t>one where the partner preference was reversed halfway through the study</w:t>
      </w:r>
      <w:commentRangeEnd w:id="361"/>
      <w:r w:rsidR="003E33CC">
        <w:rPr>
          <w:rStyle w:val="CommentReference"/>
        </w:rPr>
        <w:commentReference w:id="361"/>
      </w:r>
      <w:r w:rsidRPr="004C6F03">
        <w:rPr>
          <w:rFonts w:asciiTheme="minorHAnsi" w:eastAsia="Calibri" w:hAnsiTheme="minorHAnsi"/>
          <w:bCs/>
          <w:iCs/>
        </w:rPr>
        <w:t xml:space="preserve">, </w:t>
      </w:r>
      <w:r w:rsidR="00322DB3">
        <w:rPr>
          <w:rFonts w:asciiTheme="minorHAnsi" w:eastAsia="Calibri" w:hAnsiTheme="minorHAnsi"/>
          <w:bCs/>
          <w:iCs/>
        </w:rPr>
        <w:t>a</w:t>
      </w:r>
      <w:r w:rsidRPr="004C6F03">
        <w:rPr>
          <w:rFonts w:asciiTheme="minorHAnsi" w:eastAsia="Calibri" w:hAnsiTheme="minorHAnsi"/>
          <w:bCs/>
          <w:iCs/>
        </w:rPr>
        <w:t>nd one where partner choice was randomised. Again, we found differences in the slope with which the consistency increased with increasing data density</w:t>
      </w:r>
      <w:del w:id="362" w:author="cathy" w:date="2020-05-28T16:43:00Z">
        <w:r w:rsidRPr="004C6F03">
          <w:rPr>
            <w:rFonts w:asciiTheme="minorHAnsi" w:eastAsia="Calibri" w:hAnsiTheme="minorHAnsi"/>
            <w:bCs/>
            <w:iCs/>
          </w:rPr>
          <w:delText>.</w:delText>
        </w:r>
      </w:del>
      <w:ins w:id="363" w:author="Roman Wittig" w:date="2020-05-23T09:46:00Z">
        <w:r w:rsidR="00C4616A">
          <w:rPr>
            <w:rFonts w:asciiTheme="minorHAnsi" w:eastAsia="Calibri" w:hAnsiTheme="minorHAnsi"/>
            <w:bCs/>
            <w:iCs/>
          </w:rPr>
          <w:t xml:space="preserve"> (fig. 3)</w:t>
        </w:r>
      </w:ins>
      <w:ins w:id="364" w:author="cathy" w:date="2020-05-28T16:43:00Z">
        <w:r w:rsidRPr="004C6F03">
          <w:rPr>
            <w:rFonts w:asciiTheme="minorHAnsi" w:eastAsia="Calibri" w:hAnsiTheme="minorHAnsi"/>
            <w:bCs/>
            <w:iCs/>
          </w:rPr>
          <w:t>.</w:t>
        </w:r>
      </w:ins>
      <w:ins w:id="365" w:author="Alexander Mielke" w:date="2020-05-28T16:44:00Z">
        <w:r w:rsidRPr="004C6F03">
          <w:rPr>
            <w:rFonts w:asciiTheme="minorHAnsi" w:eastAsia="Calibri" w:hAnsiTheme="minorHAnsi"/>
            <w:bCs/>
            <w:iCs/>
          </w:rPr>
          <w:t xml:space="preserve"> </w:t>
        </w:r>
      </w:ins>
      <w:r w:rsidRPr="004C6F03">
        <w:rPr>
          <w:rFonts w:asciiTheme="minorHAnsi" w:eastAsia="Calibri" w:hAnsiTheme="minorHAnsi"/>
          <w:bCs/>
          <w:iCs/>
        </w:rPr>
        <w:t>Additionally, the different conditions could be differentiated by the spread of consistency values: when partner choice was consistent, selecting subsets of the same size at different points of the sampling period resulted in very similar consistency values. If partner choice changed throughout the sampling period, the predictive value of different subsets differed. As seen before, random partner choice could be identified because the consistency of the full dataset never increased above a certain threshold.</w:t>
      </w:r>
    </w:p>
    <w:p w14:paraId="78450B70" w14:textId="550A4831"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commentRangeStart w:id="366"/>
      <w:r w:rsidR="00322DB3" w:rsidRPr="00560BD5">
        <w:rPr>
          <w:rFonts w:asciiTheme="minorHAnsi" w:eastAsia="Calibri" w:hAnsiTheme="minorHAnsi"/>
          <w:lang w:val="en-US"/>
          <w:rPrChange w:id="367" w:author="Alexander Mielke" w:date="2020-05-28T16:45:00Z">
            <w:rPr>
              <w:rFonts w:asciiTheme="minorHAnsi" w:eastAsia="Calibri" w:hAnsiTheme="minorHAnsi"/>
            </w:rPr>
          </w:rPrChange>
        </w:rPr>
        <w:drawing>
          <wp:inline distT="0" distB="0" distL="0" distR="0" wp14:anchorId="06806C9A" wp14:editId="7278910C">
            <wp:extent cx="6515100" cy="54864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ion_Condition.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15100" cy="5486400"/>
                    </a:xfrm>
                    <a:prstGeom prst="rect">
                      <a:avLst/>
                    </a:prstGeom>
                  </pic:spPr>
                </pic:pic>
              </a:graphicData>
            </a:graphic>
          </wp:inline>
        </w:drawing>
      </w:r>
      <w:commentRangeEnd w:id="366"/>
      <w:r w:rsidR="003E33CC">
        <w:rPr>
          <w:rStyle w:val="CommentReference"/>
        </w:rPr>
        <w:commentReference w:id="366"/>
      </w:r>
    </w:p>
    <w:p w14:paraId="0BD4AFB1" w14:textId="7FA033B3"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t xml:space="preserve">Figure </w:t>
      </w:r>
      <w:del w:id="368" w:author="Roman Wittig" w:date="2020-05-23T09:50:00Z">
        <w:r w:rsidRPr="00322DB3" w:rsidDel="00C4616A">
          <w:rPr>
            <w:rFonts w:asciiTheme="minorHAnsi" w:eastAsia="Calibri" w:hAnsiTheme="minorHAnsi"/>
            <w:bCs/>
            <w:i/>
            <w:sz w:val="18"/>
            <w:szCs w:val="18"/>
          </w:rPr>
          <w:delText>S</w:delText>
        </w:r>
      </w:del>
      <w:r w:rsidRPr="00322DB3">
        <w:rPr>
          <w:rFonts w:asciiTheme="minorHAnsi" w:eastAsia="Calibri" w:hAnsiTheme="minorHAnsi"/>
          <w:bCs/>
          <w:i/>
          <w:sz w:val="18"/>
          <w:szCs w:val="18"/>
        </w:rPr>
        <w:t xml:space="preserve">3: </w:t>
      </w:r>
      <w:ins w:id="369" w:author="cathy" w:date="2020-05-28T11:25:00Z">
        <w:r w:rsidR="005B316C">
          <w:rPr>
            <w:rFonts w:asciiTheme="minorHAnsi" w:eastAsia="Calibri" w:hAnsiTheme="minorHAnsi"/>
            <w:bCs/>
            <w:i/>
            <w:sz w:val="18"/>
            <w:szCs w:val="18"/>
          </w:rPr>
          <w:t>D</w:t>
        </w:r>
      </w:ins>
      <w:del w:id="370" w:author="cathy" w:date="2020-05-28T11:25:00Z">
        <w:r w:rsidRPr="00322DB3" w:rsidDel="005B316C">
          <w:rPr>
            <w:rFonts w:asciiTheme="minorHAnsi" w:eastAsia="Calibri" w:hAnsiTheme="minorHAnsi"/>
            <w:bCs/>
            <w:i/>
            <w:sz w:val="18"/>
            <w:szCs w:val="18"/>
          </w:rPr>
          <w:delText>Results of the d</w:delText>
        </w:r>
      </w:del>
      <w:r w:rsidRPr="00322DB3">
        <w:rPr>
          <w:rFonts w:asciiTheme="minorHAnsi" w:eastAsia="Calibri" w:hAnsiTheme="minorHAnsi"/>
          <w:bCs/>
          <w:i/>
          <w:sz w:val="18"/>
          <w:szCs w:val="18"/>
        </w:rPr>
        <w:t xml:space="preserve">ata simulation </w:t>
      </w:r>
      <w:del w:id="371" w:author="cathy" w:date="2020-05-28T11:25:00Z">
        <w:r w:rsidRPr="00322DB3" w:rsidDel="005B316C">
          <w:rPr>
            <w:rFonts w:asciiTheme="minorHAnsi" w:eastAsia="Calibri" w:hAnsiTheme="minorHAnsi"/>
            <w:bCs/>
            <w:i/>
            <w:sz w:val="18"/>
            <w:szCs w:val="18"/>
          </w:rPr>
          <w:delText xml:space="preserve">with </w:delText>
        </w:r>
      </w:del>
      <w:del w:id="372" w:author="cathy" w:date="2020-05-28T16:43:00Z">
        <w:r w:rsidRPr="00322DB3">
          <w:rPr>
            <w:rFonts w:asciiTheme="minorHAnsi" w:eastAsia="Calibri" w:hAnsiTheme="minorHAnsi"/>
            <w:bCs/>
            <w:i/>
            <w:sz w:val="18"/>
            <w:szCs w:val="18"/>
          </w:rPr>
          <w:delText>preference</w:delText>
        </w:r>
      </w:del>
      <w:ins w:id="373" w:author="cathy" w:date="2020-05-28T16:43:00Z">
        <w:r w:rsidRPr="00322DB3">
          <w:rPr>
            <w:rFonts w:asciiTheme="minorHAnsi" w:eastAsia="Calibri" w:hAnsiTheme="minorHAnsi"/>
            <w:bCs/>
            <w:i/>
            <w:sz w:val="18"/>
            <w:szCs w:val="18"/>
          </w:rPr>
          <w:t>preferenc</w:t>
        </w:r>
      </w:ins>
      <w:ins w:id="374" w:author="cathy" w:date="2020-05-28T11:25:00Z">
        <w:r w:rsidR="005B316C">
          <w:rPr>
            <w:rFonts w:asciiTheme="minorHAnsi" w:eastAsia="Calibri" w:hAnsiTheme="minorHAnsi"/>
            <w:bCs/>
            <w:i/>
            <w:sz w:val="18"/>
            <w:szCs w:val="18"/>
          </w:rPr>
          <w:t>ing</w:t>
        </w:r>
      </w:ins>
      <w:del w:id="375" w:author="cathy" w:date="2020-05-28T11:25:00Z">
        <w:r w:rsidRPr="00322DB3" w:rsidDel="005B316C">
          <w:rPr>
            <w:rFonts w:asciiTheme="minorHAnsi" w:eastAsia="Calibri" w:hAnsiTheme="minorHAnsi"/>
            <w:bCs/>
            <w:i/>
            <w:sz w:val="18"/>
            <w:szCs w:val="18"/>
          </w:rPr>
          <w:delText>e</w:delText>
        </w:r>
      </w:del>
      <w:r w:rsidRPr="00322DB3">
        <w:rPr>
          <w:rFonts w:asciiTheme="minorHAnsi" w:eastAsia="Calibri" w:hAnsiTheme="minorHAnsi"/>
          <w:bCs/>
          <w:i/>
          <w:sz w:val="18"/>
          <w:szCs w:val="18"/>
        </w:rPr>
        <w:t xml:space="preserve"> changes throughout the dataset while having consistent group size, data density, and stereotypy of dyadic preference. “Consistent Choice” indicates no changes in preferences throughout, </w:t>
      </w:r>
      <w:commentRangeStart w:id="376"/>
      <w:r w:rsidRPr="00322DB3">
        <w:rPr>
          <w:rFonts w:asciiTheme="minorHAnsi" w:eastAsia="Calibri" w:hAnsiTheme="minorHAnsi"/>
          <w:bCs/>
          <w:i/>
          <w:sz w:val="18"/>
          <w:szCs w:val="18"/>
        </w:rPr>
        <w:t>“</w:t>
      </w:r>
      <w:r w:rsidR="00322DB3">
        <w:rPr>
          <w:rFonts w:asciiTheme="minorHAnsi" w:eastAsia="Calibri" w:hAnsiTheme="minorHAnsi"/>
          <w:bCs/>
          <w:i/>
          <w:sz w:val="18"/>
          <w:szCs w:val="18"/>
        </w:rPr>
        <w:t>Inverted</w:t>
      </w:r>
      <w:r w:rsidRPr="00322DB3">
        <w:rPr>
          <w:rFonts w:asciiTheme="minorHAnsi" w:eastAsia="Calibri" w:hAnsiTheme="minorHAnsi"/>
          <w:bCs/>
          <w:i/>
          <w:sz w:val="18"/>
          <w:szCs w:val="18"/>
        </w:rPr>
        <w:t xml:space="preserve"> Choice” indicates one reversal of dyadic preference</w:t>
      </w:r>
      <w:commentRangeEnd w:id="376"/>
      <w:r w:rsidR="00B22CAB">
        <w:rPr>
          <w:rStyle w:val="CommentReference"/>
        </w:rPr>
        <w:commentReference w:id="376"/>
      </w:r>
      <w:r w:rsidRPr="00322DB3">
        <w:rPr>
          <w:rFonts w:asciiTheme="minorHAnsi" w:eastAsia="Calibri" w:hAnsiTheme="minorHAnsi"/>
          <w:bCs/>
          <w:i/>
          <w:sz w:val="18"/>
          <w:szCs w:val="18"/>
        </w:rPr>
        <w:t>, while random choice indicates that all partners were chosen with the same likelihood.</w:t>
      </w:r>
    </w:p>
    <w:p w14:paraId="7964D145"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2BBD3835" w14:textId="77777777" w:rsidR="004C6F03" w:rsidRPr="004C6F03" w:rsidRDefault="004C6F03" w:rsidP="004C6F03">
      <w:pPr>
        <w:spacing w:line="480" w:lineRule="auto"/>
        <w:ind w:leftChars="0" w:firstLineChars="0" w:firstLine="0"/>
        <w:jc w:val="both"/>
        <w:rPr>
          <w:rFonts w:asciiTheme="minorHAnsi" w:eastAsia="Calibri" w:hAnsiTheme="minorHAnsi"/>
          <w:bCs/>
          <w:iCs/>
        </w:rPr>
      </w:pPr>
      <w:commentRangeStart w:id="377"/>
      <w:r w:rsidRPr="004C6F03">
        <w:rPr>
          <w:rFonts w:asciiTheme="minorHAnsi" w:eastAsia="Calibri" w:hAnsiTheme="minorHAnsi"/>
          <w:bCs/>
          <w:iCs/>
        </w:rPr>
        <w:t xml:space="preserve">Based on these observations, the consistency measure can be used to compare the predictability of interactions between groups of different sizes and </w:t>
      </w:r>
      <w:ins w:id="378" w:author="Liran Samuni" w:date="2020-03-16T19:27:00Z">
        <w:r w:rsidR="00742043">
          <w:rPr>
            <w:rFonts w:asciiTheme="minorHAnsi" w:eastAsia="Calibri" w:hAnsiTheme="minorHAnsi"/>
            <w:bCs/>
            <w:iCs/>
          </w:rPr>
          <w:t xml:space="preserve">between </w:t>
        </w:r>
      </w:ins>
      <w:r w:rsidRPr="004C6F03">
        <w:rPr>
          <w:rFonts w:asciiTheme="minorHAnsi" w:eastAsia="Calibri" w:hAnsiTheme="minorHAnsi"/>
          <w:bCs/>
          <w:iCs/>
        </w:rPr>
        <w:t xml:space="preserve">different interaction types within the same community. We suggest using it the following way: the overall consistency, using the entire dataset, was heavily </w:t>
      </w:r>
      <w:ins w:id="379" w:author="anna" w:date="2020-05-28T16:45:00Z">
        <w:r w:rsidRPr="004C6F03">
          <w:rPr>
            <w:rFonts w:asciiTheme="minorHAnsi" w:eastAsia="Calibri" w:hAnsiTheme="minorHAnsi"/>
            <w:bCs/>
            <w:iCs/>
          </w:rPr>
          <w:t>influence</w:t>
        </w:r>
      </w:ins>
      <w:ins w:id="380" w:author="anna" w:date="2020-05-17T11:58:00Z">
        <w:r w:rsidR="008233F7">
          <w:rPr>
            <w:rFonts w:asciiTheme="minorHAnsi" w:eastAsia="Calibri" w:hAnsiTheme="minorHAnsi"/>
            <w:bCs/>
            <w:iCs/>
          </w:rPr>
          <w:t>d</w:t>
        </w:r>
      </w:ins>
      <w:del w:id="381" w:author="anna" w:date="2020-05-28T16:45:00Z">
        <w:r w:rsidRPr="004C6F03">
          <w:rPr>
            <w:rFonts w:asciiTheme="minorHAnsi" w:eastAsia="Calibri" w:hAnsiTheme="minorHAnsi"/>
            <w:bCs/>
            <w:iCs/>
          </w:rPr>
          <w:delText>influence</w:delText>
        </w:r>
      </w:del>
      <w:r w:rsidRPr="004C6F03">
        <w:rPr>
          <w:rFonts w:asciiTheme="minorHAnsi" w:eastAsia="Calibri" w:hAnsiTheme="minorHAnsi"/>
          <w:bCs/>
          <w:iCs/>
        </w:rPr>
        <w:t xml:space="preserve"> by the amount of interactions available per dyad, and thus does not make a good measure. However, it offers a good shorthand for researchers to decide whether to include an interaction type in their analyses at all, for example for social network analysis. In our simulations, even if the underlying distribution of interactions was highly stereotyped and consistent, the consistency measure remained low if data density was low, indicating that one half of the dataset was not a good predictor of the other half. Thus, if the Spearman rank correlation </w:t>
      </w:r>
      <w:commentRangeStart w:id="382"/>
      <w:r w:rsidRPr="004C6F03">
        <w:rPr>
          <w:rFonts w:asciiTheme="minorHAnsi" w:eastAsia="Calibri" w:hAnsiTheme="minorHAnsi"/>
          <w:bCs/>
          <w:iCs/>
        </w:rPr>
        <w:t>between halves of the same dataset does not reach 0.5</w:t>
      </w:r>
      <w:commentRangeEnd w:id="382"/>
      <w:r w:rsidR="002C36C0">
        <w:rPr>
          <w:rStyle w:val="CommentReference"/>
        </w:rPr>
        <w:commentReference w:id="382"/>
      </w:r>
      <w:r w:rsidRPr="004C6F03">
        <w:rPr>
          <w:rFonts w:asciiTheme="minorHAnsi" w:eastAsia="Calibri" w:hAnsiTheme="minorHAnsi"/>
          <w:bCs/>
          <w:iCs/>
        </w:rPr>
        <w:t xml:space="preserve">, it is likely that not enough data has been collected to make statements about the underlying distribution of an interaction type in a population, unless that distribution is random. </w:t>
      </w:r>
      <w:commentRangeStart w:id="383"/>
      <w:commentRangeStart w:id="384"/>
      <w:r w:rsidRPr="004C6F03">
        <w:rPr>
          <w:rFonts w:asciiTheme="minorHAnsi" w:eastAsia="Calibri" w:hAnsiTheme="minorHAnsi"/>
          <w:bCs/>
          <w:iCs/>
        </w:rPr>
        <w:t>We therefore propose to remove interaction</w:t>
      </w:r>
      <w:commentRangeEnd w:id="383"/>
      <w:r w:rsidR="00742043">
        <w:rPr>
          <w:rStyle w:val="CommentReference"/>
        </w:rPr>
        <w:commentReference w:id="383"/>
      </w:r>
      <w:r w:rsidRPr="004C6F03">
        <w:rPr>
          <w:rFonts w:asciiTheme="minorHAnsi" w:eastAsia="Calibri" w:hAnsiTheme="minorHAnsi"/>
          <w:bCs/>
          <w:iCs/>
        </w:rPr>
        <w:t xml:space="preserve"> types with an overall consistency below r=0.5, as their interpretation is unclear. </w:t>
      </w:r>
      <w:commentRangeEnd w:id="384"/>
      <w:r w:rsidR="002C36C0">
        <w:rPr>
          <w:rStyle w:val="CommentReference"/>
        </w:rPr>
        <w:commentReference w:id="384"/>
      </w:r>
    </w:p>
    <w:p w14:paraId="152211B6" w14:textId="54DCA15C" w:rsidR="004C6F03" w:rsidRPr="004C6F03" w:rsidRDefault="004C6F03" w:rsidP="004C6F03">
      <w:pPr>
        <w:spacing w:line="480" w:lineRule="auto"/>
        <w:ind w:leftChars="0" w:left="0" w:firstLineChars="0" w:firstLine="0"/>
        <w:jc w:val="both"/>
        <w:rPr>
          <w:rFonts w:asciiTheme="minorHAnsi" w:eastAsia="Calibri" w:hAnsiTheme="minorHAnsi"/>
          <w:bCs/>
          <w:iCs/>
        </w:rPr>
      </w:pPr>
      <w:r w:rsidRPr="004C6F03">
        <w:rPr>
          <w:rFonts w:asciiTheme="minorHAnsi" w:eastAsia="Calibri" w:hAnsiTheme="minorHAnsi"/>
          <w:bCs/>
          <w:iCs/>
        </w:rPr>
        <w:t>For all other interactions, we propose the following standardised consistency measure: To make the interpretation of consistency comparable across communities of different sizes</w:t>
      </w:r>
      <w:ins w:id="385" w:author="Liran Samuni" w:date="2020-03-16T19:31:00Z">
        <w:r w:rsidR="00F05569">
          <w:rPr>
            <w:rFonts w:asciiTheme="minorHAnsi" w:eastAsia="Calibri" w:hAnsiTheme="minorHAnsi"/>
            <w:bCs/>
            <w:iCs/>
          </w:rPr>
          <w:t xml:space="preserve"> and sampling effort?</w:t>
        </w:r>
      </w:ins>
      <w:ins w:id="386" w:author="Liran Samuni" w:date="2020-05-28T16:43:00Z">
        <w:r w:rsidRPr="004C6F03">
          <w:rPr>
            <w:rFonts w:asciiTheme="minorHAnsi" w:eastAsia="Calibri" w:hAnsiTheme="minorHAnsi"/>
            <w:bCs/>
            <w:iCs/>
          </w:rPr>
          <w:t>,</w:t>
        </w:r>
      </w:ins>
      <w:del w:id="387" w:author="Liran Samuni" w:date="2020-05-28T16:43:00Z">
        <w:r w:rsidRPr="004C6F03">
          <w:rPr>
            <w:rFonts w:asciiTheme="minorHAnsi" w:eastAsia="Calibri" w:hAnsiTheme="minorHAnsi"/>
            <w:bCs/>
            <w:iCs/>
          </w:rPr>
          <w:delText>,</w:delText>
        </w:r>
      </w:del>
      <w:r w:rsidRPr="004C6F03">
        <w:rPr>
          <w:rFonts w:asciiTheme="minorHAnsi" w:eastAsia="Calibri" w:hAnsiTheme="minorHAnsi"/>
          <w:bCs/>
          <w:iCs/>
        </w:rPr>
        <w:t xml:space="preserve"> we suggest the average number of interactions per dyad necessary to reach a </w:t>
      </w:r>
      <w:commentRangeStart w:id="388"/>
      <w:r w:rsidRPr="004C6F03">
        <w:rPr>
          <w:rFonts w:asciiTheme="minorHAnsi" w:eastAsia="Calibri" w:hAnsiTheme="minorHAnsi"/>
          <w:bCs/>
          <w:iCs/>
        </w:rPr>
        <w:t xml:space="preserve">median consistency of r=0.5 </w:t>
      </w:r>
      <w:commentRangeEnd w:id="388"/>
      <w:r w:rsidR="00793430">
        <w:rPr>
          <w:rStyle w:val="CommentReference"/>
        </w:rPr>
        <w:commentReference w:id="388"/>
      </w:r>
      <w:r w:rsidRPr="004C6F03">
        <w:rPr>
          <w:rFonts w:asciiTheme="minorHAnsi" w:eastAsia="Calibri" w:hAnsiTheme="minorHAnsi"/>
          <w:bCs/>
          <w:iCs/>
        </w:rPr>
        <w:t xml:space="preserve">as a good measure. This accounts for the fact that the slope at which consistency rises when cutting the dataset in ever smaller subsets, rather than the overall consistency, can detect both differences in stereotypy of partner choice and changes in dyadic preference. The resulting value is directly interpretable – for example, in the “high certainty” condition, individuals need to observe around one interaction per dyad on average to be able to somewhat predict future interactions, whereas individuals in the “low certainty” condition need </w:t>
      </w:r>
      <w:r w:rsidR="00CB7000">
        <w:rPr>
          <w:rFonts w:asciiTheme="minorHAnsi" w:eastAsia="Calibri" w:hAnsiTheme="minorHAnsi"/>
          <w:bCs/>
          <w:iCs/>
        </w:rPr>
        <w:t>ten or more</w:t>
      </w:r>
      <w:r w:rsidRPr="004C6F03">
        <w:rPr>
          <w:rFonts w:asciiTheme="minorHAnsi" w:eastAsia="Calibri" w:hAnsiTheme="minorHAnsi"/>
          <w:bCs/>
          <w:iCs/>
        </w:rPr>
        <w:t xml:space="preserve"> interaction</w:t>
      </w:r>
      <w:r w:rsidR="00CB7000">
        <w:rPr>
          <w:rFonts w:asciiTheme="minorHAnsi" w:eastAsia="Calibri" w:hAnsiTheme="minorHAnsi"/>
          <w:bCs/>
          <w:iCs/>
        </w:rPr>
        <w:t>s</w:t>
      </w:r>
      <w:r w:rsidRPr="004C6F03">
        <w:rPr>
          <w:rFonts w:asciiTheme="minorHAnsi" w:eastAsia="Calibri" w:hAnsiTheme="minorHAnsi"/>
          <w:bCs/>
          <w:iCs/>
        </w:rPr>
        <w:t xml:space="preserve"> per dyad to discern a pattern. Valuable information also arises from the spread of values of the repeated comparisons between halves of the dataset: if dyadic preference remained stable throughout, it does not matter much what subset of the data is selected, the consistency is relatively stable for subsets of the same size. However, if dyadic preference was not stable and changed throughout, the correlation between halves varies even for datasets of the same size.</w:t>
      </w:r>
      <w:commentRangeEnd w:id="377"/>
      <w:r w:rsidR="003E33CC">
        <w:rPr>
          <w:rStyle w:val="CommentReference"/>
        </w:rPr>
        <w:commentReference w:id="377"/>
      </w:r>
    </w:p>
    <w:p w14:paraId="570E3F65" w14:textId="77777777" w:rsidR="001C22EB" w:rsidRDefault="001C22EB">
      <w:pPr>
        <w:spacing w:line="480" w:lineRule="auto"/>
        <w:ind w:leftChars="0" w:left="0" w:firstLineChars="0" w:firstLine="0"/>
        <w:jc w:val="both"/>
        <w:rPr>
          <w:rFonts w:asciiTheme="minorHAnsi" w:eastAsia="Calibri" w:hAnsiTheme="minorHAnsi"/>
          <w:b/>
          <w:i/>
        </w:rPr>
      </w:pPr>
    </w:p>
    <w:p w14:paraId="58A2DC15" w14:textId="77777777" w:rsidR="00CC4A8D" w:rsidRDefault="001C22EB">
      <w:pPr>
        <w:spacing w:line="480" w:lineRule="auto"/>
        <w:ind w:leftChars="0" w:left="0" w:firstLineChars="0" w:firstLine="0"/>
        <w:jc w:val="both"/>
        <w:rPr>
          <w:rFonts w:asciiTheme="minorHAnsi" w:eastAsia="Calibri" w:hAnsiTheme="minorHAnsi"/>
          <w:b/>
          <w:i/>
        </w:rPr>
      </w:pPr>
      <w:r>
        <w:rPr>
          <w:rFonts w:asciiTheme="minorHAnsi" w:eastAsia="Calibri" w:hAnsiTheme="minorHAnsi"/>
          <w:b/>
          <w:i/>
        </w:rPr>
        <w:t>Field Data</w:t>
      </w:r>
    </w:p>
    <w:p w14:paraId="7AE1FC06" w14:textId="77777777" w:rsidR="00192031" w:rsidRDefault="00B244F2">
      <w:pPr>
        <w:spacing w:line="480" w:lineRule="auto"/>
        <w:ind w:leftChars="0" w:left="0" w:firstLineChars="0" w:firstLine="0"/>
        <w:jc w:val="both"/>
        <w:rPr>
          <w:rFonts w:asciiTheme="minorHAnsi" w:hAnsiTheme="minorHAnsi"/>
        </w:rPr>
      </w:pPr>
      <w:r>
        <w:rPr>
          <w:rFonts w:asciiTheme="minorHAnsi" w:hAnsiTheme="minorHAnsi"/>
        </w:rPr>
        <w:t xml:space="preserve">Our measure of consistency, repeatedly selecting half of focal observation days and correlating the interaction rates with those of the other half, proved useful in identifying interaction types with insufficient information available. In all three communities, contact aggressions and food sharing stood out as having the lowest number of interactions (around or below 1 average interaction per dyad). Both also stood out as for all communities, consistency values were below r=0.5 (Tab. 1). </w:t>
      </w:r>
      <w:commentRangeStart w:id="389"/>
      <w:r>
        <w:rPr>
          <w:rFonts w:asciiTheme="minorHAnsi" w:hAnsiTheme="minorHAnsi"/>
        </w:rPr>
        <w:t xml:space="preserve">In our simulations, </w:t>
      </w:r>
      <w:commentRangeStart w:id="390"/>
      <w:r>
        <w:rPr>
          <w:rFonts w:asciiTheme="minorHAnsi" w:hAnsiTheme="minorHAnsi"/>
        </w:rPr>
        <w:t>such low values only occurred when insufficient data was available to successfully approximate the underlying distributions of interactions, even in cases where the underlying distribution was highly consistent</w:t>
      </w:r>
      <w:commentRangeEnd w:id="390"/>
      <w:ins w:id="391" w:author="Alexander Mielke" w:date="2020-05-28T16:44:00Z">
        <w:r>
          <w:rPr>
            <w:rFonts w:asciiTheme="minorHAnsi" w:hAnsiTheme="minorHAnsi"/>
          </w:rPr>
          <w:t>.</w:t>
        </w:r>
      </w:ins>
      <w:commentRangeEnd w:id="389"/>
      <w:ins w:id="392" w:author="Alexander Mielke" w:date="2020-05-28T16:45:00Z">
        <w:r w:rsidR="00793430">
          <w:rPr>
            <w:rStyle w:val="CommentReference"/>
          </w:rPr>
          <w:commentReference w:id="390"/>
        </w:r>
        <w:r w:rsidR="002A0AB7">
          <w:rPr>
            <w:rStyle w:val="CommentReference"/>
          </w:rPr>
          <w:commentReference w:id="389"/>
        </w:r>
      </w:ins>
      <w:ins w:id="393" w:author="Jan" w:date="2020-05-28T16:44:00Z">
        <w:r>
          <w:rPr>
            <w:rFonts w:asciiTheme="minorHAnsi" w:hAnsiTheme="minorHAnsi"/>
          </w:rPr>
          <w:t>.</w:t>
        </w:r>
      </w:ins>
      <w:r>
        <w:rPr>
          <w:rFonts w:asciiTheme="minorHAnsi" w:hAnsiTheme="minorHAnsi"/>
        </w:rPr>
        <w:t xml:space="preserve"> For all other interaction types, consistency values were above r=0.5 in all communities. </w:t>
      </w:r>
    </w:p>
    <w:p w14:paraId="4A8E6FAF" w14:textId="6E9B4DB0" w:rsidR="00192031" w:rsidRPr="00192031" w:rsidRDefault="00192031"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commentRangeStart w:id="394"/>
      <w:r w:rsidRPr="00192031">
        <w:rPr>
          <w:rFonts w:asciiTheme="minorHAnsi" w:hAnsiTheme="minorHAnsi" w:cstheme="minorHAnsi"/>
          <w:i/>
          <w:iCs/>
          <w:sz w:val="18"/>
          <w:szCs w:val="18"/>
        </w:rPr>
        <w:t xml:space="preserve">Table </w:t>
      </w:r>
      <w:r w:rsidRPr="00192031">
        <w:rPr>
          <w:rFonts w:asciiTheme="minorHAnsi" w:hAnsiTheme="minorHAnsi" w:cstheme="minorHAnsi"/>
          <w:i/>
          <w:iCs/>
          <w:sz w:val="18"/>
          <w:szCs w:val="18"/>
        </w:rPr>
        <w:fldChar w:fldCharType="begin"/>
      </w:r>
      <w:r w:rsidRPr="00192031">
        <w:rPr>
          <w:rFonts w:asciiTheme="minorHAnsi" w:hAnsiTheme="minorHAnsi" w:cstheme="minorHAnsi"/>
          <w:i/>
          <w:iCs/>
          <w:sz w:val="18"/>
          <w:szCs w:val="18"/>
        </w:rPr>
        <w:instrText xml:space="preserve"> SEQ Table \* ARABIC </w:instrText>
      </w:r>
      <w:r w:rsidRPr="00192031">
        <w:rPr>
          <w:rFonts w:asciiTheme="minorHAnsi" w:hAnsiTheme="minorHAnsi" w:cstheme="minorHAnsi"/>
          <w:i/>
          <w:iCs/>
          <w:sz w:val="18"/>
          <w:szCs w:val="18"/>
        </w:rPr>
        <w:fldChar w:fldCharType="separate"/>
      </w:r>
      <w:r w:rsidRPr="00192031">
        <w:rPr>
          <w:rFonts w:asciiTheme="minorHAnsi" w:hAnsiTheme="minorHAnsi" w:cstheme="minorHAnsi"/>
          <w:i/>
          <w:iCs/>
          <w:sz w:val="18"/>
          <w:szCs w:val="18"/>
        </w:rPr>
        <w:t>1</w:t>
      </w:r>
      <w:r w:rsidRPr="00192031">
        <w:rPr>
          <w:rFonts w:asciiTheme="minorHAnsi" w:hAnsiTheme="minorHAnsi" w:cstheme="minorHAnsi"/>
          <w:i/>
          <w:iCs/>
          <w:sz w:val="18"/>
          <w:szCs w:val="18"/>
        </w:rPr>
        <w:fldChar w:fldCharType="end"/>
      </w:r>
      <w:r w:rsidRPr="00192031">
        <w:rPr>
          <w:rFonts w:asciiTheme="minorHAnsi" w:hAnsiTheme="minorHAnsi" w:cstheme="minorHAnsi"/>
          <w:i/>
          <w:iCs/>
          <w:sz w:val="18"/>
          <w:szCs w:val="18"/>
        </w:rPr>
        <w:t xml:space="preserve">:  </w:t>
      </w:r>
      <w:commentRangeEnd w:id="394"/>
      <w:ins w:id="395" w:author="anna" w:date="2020-05-28T16:45:00Z">
        <w:r w:rsidR="008233F7">
          <w:rPr>
            <w:rStyle w:val="CommentReference"/>
          </w:rPr>
          <w:commentReference w:id="394"/>
        </w:r>
        <w:r w:rsidRPr="00192031">
          <w:rPr>
            <w:rFonts w:asciiTheme="minorHAnsi" w:hAnsiTheme="minorHAnsi" w:cstheme="minorHAnsi"/>
            <w:i/>
            <w:iCs/>
            <w:sz w:val="18"/>
            <w:szCs w:val="18"/>
          </w:rPr>
          <w:t>Overview</w:t>
        </w:r>
      </w:ins>
      <w:del w:id="396" w:author="Alexander Mielke" w:date="2020-05-28T16:44:00Z">
        <w:r w:rsidRPr="00192031">
          <w:rPr>
            <w:rFonts w:asciiTheme="minorHAnsi" w:hAnsiTheme="minorHAnsi" w:cstheme="minorHAnsi"/>
            <w:i/>
            <w:iCs/>
            <w:sz w:val="18"/>
            <w:szCs w:val="18"/>
          </w:rPr>
          <w:delText>Overview</w:delText>
        </w:r>
      </w:del>
      <w:del w:id="397" w:author="cathy" w:date="2020-05-28T16:43:00Z">
        <w:r w:rsidRPr="00192031">
          <w:rPr>
            <w:rFonts w:asciiTheme="minorHAnsi" w:hAnsiTheme="minorHAnsi" w:cstheme="minorHAnsi"/>
            <w:i/>
            <w:iCs/>
            <w:sz w:val="18"/>
            <w:szCs w:val="18"/>
          </w:rPr>
          <w:delText>Overview</w:delText>
        </w:r>
      </w:del>
      <w:del w:id="398" w:author="cathy" w:date="2020-05-28T11:28:00Z">
        <w:r w:rsidRPr="00192031" w:rsidDel="005B316C">
          <w:rPr>
            <w:rFonts w:asciiTheme="minorHAnsi" w:hAnsiTheme="minorHAnsi" w:cstheme="minorHAnsi"/>
            <w:i/>
            <w:iCs/>
            <w:sz w:val="18"/>
            <w:szCs w:val="18"/>
          </w:rPr>
          <w:delText>Overv</w:delText>
        </w:r>
      </w:del>
      <w:ins w:id="399" w:author="cathy" w:date="2020-05-28T11:28:00Z">
        <w:r w:rsidR="005B316C">
          <w:rPr>
            <w:rFonts w:asciiTheme="minorHAnsi" w:hAnsiTheme="minorHAnsi" w:cstheme="minorHAnsi"/>
            <w:i/>
            <w:iCs/>
            <w:sz w:val="18"/>
            <w:szCs w:val="18"/>
          </w:rPr>
          <w:t>Co</w:t>
        </w:r>
      </w:ins>
      <w:del w:id="400" w:author="cathy" w:date="2020-05-28T11:27:00Z">
        <w:r w:rsidRPr="00192031" w:rsidDel="005B316C">
          <w:rPr>
            <w:rFonts w:asciiTheme="minorHAnsi" w:hAnsiTheme="minorHAnsi" w:cstheme="minorHAnsi"/>
            <w:i/>
            <w:iCs/>
            <w:sz w:val="18"/>
            <w:szCs w:val="18"/>
          </w:rPr>
          <w:delText xml:space="preserve">iew of </w:delText>
        </w:r>
      </w:del>
      <w:del w:id="401" w:author="cathy" w:date="2020-05-28T16:43:00Z">
        <w:r w:rsidRPr="00192031">
          <w:rPr>
            <w:rFonts w:asciiTheme="minorHAnsi" w:hAnsiTheme="minorHAnsi" w:cstheme="minorHAnsi"/>
            <w:i/>
            <w:iCs/>
            <w:sz w:val="18"/>
            <w:szCs w:val="18"/>
          </w:rPr>
          <w:delText>the</w:delText>
        </w:r>
      </w:del>
      <w:ins w:id="402" w:author="cathy" w:date="2020-05-28T11:27:00Z">
        <w:r w:rsidR="005B316C">
          <w:rPr>
            <w:rFonts w:asciiTheme="minorHAnsi" w:hAnsiTheme="minorHAnsi" w:cstheme="minorHAnsi"/>
            <w:i/>
            <w:iCs/>
            <w:sz w:val="18"/>
            <w:szCs w:val="18"/>
          </w:rPr>
          <w:t xml:space="preserve">nsistency scores in </w:t>
        </w:r>
      </w:ins>
      <w:del w:id="403" w:author="cathy" w:date="2020-05-28T11:25:00Z">
        <w:r w:rsidRPr="00192031" w:rsidDel="005B316C">
          <w:rPr>
            <w:rFonts w:asciiTheme="minorHAnsi" w:hAnsiTheme="minorHAnsi" w:cstheme="minorHAnsi"/>
            <w:i/>
            <w:iCs/>
            <w:sz w:val="18"/>
            <w:szCs w:val="18"/>
          </w:rPr>
          <w:delText xml:space="preserve">the </w:delText>
        </w:r>
      </w:del>
      <w:ins w:id="404" w:author="cathy" w:date="2020-05-28T11:25:00Z">
        <w:r w:rsidR="005B316C">
          <w:rPr>
            <w:rFonts w:asciiTheme="minorHAnsi" w:hAnsiTheme="minorHAnsi" w:cstheme="minorHAnsi"/>
            <w:i/>
            <w:iCs/>
            <w:sz w:val="18"/>
            <w:szCs w:val="18"/>
          </w:rPr>
          <w:t>chimpanzee and mangabey</w:t>
        </w:r>
      </w:ins>
      <w:ins w:id="405" w:author="cathy" w:date="2020-05-28T11:27:00Z">
        <w:r w:rsidR="005B316C">
          <w:rPr>
            <w:rFonts w:asciiTheme="minorHAnsi" w:hAnsiTheme="minorHAnsi" w:cstheme="minorHAnsi"/>
            <w:i/>
            <w:iCs/>
            <w:sz w:val="18"/>
            <w:szCs w:val="18"/>
          </w:rPr>
          <w:t xml:space="preserve"> social interactions:</w:t>
        </w:r>
      </w:ins>
      <w:ins w:id="406" w:author="cathy" w:date="2020-05-28T11:25:00Z">
        <w:r w:rsidR="005B316C" w:rsidRPr="00192031">
          <w:rPr>
            <w:rFonts w:asciiTheme="minorHAnsi" w:hAnsiTheme="minorHAnsi" w:cstheme="minorHAnsi"/>
            <w:i/>
            <w:iCs/>
            <w:sz w:val="18"/>
            <w:szCs w:val="18"/>
          </w:rPr>
          <w:t xml:space="preserve"> </w:t>
        </w:r>
      </w:ins>
      <w:r w:rsidRPr="00192031">
        <w:rPr>
          <w:rFonts w:asciiTheme="minorHAnsi" w:hAnsiTheme="minorHAnsi" w:cstheme="minorHAnsi"/>
          <w:i/>
          <w:iCs/>
          <w:sz w:val="18"/>
          <w:szCs w:val="18"/>
        </w:rPr>
        <w:t xml:space="preserve">datasets for each interaction type and group, and the results of the consistency measures. “Overall consistency” is the median of the repeated correlation between randomly selected halves for the full dataset available for an interaction type. “Standardised Consistency” and the standard deviation are the result of the </w:t>
      </w:r>
      <w:del w:id="407" w:author="cathy" w:date="2020-05-28T11:27:00Z">
        <w:r w:rsidRPr="00192031" w:rsidDel="005B316C">
          <w:rPr>
            <w:rFonts w:asciiTheme="minorHAnsi" w:hAnsiTheme="minorHAnsi" w:cstheme="minorHAnsi"/>
            <w:i/>
            <w:iCs/>
            <w:sz w:val="18"/>
            <w:szCs w:val="18"/>
          </w:rPr>
          <w:delText>r</w:delText>
        </w:r>
      </w:del>
      <w:r w:rsidRPr="00192031">
        <w:rPr>
          <w:rFonts w:asciiTheme="minorHAnsi" w:hAnsiTheme="minorHAnsi" w:cstheme="minorHAnsi"/>
          <w:i/>
          <w:iCs/>
          <w:sz w:val="18"/>
          <w:szCs w:val="18"/>
        </w:rPr>
        <w:t>epeated random selection of halves of subsets of different lengths, with the average number of interactions per dyad for which the median correlation coefficient exceeds r=0.5 as measure of how much information is needed to predict future interactions in a community.</w:t>
      </w:r>
    </w:p>
    <w:tbl>
      <w:tblPr>
        <w:tblStyle w:val="TableGrid"/>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408" w:author="Alexander Mielke" w:date="2020-05-28T16:45:00Z">
          <w:tblPr>
            <w:tblStyle w:val="TableGrid"/>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1002"/>
        <w:gridCol w:w="2225"/>
        <w:gridCol w:w="992"/>
        <w:gridCol w:w="1276"/>
        <w:gridCol w:w="1276"/>
        <w:gridCol w:w="2409"/>
        <w:gridCol w:w="895"/>
        <w:tblGridChange w:id="409">
          <w:tblGrid>
            <w:gridCol w:w="1002"/>
            <w:gridCol w:w="2225"/>
            <w:gridCol w:w="992"/>
            <w:gridCol w:w="1276"/>
            <w:gridCol w:w="1276"/>
            <w:gridCol w:w="2409"/>
            <w:gridCol w:w="895"/>
          </w:tblGrid>
        </w:tblGridChange>
      </w:tblGrid>
      <w:tr w:rsidR="00192031" w:rsidRPr="009D2B56" w14:paraId="023A8001" w14:textId="77777777" w:rsidTr="006C3820">
        <w:tc>
          <w:tcPr>
            <w:tcW w:w="1002" w:type="dxa"/>
            <w:tcBorders>
              <w:top w:val="single" w:sz="4" w:space="0" w:color="auto"/>
              <w:bottom w:val="single" w:sz="4" w:space="0" w:color="auto"/>
            </w:tcBorders>
            <w:tcPrChange w:id="410" w:author="Alexander Mielke" w:date="2020-05-28T16:45:00Z">
              <w:tcPr>
                <w:tcW w:w="1002" w:type="dxa"/>
                <w:tcBorders>
                  <w:top w:val="single" w:sz="4" w:space="0" w:color="auto"/>
                  <w:bottom w:val="single" w:sz="4" w:space="0" w:color="auto"/>
                </w:tcBorders>
              </w:tcPr>
            </w:tcPrChange>
          </w:tcPr>
          <w:p w14:paraId="555F7001"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kern w:val="0"/>
                <w:position w:val="0"/>
                <w:sz w:val="18"/>
                <w:szCs w:val="18"/>
                <w:lang w:eastAsia="en-US" w:bidi="ar-SA"/>
              </w:rPr>
            </w:pPr>
            <w:r w:rsidRPr="009D2B56">
              <w:rPr>
                <w:rFonts w:asciiTheme="minorHAnsi" w:hAnsiTheme="minorHAnsi"/>
                <w:b/>
                <w:sz w:val="18"/>
                <w:szCs w:val="18"/>
              </w:rPr>
              <w:t>Group</w:t>
            </w:r>
          </w:p>
        </w:tc>
        <w:tc>
          <w:tcPr>
            <w:tcW w:w="2225" w:type="dxa"/>
            <w:tcBorders>
              <w:top w:val="single" w:sz="4" w:space="0" w:color="auto"/>
              <w:bottom w:val="single" w:sz="4" w:space="0" w:color="auto"/>
            </w:tcBorders>
            <w:tcPrChange w:id="411" w:author="Alexander Mielke" w:date="2020-05-28T16:45:00Z">
              <w:tcPr>
                <w:tcW w:w="2225" w:type="dxa"/>
                <w:tcBorders>
                  <w:top w:val="single" w:sz="4" w:space="0" w:color="auto"/>
                  <w:bottom w:val="single" w:sz="4" w:space="0" w:color="auto"/>
                </w:tcBorders>
              </w:tcPr>
            </w:tcPrChange>
          </w:tcPr>
          <w:p w14:paraId="4958B1A0"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Interaction Type</w:t>
            </w:r>
          </w:p>
        </w:tc>
        <w:tc>
          <w:tcPr>
            <w:tcW w:w="992" w:type="dxa"/>
            <w:tcBorders>
              <w:top w:val="single" w:sz="4" w:space="0" w:color="auto"/>
              <w:bottom w:val="single" w:sz="4" w:space="0" w:color="auto"/>
            </w:tcBorders>
            <w:tcPrChange w:id="412" w:author="Alexander Mielke" w:date="2020-05-28T16:45:00Z">
              <w:tcPr>
                <w:tcW w:w="992" w:type="dxa"/>
                <w:tcBorders>
                  <w:top w:val="single" w:sz="4" w:space="0" w:color="auto"/>
                  <w:bottom w:val="single" w:sz="4" w:space="0" w:color="auto"/>
                </w:tcBorders>
              </w:tcPr>
            </w:tcPrChange>
          </w:tcPr>
          <w:p w14:paraId="6AA32A1A"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IDs</w:t>
            </w:r>
          </w:p>
        </w:tc>
        <w:tc>
          <w:tcPr>
            <w:tcW w:w="1276" w:type="dxa"/>
            <w:tcBorders>
              <w:top w:val="single" w:sz="4" w:space="0" w:color="auto"/>
              <w:bottom w:val="single" w:sz="4" w:space="0" w:color="auto"/>
            </w:tcBorders>
            <w:tcPrChange w:id="413" w:author="Alexander Mielke" w:date="2020-05-28T16:45:00Z">
              <w:tcPr>
                <w:tcW w:w="1276" w:type="dxa"/>
                <w:tcBorders>
                  <w:top w:val="single" w:sz="4" w:space="0" w:color="auto"/>
                  <w:bottom w:val="single" w:sz="4" w:space="0" w:color="auto"/>
                </w:tcBorders>
              </w:tcPr>
            </w:tcPrChange>
          </w:tcPr>
          <w:p w14:paraId="109325A1"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Interactions</w:t>
            </w:r>
          </w:p>
        </w:tc>
        <w:tc>
          <w:tcPr>
            <w:tcW w:w="1276" w:type="dxa"/>
            <w:tcBorders>
              <w:top w:val="single" w:sz="4" w:space="0" w:color="auto"/>
              <w:bottom w:val="single" w:sz="4" w:space="0" w:color="auto"/>
            </w:tcBorders>
            <w:tcPrChange w:id="414" w:author="Alexander Mielke" w:date="2020-05-28T16:45:00Z">
              <w:tcPr>
                <w:tcW w:w="1276" w:type="dxa"/>
                <w:tcBorders>
                  <w:top w:val="single" w:sz="4" w:space="0" w:color="auto"/>
                  <w:bottom w:val="single" w:sz="4" w:space="0" w:color="auto"/>
                </w:tcBorders>
              </w:tcPr>
            </w:tcPrChange>
          </w:tcPr>
          <w:p w14:paraId="78174077"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Overall Consistency</w:t>
            </w:r>
          </w:p>
        </w:tc>
        <w:tc>
          <w:tcPr>
            <w:tcW w:w="2409" w:type="dxa"/>
            <w:tcBorders>
              <w:top w:val="single" w:sz="4" w:space="0" w:color="auto"/>
              <w:bottom w:val="single" w:sz="4" w:space="0" w:color="auto"/>
            </w:tcBorders>
            <w:tcPrChange w:id="415" w:author="Alexander Mielke" w:date="2020-05-28T16:45:00Z">
              <w:tcPr>
                <w:tcW w:w="2409" w:type="dxa"/>
                <w:tcBorders>
                  <w:top w:val="single" w:sz="4" w:space="0" w:color="auto"/>
                  <w:bottom w:val="single" w:sz="4" w:space="0" w:color="auto"/>
                </w:tcBorders>
              </w:tcPr>
            </w:tcPrChange>
          </w:tcPr>
          <w:p w14:paraId="2F11112A"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b/>
                <w:sz w:val="18"/>
                <w:szCs w:val="18"/>
              </w:rPr>
              <w:t>Standardised Consistency (Interactions/dyad)</w:t>
            </w:r>
          </w:p>
        </w:tc>
        <w:tc>
          <w:tcPr>
            <w:tcW w:w="895" w:type="dxa"/>
            <w:tcBorders>
              <w:top w:val="single" w:sz="4" w:space="0" w:color="auto"/>
              <w:bottom w:val="single" w:sz="4" w:space="0" w:color="auto"/>
            </w:tcBorders>
            <w:tcPrChange w:id="416" w:author="Alexander Mielke" w:date="2020-05-28T16:45:00Z">
              <w:tcPr>
                <w:tcW w:w="895" w:type="dxa"/>
                <w:tcBorders>
                  <w:top w:val="single" w:sz="4" w:space="0" w:color="auto"/>
                  <w:bottom w:val="single" w:sz="4" w:space="0" w:color="auto"/>
                </w:tcBorders>
              </w:tcPr>
            </w:tcPrChange>
          </w:tcPr>
          <w:p w14:paraId="3CCC3C85"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b/>
                <w:sz w:val="18"/>
                <w:szCs w:val="18"/>
              </w:rPr>
              <w:t>SD</w:t>
            </w:r>
          </w:p>
        </w:tc>
      </w:tr>
      <w:tr w:rsidR="00192031" w:rsidRPr="009D2B56" w14:paraId="54D35630" w14:textId="77777777" w:rsidTr="006C3820">
        <w:tc>
          <w:tcPr>
            <w:tcW w:w="1002" w:type="dxa"/>
            <w:tcBorders>
              <w:top w:val="single" w:sz="4" w:space="0" w:color="auto"/>
            </w:tcBorders>
            <w:tcPrChange w:id="417" w:author="Alexander Mielke" w:date="2020-05-28T16:45:00Z">
              <w:tcPr>
                <w:tcW w:w="1002" w:type="dxa"/>
                <w:tcBorders>
                  <w:top w:val="single" w:sz="4" w:space="0" w:color="auto"/>
                </w:tcBorders>
              </w:tcPr>
            </w:tcPrChange>
          </w:tcPr>
          <w:p w14:paraId="194D56FF"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Mangabey</w:t>
            </w:r>
          </w:p>
        </w:tc>
        <w:tc>
          <w:tcPr>
            <w:tcW w:w="2225" w:type="dxa"/>
            <w:tcBorders>
              <w:top w:val="single" w:sz="4" w:space="0" w:color="auto"/>
            </w:tcBorders>
            <w:tcPrChange w:id="418" w:author="Alexander Mielke" w:date="2020-05-28T16:45:00Z">
              <w:tcPr>
                <w:tcW w:w="2225" w:type="dxa"/>
                <w:tcBorders>
                  <w:top w:val="single" w:sz="4" w:space="0" w:color="auto"/>
                </w:tcBorders>
              </w:tcPr>
            </w:tcPrChange>
          </w:tcPr>
          <w:p w14:paraId="470F23B2"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Grooming</w:t>
            </w:r>
          </w:p>
        </w:tc>
        <w:tc>
          <w:tcPr>
            <w:tcW w:w="992" w:type="dxa"/>
            <w:tcBorders>
              <w:top w:val="single" w:sz="4" w:space="0" w:color="auto"/>
            </w:tcBorders>
            <w:tcPrChange w:id="419" w:author="Alexander Mielke" w:date="2020-05-28T16:45:00Z">
              <w:tcPr>
                <w:tcW w:w="992" w:type="dxa"/>
                <w:tcBorders>
                  <w:top w:val="single" w:sz="4" w:space="0" w:color="auto"/>
                </w:tcBorders>
              </w:tcPr>
            </w:tcPrChange>
          </w:tcPr>
          <w:p w14:paraId="2AD930D8"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Borders>
              <w:top w:val="single" w:sz="4" w:space="0" w:color="auto"/>
            </w:tcBorders>
            <w:tcPrChange w:id="420" w:author="Alexander Mielke" w:date="2020-05-28T16:45:00Z">
              <w:tcPr>
                <w:tcW w:w="1276" w:type="dxa"/>
                <w:tcBorders>
                  <w:top w:val="single" w:sz="4" w:space="0" w:color="auto"/>
                </w:tcBorders>
              </w:tcPr>
            </w:tcPrChange>
          </w:tcPr>
          <w:p w14:paraId="69338564"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1162</w:t>
            </w:r>
          </w:p>
        </w:tc>
        <w:tc>
          <w:tcPr>
            <w:tcW w:w="1276" w:type="dxa"/>
            <w:tcBorders>
              <w:top w:val="single" w:sz="4" w:space="0" w:color="auto"/>
            </w:tcBorders>
            <w:tcPrChange w:id="421" w:author="Alexander Mielke" w:date="2020-05-28T16:45:00Z">
              <w:tcPr>
                <w:tcW w:w="1276" w:type="dxa"/>
                <w:tcBorders>
                  <w:top w:val="single" w:sz="4" w:space="0" w:color="auto"/>
                </w:tcBorders>
              </w:tcPr>
            </w:tcPrChange>
          </w:tcPr>
          <w:p w14:paraId="78912CA2" w14:textId="77777777" w:rsidR="00192031" w:rsidRPr="009D2B56" w:rsidRDefault="00192031" w:rsidP="006C3820">
            <w:pPr>
              <w:spacing w:line="240" w:lineRule="auto"/>
              <w:ind w:left="0" w:hanging="2"/>
              <w:jc w:val="center"/>
              <w:rPr>
                <w:rFonts w:asciiTheme="minorHAnsi" w:hAnsiTheme="minorHAnsi"/>
                <w:b/>
                <w:sz w:val="18"/>
                <w:szCs w:val="18"/>
              </w:rPr>
            </w:pPr>
            <w:commentRangeStart w:id="422"/>
            <w:r w:rsidRPr="009D2B56">
              <w:rPr>
                <w:rFonts w:asciiTheme="minorHAnsi" w:hAnsiTheme="minorHAnsi"/>
                <w:sz w:val="18"/>
                <w:szCs w:val="18"/>
              </w:rPr>
              <w:t>0.52</w:t>
            </w:r>
            <w:commentRangeEnd w:id="422"/>
            <w:r w:rsidR="00F06A6B">
              <w:rPr>
                <w:rStyle w:val="CommentReference"/>
              </w:rPr>
              <w:commentReference w:id="422"/>
            </w:r>
          </w:p>
        </w:tc>
        <w:tc>
          <w:tcPr>
            <w:tcW w:w="2409" w:type="dxa"/>
            <w:tcBorders>
              <w:top w:val="single" w:sz="4" w:space="0" w:color="auto"/>
            </w:tcBorders>
            <w:tcPrChange w:id="423" w:author="Alexander Mielke" w:date="2020-05-28T16:45:00Z">
              <w:tcPr>
                <w:tcW w:w="2409" w:type="dxa"/>
                <w:tcBorders>
                  <w:top w:val="single" w:sz="4" w:space="0" w:color="auto"/>
                </w:tcBorders>
              </w:tcPr>
            </w:tcPrChange>
          </w:tcPr>
          <w:p w14:paraId="746A44D9"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1.8</w:t>
            </w:r>
          </w:p>
        </w:tc>
        <w:tc>
          <w:tcPr>
            <w:tcW w:w="895" w:type="dxa"/>
            <w:tcBorders>
              <w:top w:val="single" w:sz="4" w:space="0" w:color="auto"/>
            </w:tcBorders>
            <w:tcPrChange w:id="424" w:author="Alexander Mielke" w:date="2020-05-28T16:45:00Z">
              <w:tcPr>
                <w:tcW w:w="895" w:type="dxa"/>
                <w:tcBorders>
                  <w:top w:val="single" w:sz="4" w:space="0" w:color="auto"/>
                </w:tcBorders>
              </w:tcPr>
            </w:tcPrChange>
          </w:tcPr>
          <w:p w14:paraId="2BE03EBB"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0.4</w:t>
            </w:r>
          </w:p>
        </w:tc>
      </w:tr>
      <w:tr w:rsidR="00192031" w:rsidRPr="009D2B56" w14:paraId="35382000" w14:textId="77777777" w:rsidTr="006C3820">
        <w:tc>
          <w:tcPr>
            <w:tcW w:w="1002" w:type="dxa"/>
            <w:tcPrChange w:id="425" w:author="Alexander Mielke" w:date="2020-05-28T16:45:00Z">
              <w:tcPr>
                <w:tcW w:w="1002" w:type="dxa"/>
              </w:tcPr>
            </w:tcPrChange>
          </w:tcPr>
          <w:p w14:paraId="4A9E4980"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Mangabey</w:t>
            </w:r>
          </w:p>
        </w:tc>
        <w:tc>
          <w:tcPr>
            <w:tcW w:w="2225" w:type="dxa"/>
            <w:tcPrChange w:id="426" w:author="Alexander Mielke" w:date="2020-05-28T16:45:00Z">
              <w:tcPr>
                <w:tcW w:w="2225" w:type="dxa"/>
              </w:tcPr>
            </w:tcPrChange>
          </w:tcPr>
          <w:p w14:paraId="35769A14"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Body Contact</w:t>
            </w:r>
          </w:p>
        </w:tc>
        <w:tc>
          <w:tcPr>
            <w:tcW w:w="992" w:type="dxa"/>
            <w:tcPrChange w:id="427" w:author="Alexander Mielke" w:date="2020-05-28T16:45:00Z">
              <w:tcPr>
                <w:tcW w:w="992" w:type="dxa"/>
              </w:tcPr>
            </w:tcPrChange>
          </w:tcPr>
          <w:p w14:paraId="2201BE4B"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Change w:id="428" w:author="Alexander Mielke" w:date="2020-05-28T16:45:00Z">
              <w:tcPr>
                <w:tcW w:w="1276" w:type="dxa"/>
              </w:tcPr>
            </w:tcPrChange>
          </w:tcPr>
          <w:p w14:paraId="37EE1299"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2218</w:t>
            </w:r>
          </w:p>
        </w:tc>
        <w:tc>
          <w:tcPr>
            <w:tcW w:w="1276" w:type="dxa"/>
            <w:tcPrChange w:id="429" w:author="Alexander Mielke" w:date="2020-05-28T16:45:00Z">
              <w:tcPr>
                <w:tcW w:w="1276" w:type="dxa"/>
              </w:tcPr>
            </w:tcPrChange>
          </w:tcPr>
          <w:p w14:paraId="434C38C5"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0.51</w:t>
            </w:r>
          </w:p>
        </w:tc>
        <w:tc>
          <w:tcPr>
            <w:tcW w:w="2409" w:type="dxa"/>
            <w:tcPrChange w:id="430" w:author="Alexander Mielke" w:date="2020-05-28T16:45:00Z">
              <w:tcPr>
                <w:tcW w:w="2409" w:type="dxa"/>
              </w:tcPr>
            </w:tcPrChange>
          </w:tcPr>
          <w:p w14:paraId="5E2AB874"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7.4</w:t>
            </w:r>
          </w:p>
        </w:tc>
        <w:tc>
          <w:tcPr>
            <w:tcW w:w="895" w:type="dxa"/>
            <w:tcPrChange w:id="431" w:author="Alexander Mielke" w:date="2020-05-28T16:45:00Z">
              <w:tcPr>
                <w:tcW w:w="895" w:type="dxa"/>
              </w:tcPr>
            </w:tcPrChange>
          </w:tcPr>
          <w:p w14:paraId="27F320A5"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1.4</w:t>
            </w:r>
          </w:p>
        </w:tc>
      </w:tr>
      <w:tr w:rsidR="00192031" w:rsidRPr="009D2B56" w14:paraId="5C61D4AC" w14:textId="77777777" w:rsidTr="006C3820">
        <w:tc>
          <w:tcPr>
            <w:tcW w:w="1002" w:type="dxa"/>
            <w:tcPrChange w:id="432" w:author="Alexander Mielke" w:date="2020-05-28T16:45:00Z">
              <w:tcPr>
                <w:tcW w:w="1002" w:type="dxa"/>
              </w:tcPr>
            </w:tcPrChange>
          </w:tcPr>
          <w:p w14:paraId="45307378"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Mangabey</w:t>
            </w:r>
          </w:p>
        </w:tc>
        <w:tc>
          <w:tcPr>
            <w:tcW w:w="2225" w:type="dxa"/>
            <w:tcPrChange w:id="433" w:author="Alexander Mielke" w:date="2020-05-28T16:45:00Z">
              <w:tcPr>
                <w:tcW w:w="2225" w:type="dxa"/>
              </w:tcPr>
            </w:tcPrChange>
          </w:tcPr>
          <w:p w14:paraId="6ECAA9C4"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Proximity</w:t>
            </w:r>
          </w:p>
        </w:tc>
        <w:tc>
          <w:tcPr>
            <w:tcW w:w="992" w:type="dxa"/>
            <w:tcPrChange w:id="434" w:author="Alexander Mielke" w:date="2020-05-28T16:45:00Z">
              <w:tcPr>
                <w:tcW w:w="992" w:type="dxa"/>
              </w:tcPr>
            </w:tcPrChange>
          </w:tcPr>
          <w:p w14:paraId="6FDFC8F9"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Change w:id="435" w:author="Alexander Mielke" w:date="2020-05-28T16:45:00Z">
              <w:tcPr>
                <w:tcW w:w="1276" w:type="dxa"/>
              </w:tcPr>
            </w:tcPrChange>
          </w:tcPr>
          <w:p w14:paraId="772DF390"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4373</w:t>
            </w:r>
          </w:p>
        </w:tc>
        <w:tc>
          <w:tcPr>
            <w:tcW w:w="1276" w:type="dxa"/>
            <w:tcPrChange w:id="436" w:author="Alexander Mielke" w:date="2020-05-28T16:45:00Z">
              <w:tcPr>
                <w:tcW w:w="1276" w:type="dxa"/>
              </w:tcPr>
            </w:tcPrChange>
          </w:tcPr>
          <w:p w14:paraId="38E5C5F0"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0.51</w:t>
            </w:r>
          </w:p>
        </w:tc>
        <w:tc>
          <w:tcPr>
            <w:tcW w:w="2409" w:type="dxa"/>
            <w:tcPrChange w:id="437" w:author="Alexander Mielke" w:date="2020-05-28T16:45:00Z">
              <w:tcPr>
                <w:tcW w:w="2409" w:type="dxa"/>
              </w:tcPr>
            </w:tcPrChange>
          </w:tcPr>
          <w:p w14:paraId="61E74DF2"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14.5</w:t>
            </w:r>
          </w:p>
        </w:tc>
        <w:tc>
          <w:tcPr>
            <w:tcW w:w="895" w:type="dxa"/>
            <w:tcPrChange w:id="438" w:author="Alexander Mielke" w:date="2020-05-28T16:45:00Z">
              <w:tcPr>
                <w:tcW w:w="895" w:type="dxa"/>
              </w:tcPr>
            </w:tcPrChange>
          </w:tcPr>
          <w:p w14:paraId="01A61AE1"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2.5</w:t>
            </w:r>
          </w:p>
        </w:tc>
      </w:tr>
      <w:tr w:rsidR="00192031" w:rsidRPr="009D2B56" w14:paraId="6164CEB1" w14:textId="77777777" w:rsidTr="006C3820">
        <w:tc>
          <w:tcPr>
            <w:tcW w:w="1002" w:type="dxa"/>
            <w:tcPrChange w:id="439" w:author="Alexander Mielke" w:date="2020-05-28T16:45:00Z">
              <w:tcPr>
                <w:tcW w:w="1002" w:type="dxa"/>
              </w:tcPr>
            </w:tcPrChange>
          </w:tcPr>
          <w:p w14:paraId="3028A766"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Mangabey</w:t>
            </w:r>
          </w:p>
        </w:tc>
        <w:tc>
          <w:tcPr>
            <w:tcW w:w="2225" w:type="dxa"/>
            <w:tcPrChange w:id="440" w:author="Alexander Mielke" w:date="2020-05-28T16:45:00Z">
              <w:tcPr>
                <w:tcW w:w="2225" w:type="dxa"/>
              </w:tcPr>
            </w:tcPrChange>
          </w:tcPr>
          <w:p w14:paraId="22AABBF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Change w:id="441" w:author="Alexander Mielke" w:date="2020-05-28T16:45:00Z">
              <w:tcPr>
                <w:tcW w:w="992" w:type="dxa"/>
              </w:tcPr>
            </w:tcPrChange>
          </w:tcPr>
          <w:p w14:paraId="0AFA9AC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23</w:t>
            </w:r>
          </w:p>
        </w:tc>
        <w:tc>
          <w:tcPr>
            <w:tcW w:w="1276" w:type="dxa"/>
            <w:tcPrChange w:id="442" w:author="Alexander Mielke" w:date="2020-05-28T16:45:00Z">
              <w:tcPr>
                <w:tcW w:w="1276" w:type="dxa"/>
              </w:tcPr>
            </w:tcPrChange>
          </w:tcPr>
          <w:p w14:paraId="4B106AC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971</w:t>
            </w:r>
          </w:p>
        </w:tc>
        <w:tc>
          <w:tcPr>
            <w:tcW w:w="1276" w:type="dxa"/>
            <w:tcPrChange w:id="443" w:author="Alexander Mielke" w:date="2020-05-28T16:45:00Z">
              <w:tcPr>
                <w:tcW w:w="1276" w:type="dxa"/>
              </w:tcPr>
            </w:tcPrChange>
          </w:tcPr>
          <w:p w14:paraId="4FDE489C"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0.58</w:t>
            </w:r>
          </w:p>
        </w:tc>
        <w:tc>
          <w:tcPr>
            <w:tcW w:w="2409" w:type="dxa"/>
            <w:tcPrChange w:id="444" w:author="Alexander Mielke" w:date="2020-05-28T16:45:00Z">
              <w:tcPr>
                <w:tcW w:w="2409" w:type="dxa"/>
              </w:tcPr>
            </w:tcPrChange>
          </w:tcPr>
          <w:p w14:paraId="1D947878"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1.3</w:t>
            </w:r>
          </w:p>
        </w:tc>
        <w:tc>
          <w:tcPr>
            <w:tcW w:w="895" w:type="dxa"/>
            <w:tcPrChange w:id="445" w:author="Alexander Mielke" w:date="2020-05-28T16:45:00Z">
              <w:tcPr>
                <w:tcW w:w="895" w:type="dxa"/>
              </w:tcPr>
            </w:tcPrChange>
          </w:tcPr>
          <w:p w14:paraId="63DE475E"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0.3</w:t>
            </w:r>
          </w:p>
        </w:tc>
      </w:tr>
      <w:tr w:rsidR="00192031" w:rsidRPr="009D2B56" w14:paraId="588EEA5E" w14:textId="77777777" w:rsidTr="006C3820">
        <w:tc>
          <w:tcPr>
            <w:tcW w:w="1002" w:type="dxa"/>
            <w:tcPrChange w:id="446" w:author="Alexander Mielke" w:date="2020-05-28T16:45:00Z">
              <w:tcPr>
                <w:tcW w:w="1002" w:type="dxa"/>
              </w:tcPr>
            </w:tcPrChange>
          </w:tcPr>
          <w:p w14:paraId="735A4B91"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lang w:val="fr-FR"/>
              </w:rPr>
              <w:t>Mangabey</w:t>
            </w:r>
          </w:p>
        </w:tc>
        <w:tc>
          <w:tcPr>
            <w:tcW w:w="2225" w:type="dxa"/>
            <w:tcPrChange w:id="447" w:author="Alexander Mielke" w:date="2020-05-28T16:45:00Z">
              <w:tcPr>
                <w:tcW w:w="2225" w:type="dxa"/>
              </w:tcPr>
            </w:tcPrChange>
          </w:tcPr>
          <w:p w14:paraId="6A11EFC3"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rPr>
              <w:t>Aggression</w:t>
            </w:r>
            <w:r w:rsidRPr="009D2B56">
              <w:rPr>
                <w:rFonts w:asciiTheme="minorHAnsi" w:hAnsiTheme="minorHAnsi"/>
                <w:sz w:val="18"/>
                <w:szCs w:val="18"/>
                <w:lang w:val="fr-FR"/>
              </w:rPr>
              <w:t xml:space="preserve"> Contact</w:t>
            </w:r>
          </w:p>
        </w:tc>
        <w:tc>
          <w:tcPr>
            <w:tcW w:w="992" w:type="dxa"/>
            <w:tcPrChange w:id="448" w:author="Alexander Mielke" w:date="2020-05-28T16:45:00Z">
              <w:tcPr>
                <w:tcW w:w="992" w:type="dxa"/>
              </w:tcPr>
            </w:tcPrChange>
          </w:tcPr>
          <w:p w14:paraId="4D27EFDE"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23</w:t>
            </w:r>
          </w:p>
        </w:tc>
        <w:tc>
          <w:tcPr>
            <w:tcW w:w="1276" w:type="dxa"/>
            <w:tcPrChange w:id="449" w:author="Alexander Mielke" w:date="2020-05-28T16:45:00Z">
              <w:tcPr>
                <w:tcW w:w="1276" w:type="dxa"/>
              </w:tcPr>
            </w:tcPrChange>
          </w:tcPr>
          <w:p w14:paraId="102A044C"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210</w:t>
            </w:r>
          </w:p>
        </w:tc>
        <w:tc>
          <w:tcPr>
            <w:tcW w:w="1276" w:type="dxa"/>
            <w:tcPrChange w:id="450" w:author="Alexander Mielke" w:date="2020-05-28T16:45:00Z">
              <w:tcPr>
                <w:tcW w:w="1276" w:type="dxa"/>
              </w:tcPr>
            </w:tcPrChange>
          </w:tcPr>
          <w:p w14:paraId="36F3999F" w14:textId="77777777" w:rsidR="00192031" w:rsidRPr="00263884" w:rsidRDefault="00192031" w:rsidP="006C3820">
            <w:pPr>
              <w:spacing w:line="240" w:lineRule="auto"/>
              <w:ind w:left="0" w:hanging="2"/>
              <w:jc w:val="center"/>
              <w:rPr>
                <w:rFonts w:asciiTheme="minorHAnsi" w:hAnsiTheme="minorHAnsi"/>
                <w:sz w:val="18"/>
                <w:szCs w:val="18"/>
                <w:lang w:val="fr-FR"/>
              </w:rPr>
            </w:pPr>
            <w:r w:rsidRPr="00263884">
              <w:rPr>
                <w:rFonts w:asciiTheme="minorHAnsi" w:hAnsiTheme="minorHAnsi"/>
                <w:sz w:val="18"/>
                <w:szCs w:val="18"/>
                <w:lang w:val="fr-FR"/>
              </w:rPr>
              <w:t>0.24</w:t>
            </w:r>
          </w:p>
        </w:tc>
        <w:tc>
          <w:tcPr>
            <w:tcW w:w="2409" w:type="dxa"/>
            <w:tcPrChange w:id="451" w:author="Alexander Mielke" w:date="2020-05-28T16:45:00Z">
              <w:tcPr>
                <w:tcW w:w="2409" w:type="dxa"/>
              </w:tcPr>
            </w:tcPrChange>
          </w:tcPr>
          <w:p w14:paraId="3A594393"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w:t>
            </w:r>
          </w:p>
        </w:tc>
        <w:tc>
          <w:tcPr>
            <w:tcW w:w="895" w:type="dxa"/>
            <w:tcPrChange w:id="452" w:author="Alexander Mielke" w:date="2020-05-28T16:45:00Z">
              <w:tcPr>
                <w:tcW w:w="895" w:type="dxa"/>
              </w:tcPr>
            </w:tcPrChange>
          </w:tcPr>
          <w:p w14:paraId="0D823DF0"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w:t>
            </w:r>
          </w:p>
        </w:tc>
      </w:tr>
      <w:tr w:rsidR="00192031" w:rsidRPr="009D2B56" w14:paraId="19653953" w14:textId="77777777" w:rsidTr="006C3820">
        <w:tc>
          <w:tcPr>
            <w:tcW w:w="1002" w:type="dxa"/>
            <w:tcPrChange w:id="453" w:author="Alexander Mielke" w:date="2020-05-28T16:45:00Z">
              <w:tcPr>
                <w:tcW w:w="1002" w:type="dxa"/>
              </w:tcPr>
            </w:tcPrChange>
          </w:tcPr>
          <w:p w14:paraId="7DC1EB3E"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lang w:val="fr-FR"/>
              </w:rPr>
              <w:t>Manga</w:t>
            </w:r>
            <w:r w:rsidRPr="009D2B56">
              <w:rPr>
                <w:rFonts w:asciiTheme="minorHAnsi" w:hAnsiTheme="minorHAnsi"/>
                <w:sz w:val="18"/>
                <w:szCs w:val="18"/>
              </w:rPr>
              <w:t>bey</w:t>
            </w:r>
          </w:p>
        </w:tc>
        <w:tc>
          <w:tcPr>
            <w:tcW w:w="2225" w:type="dxa"/>
            <w:tcPrChange w:id="454" w:author="Alexander Mielke" w:date="2020-05-28T16:45:00Z">
              <w:tcPr>
                <w:tcW w:w="2225" w:type="dxa"/>
              </w:tcPr>
            </w:tcPrChange>
          </w:tcPr>
          <w:p w14:paraId="136A9439"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Supplant</w:t>
            </w:r>
          </w:p>
        </w:tc>
        <w:tc>
          <w:tcPr>
            <w:tcW w:w="992" w:type="dxa"/>
            <w:tcPrChange w:id="455" w:author="Alexander Mielke" w:date="2020-05-28T16:45:00Z">
              <w:tcPr>
                <w:tcW w:w="992" w:type="dxa"/>
              </w:tcPr>
            </w:tcPrChange>
          </w:tcPr>
          <w:p w14:paraId="7AC51B5B"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Change w:id="456" w:author="Alexander Mielke" w:date="2020-05-28T16:45:00Z">
              <w:tcPr>
                <w:tcW w:w="1276" w:type="dxa"/>
              </w:tcPr>
            </w:tcPrChange>
          </w:tcPr>
          <w:p w14:paraId="76B76B4A"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1219</w:t>
            </w:r>
          </w:p>
        </w:tc>
        <w:tc>
          <w:tcPr>
            <w:tcW w:w="1276" w:type="dxa"/>
            <w:tcPrChange w:id="457" w:author="Alexander Mielke" w:date="2020-05-28T16:45:00Z">
              <w:tcPr>
                <w:tcW w:w="1276" w:type="dxa"/>
              </w:tcPr>
            </w:tcPrChange>
          </w:tcPr>
          <w:p w14:paraId="759BF230"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0.69</w:t>
            </w:r>
          </w:p>
        </w:tc>
        <w:tc>
          <w:tcPr>
            <w:tcW w:w="2409" w:type="dxa"/>
            <w:tcPrChange w:id="458" w:author="Alexander Mielke" w:date="2020-05-28T16:45:00Z">
              <w:tcPr>
                <w:tcW w:w="2409" w:type="dxa"/>
              </w:tcPr>
            </w:tcPrChange>
          </w:tcPr>
          <w:p w14:paraId="7AA70276"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2.1</w:t>
            </w:r>
          </w:p>
        </w:tc>
        <w:tc>
          <w:tcPr>
            <w:tcW w:w="895" w:type="dxa"/>
            <w:tcPrChange w:id="459" w:author="Alexander Mielke" w:date="2020-05-28T16:45:00Z">
              <w:tcPr>
                <w:tcW w:w="895" w:type="dxa"/>
              </w:tcPr>
            </w:tcPrChange>
          </w:tcPr>
          <w:p w14:paraId="74165FC7"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0.5</w:t>
            </w:r>
          </w:p>
        </w:tc>
      </w:tr>
      <w:tr w:rsidR="00192031" w:rsidRPr="009D2B56" w14:paraId="421ED6AB" w14:textId="77777777" w:rsidTr="006C3820">
        <w:tc>
          <w:tcPr>
            <w:tcW w:w="1002" w:type="dxa"/>
            <w:tcBorders>
              <w:top w:val="single" w:sz="4" w:space="0" w:color="auto"/>
            </w:tcBorders>
            <w:tcPrChange w:id="460" w:author="Alexander Mielke" w:date="2020-05-28T16:45:00Z">
              <w:tcPr>
                <w:tcW w:w="1002" w:type="dxa"/>
                <w:tcBorders>
                  <w:top w:val="single" w:sz="4" w:space="0" w:color="auto"/>
                </w:tcBorders>
              </w:tcPr>
            </w:tcPrChange>
          </w:tcPr>
          <w:p w14:paraId="5B54EB82"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9D2B56">
              <w:rPr>
                <w:rFonts w:asciiTheme="minorHAnsi" w:hAnsiTheme="minorHAnsi"/>
                <w:sz w:val="18"/>
                <w:szCs w:val="18"/>
              </w:rPr>
              <w:t>East</w:t>
            </w:r>
          </w:p>
        </w:tc>
        <w:tc>
          <w:tcPr>
            <w:tcW w:w="2225" w:type="dxa"/>
            <w:tcBorders>
              <w:top w:val="single" w:sz="4" w:space="0" w:color="auto"/>
            </w:tcBorders>
            <w:tcPrChange w:id="461" w:author="Alexander Mielke" w:date="2020-05-28T16:45:00Z">
              <w:tcPr>
                <w:tcW w:w="2225" w:type="dxa"/>
                <w:tcBorders>
                  <w:top w:val="single" w:sz="4" w:space="0" w:color="auto"/>
                </w:tcBorders>
              </w:tcPr>
            </w:tcPrChange>
          </w:tcPr>
          <w:p w14:paraId="63DBC99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Grooming</w:t>
            </w:r>
          </w:p>
        </w:tc>
        <w:tc>
          <w:tcPr>
            <w:tcW w:w="992" w:type="dxa"/>
            <w:tcBorders>
              <w:top w:val="single" w:sz="4" w:space="0" w:color="auto"/>
            </w:tcBorders>
            <w:tcPrChange w:id="462" w:author="Alexander Mielke" w:date="2020-05-28T16:45:00Z">
              <w:tcPr>
                <w:tcW w:w="992" w:type="dxa"/>
                <w:tcBorders>
                  <w:top w:val="single" w:sz="4" w:space="0" w:color="auto"/>
                </w:tcBorders>
              </w:tcPr>
            </w:tcPrChange>
          </w:tcPr>
          <w:p w14:paraId="01D0BCB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top w:val="single" w:sz="4" w:space="0" w:color="auto"/>
            </w:tcBorders>
            <w:tcPrChange w:id="463" w:author="Alexander Mielke" w:date="2020-05-28T16:45:00Z">
              <w:tcPr>
                <w:tcW w:w="1276" w:type="dxa"/>
                <w:tcBorders>
                  <w:top w:val="single" w:sz="4" w:space="0" w:color="auto"/>
                </w:tcBorders>
              </w:tcPr>
            </w:tcPrChange>
          </w:tcPr>
          <w:p w14:paraId="3FE531D8"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3099</w:t>
            </w:r>
          </w:p>
        </w:tc>
        <w:tc>
          <w:tcPr>
            <w:tcW w:w="1276" w:type="dxa"/>
            <w:tcBorders>
              <w:top w:val="single" w:sz="4" w:space="0" w:color="auto"/>
            </w:tcBorders>
            <w:tcPrChange w:id="464" w:author="Alexander Mielke" w:date="2020-05-28T16:45:00Z">
              <w:tcPr>
                <w:tcW w:w="1276" w:type="dxa"/>
                <w:tcBorders>
                  <w:top w:val="single" w:sz="4" w:space="0" w:color="auto"/>
                </w:tcBorders>
              </w:tcPr>
            </w:tcPrChange>
          </w:tcPr>
          <w:p w14:paraId="56B5F22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0.75</w:t>
            </w:r>
          </w:p>
        </w:tc>
        <w:tc>
          <w:tcPr>
            <w:tcW w:w="2409" w:type="dxa"/>
            <w:tcBorders>
              <w:top w:val="single" w:sz="4" w:space="0" w:color="auto"/>
            </w:tcBorders>
            <w:tcPrChange w:id="465" w:author="Alexander Mielke" w:date="2020-05-28T16:45:00Z">
              <w:tcPr>
                <w:tcW w:w="2409" w:type="dxa"/>
                <w:tcBorders>
                  <w:top w:val="single" w:sz="4" w:space="0" w:color="auto"/>
                </w:tcBorders>
              </w:tcPr>
            </w:tcPrChange>
          </w:tcPr>
          <w:p w14:paraId="1D16B17C"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4.7</w:t>
            </w:r>
          </w:p>
        </w:tc>
        <w:tc>
          <w:tcPr>
            <w:tcW w:w="895" w:type="dxa"/>
            <w:tcBorders>
              <w:top w:val="single" w:sz="4" w:space="0" w:color="auto"/>
            </w:tcBorders>
            <w:tcPrChange w:id="466" w:author="Alexander Mielke" w:date="2020-05-28T16:45:00Z">
              <w:tcPr>
                <w:tcW w:w="895" w:type="dxa"/>
                <w:tcBorders>
                  <w:top w:val="single" w:sz="4" w:space="0" w:color="auto"/>
                </w:tcBorders>
              </w:tcPr>
            </w:tcPrChange>
          </w:tcPr>
          <w:p w14:paraId="0AA39F31"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2.0</w:t>
            </w:r>
          </w:p>
        </w:tc>
      </w:tr>
      <w:tr w:rsidR="00192031" w:rsidRPr="009D2B56" w14:paraId="6B5CAA86" w14:textId="77777777" w:rsidTr="006C3820">
        <w:tc>
          <w:tcPr>
            <w:tcW w:w="1002" w:type="dxa"/>
            <w:tcPrChange w:id="467" w:author="Alexander Mielke" w:date="2020-05-28T16:45:00Z">
              <w:tcPr>
                <w:tcW w:w="1002" w:type="dxa"/>
              </w:tcPr>
            </w:tcPrChange>
          </w:tcPr>
          <w:p w14:paraId="341E3CF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Change w:id="468" w:author="Alexander Mielke" w:date="2020-05-28T16:45:00Z">
              <w:tcPr>
                <w:tcW w:w="2225" w:type="dxa"/>
              </w:tcPr>
            </w:tcPrChange>
          </w:tcPr>
          <w:p w14:paraId="0716416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Body Contact</w:t>
            </w:r>
          </w:p>
        </w:tc>
        <w:tc>
          <w:tcPr>
            <w:tcW w:w="992" w:type="dxa"/>
            <w:tcPrChange w:id="469" w:author="Alexander Mielke" w:date="2020-05-28T16:45:00Z">
              <w:tcPr>
                <w:tcW w:w="992" w:type="dxa"/>
              </w:tcPr>
            </w:tcPrChange>
          </w:tcPr>
          <w:p w14:paraId="7BD6D1B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470" w:author="Alexander Mielke" w:date="2020-05-28T16:45:00Z">
              <w:tcPr>
                <w:tcW w:w="1276" w:type="dxa"/>
              </w:tcPr>
            </w:tcPrChange>
          </w:tcPr>
          <w:p w14:paraId="7B3780F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1935</w:t>
            </w:r>
          </w:p>
        </w:tc>
        <w:tc>
          <w:tcPr>
            <w:tcW w:w="1276" w:type="dxa"/>
            <w:tcPrChange w:id="471" w:author="Alexander Mielke" w:date="2020-05-28T16:45:00Z">
              <w:tcPr>
                <w:tcW w:w="1276" w:type="dxa"/>
              </w:tcPr>
            </w:tcPrChange>
          </w:tcPr>
          <w:p w14:paraId="1B5C5655"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0.64</w:t>
            </w:r>
          </w:p>
        </w:tc>
        <w:tc>
          <w:tcPr>
            <w:tcW w:w="2409" w:type="dxa"/>
            <w:tcPrChange w:id="472" w:author="Alexander Mielke" w:date="2020-05-28T16:45:00Z">
              <w:tcPr>
                <w:tcW w:w="2409" w:type="dxa"/>
              </w:tcPr>
            </w:tcPrChange>
          </w:tcPr>
          <w:p w14:paraId="4068CE6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11.7</w:t>
            </w:r>
          </w:p>
        </w:tc>
        <w:tc>
          <w:tcPr>
            <w:tcW w:w="895" w:type="dxa"/>
            <w:tcPrChange w:id="473" w:author="Alexander Mielke" w:date="2020-05-28T16:45:00Z">
              <w:tcPr>
                <w:tcW w:w="895" w:type="dxa"/>
              </w:tcPr>
            </w:tcPrChange>
          </w:tcPr>
          <w:p w14:paraId="0FC3F36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5.6</w:t>
            </w:r>
          </w:p>
        </w:tc>
      </w:tr>
      <w:tr w:rsidR="00192031" w:rsidRPr="009D2B56" w14:paraId="41F3FDCA" w14:textId="77777777" w:rsidTr="006C3820">
        <w:tc>
          <w:tcPr>
            <w:tcW w:w="1002" w:type="dxa"/>
            <w:tcPrChange w:id="474" w:author="Alexander Mielke" w:date="2020-05-28T16:45:00Z">
              <w:tcPr>
                <w:tcW w:w="1002" w:type="dxa"/>
              </w:tcPr>
            </w:tcPrChange>
          </w:tcPr>
          <w:p w14:paraId="5D06D22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Change w:id="475" w:author="Alexander Mielke" w:date="2020-05-28T16:45:00Z">
              <w:tcPr>
                <w:tcW w:w="2225" w:type="dxa"/>
              </w:tcPr>
            </w:tcPrChange>
          </w:tcPr>
          <w:p w14:paraId="69B955E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Proximity</w:t>
            </w:r>
          </w:p>
        </w:tc>
        <w:tc>
          <w:tcPr>
            <w:tcW w:w="992" w:type="dxa"/>
            <w:tcPrChange w:id="476" w:author="Alexander Mielke" w:date="2020-05-28T16:45:00Z">
              <w:tcPr>
                <w:tcW w:w="992" w:type="dxa"/>
              </w:tcPr>
            </w:tcPrChange>
          </w:tcPr>
          <w:p w14:paraId="06220F3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477" w:author="Alexander Mielke" w:date="2020-05-28T16:45:00Z">
              <w:tcPr>
                <w:tcW w:w="1276" w:type="dxa"/>
              </w:tcPr>
            </w:tcPrChange>
          </w:tcPr>
          <w:p w14:paraId="63AE413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2796</w:t>
            </w:r>
          </w:p>
        </w:tc>
        <w:tc>
          <w:tcPr>
            <w:tcW w:w="1276" w:type="dxa"/>
            <w:tcPrChange w:id="478" w:author="Alexander Mielke" w:date="2020-05-28T16:45:00Z">
              <w:tcPr>
                <w:tcW w:w="1276" w:type="dxa"/>
              </w:tcPr>
            </w:tcPrChange>
          </w:tcPr>
          <w:p w14:paraId="2F09AAF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0.69</w:t>
            </w:r>
          </w:p>
        </w:tc>
        <w:tc>
          <w:tcPr>
            <w:tcW w:w="2409" w:type="dxa"/>
            <w:tcPrChange w:id="479" w:author="Alexander Mielke" w:date="2020-05-28T16:45:00Z">
              <w:tcPr>
                <w:tcW w:w="2409" w:type="dxa"/>
              </w:tcPr>
            </w:tcPrChange>
          </w:tcPr>
          <w:p w14:paraId="20F0652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13.1</w:t>
            </w:r>
          </w:p>
        </w:tc>
        <w:tc>
          <w:tcPr>
            <w:tcW w:w="895" w:type="dxa"/>
            <w:tcPrChange w:id="480" w:author="Alexander Mielke" w:date="2020-05-28T16:45:00Z">
              <w:tcPr>
                <w:tcW w:w="895" w:type="dxa"/>
              </w:tcPr>
            </w:tcPrChange>
          </w:tcPr>
          <w:p w14:paraId="41645A9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6.2</w:t>
            </w:r>
          </w:p>
        </w:tc>
      </w:tr>
      <w:tr w:rsidR="00192031" w:rsidRPr="009D2B56" w14:paraId="12431116" w14:textId="77777777" w:rsidTr="006C3820">
        <w:tc>
          <w:tcPr>
            <w:tcW w:w="1002" w:type="dxa"/>
            <w:tcPrChange w:id="481" w:author="Alexander Mielke" w:date="2020-05-28T16:45:00Z">
              <w:tcPr>
                <w:tcW w:w="1002" w:type="dxa"/>
              </w:tcPr>
            </w:tcPrChange>
          </w:tcPr>
          <w:p w14:paraId="485C0B4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Change w:id="482" w:author="Alexander Mielke" w:date="2020-05-28T16:45:00Z">
              <w:tcPr>
                <w:tcW w:w="2225" w:type="dxa"/>
              </w:tcPr>
            </w:tcPrChange>
          </w:tcPr>
          <w:p w14:paraId="0E2A1F1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Change w:id="483" w:author="Alexander Mielke" w:date="2020-05-28T16:45:00Z">
              <w:tcPr>
                <w:tcW w:w="992" w:type="dxa"/>
              </w:tcPr>
            </w:tcPrChange>
          </w:tcPr>
          <w:p w14:paraId="00F70C2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484" w:author="Alexander Mielke" w:date="2020-05-28T16:45:00Z">
              <w:tcPr>
                <w:tcW w:w="1276" w:type="dxa"/>
              </w:tcPr>
            </w:tcPrChange>
          </w:tcPr>
          <w:p w14:paraId="2099C50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693</w:t>
            </w:r>
          </w:p>
        </w:tc>
        <w:tc>
          <w:tcPr>
            <w:tcW w:w="1276" w:type="dxa"/>
            <w:tcPrChange w:id="485" w:author="Alexander Mielke" w:date="2020-05-28T16:45:00Z">
              <w:tcPr>
                <w:tcW w:w="1276" w:type="dxa"/>
              </w:tcPr>
            </w:tcPrChange>
          </w:tcPr>
          <w:p w14:paraId="4628725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0.65</w:t>
            </w:r>
          </w:p>
        </w:tc>
        <w:tc>
          <w:tcPr>
            <w:tcW w:w="2409" w:type="dxa"/>
            <w:tcPrChange w:id="486" w:author="Alexander Mielke" w:date="2020-05-28T16:45:00Z">
              <w:tcPr>
                <w:tcW w:w="2409" w:type="dxa"/>
              </w:tcPr>
            </w:tcPrChange>
          </w:tcPr>
          <w:p w14:paraId="18B8307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2.2</w:t>
            </w:r>
          </w:p>
        </w:tc>
        <w:tc>
          <w:tcPr>
            <w:tcW w:w="895" w:type="dxa"/>
            <w:tcPrChange w:id="487" w:author="Alexander Mielke" w:date="2020-05-28T16:45:00Z">
              <w:tcPr>
                <w:tcW w:w="895" w:type="dxa"/>
              </w:tcPr>
            </w:tcPrChange>
          </w:tcPr>
          <w:p w14:paraId="6D27285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0.8</w:t>
            </w:r>
          </w:p>
        </w:tc>
      </w:tr>
      <w:tr w:rsidR="00192031" w:rsidRPr="009D2B56" w14:paraId="7B28A3DC" w14:textId="77777777" w:rsidTr="006C3820">
        <w:tc>
          <w:tcPr>
            <w:tcW w:w="1002" w:type="dxa"/>
            <w:tcPrChange w:id="488" w:author="Alexander Mielke" w:date="2020-05-28T16:45:00Z">
              <w:tcPr>
                <w:tcW w:w="1002" w:type="dxa"/>
              </w:tcPr>
            </w:tcPrChange>
          </w:tcPr>
          <w:p w14:paraId="31F3222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Change w:id="489" w:author="Alexander Mielke" w:date="2020-05-28T16:45:00Z">
              <w:tcPr>
                <w:tcW w:w="2225" w:type="dxa"/>
              </w:tcPr>
            </w:tcPrChange>
          </w:tcPr>
          <w:p w14:paraId="57711B1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Contact</w:t>
            </w:r>
          </w:p>
        </w:tc>
        <w:tc>
          <w:tcPr>
            <w:tcW w:w="992" w:type="dxa"/>
            <w:tcPrChange w:id="490" w:author="Alexander Mielke" w:date="2020-05-28T16:45:00Z">
              <w:tcPr>
                <w:tcW w:w="992" w:type="dxa"/>
              </w:tcPr>
            </w:tcPrChange>
          </w:tcPr>
          <w:p w14:paraId="2929FA2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491" w:author="Alexander Mielke" w:date="2020-05-28T16:45:00Z">
              <w:tcPr>
                <w:tcW w:w="1276" w:type="dxa"/>
              </w:tcPr>
            </w:tcPrChange>
          </w:tcPr>
          <w:p w14:paraId="4A6F9DF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126</w:t>
            </w:r>
          </w:p>
        </w:tc>
        <w:tc>
          <w:tcPr>
            <w:tcW w:w="1276" w:type="dxa"/>
            <w:tcPrChange w:id="492" w:author="Alexander Mielke" w:date="2020-05-28T16:45:00Z">
              <w:tcPr>
                <w:tcW w:w="1276" w:type="dxa"/>
              </w:tcPr>
            </w:tcPrChange>
          </w:tcPr>
          <w:p w14:paraId="370BCBBF" w14:textId="77777777" w:rsidR="00192031" w:rsidRPr="00263884" w:rsidRDefault="00192031" w:rsidP="006C3820">
            <w:pPr>
              <w:spacing w:line="240" w:lineRule="auto"/>
              <w:ind w:left="0" w:hanging="2"/>
              <w:jc w:val="center"/>
              <w:rPr>
                <w:rFonts w:asciiTheme="minorHAnsi" w:hAnsiTheme="minorHAnsi"/>
                <w:sz w:val="18"/>
                <w:szCs w:val="18"/>
              </w:rPr>
            </w:pPr>
            <w:r w:rsidRPr="00263884">
              <w:rPr>
                <w:rFonts w:asciiTheme="minorHAnsi" w:hAnsiTheme="minorHAnsi"/>
                <w:sz w:val="18"/>
                <w:szCs w:val="18"/>
              </w:rPr>
              <w:t>0.33</w:t>
            </w:r>
          </w:p>
        </w:tc>
        <w:tc>
          <w:tcPr>
            <w:tcW w:w="2409" w:type="dxa"/>
            <w:tcPrChange w:id="493" w:author="Alexander Mielke" w:date="2020-05-28T16:45:00Z">
              <w:tcPr>
                <w:tcW w:w="2409" w:type="dxa"/>
              </w:tcPr>
            </w:tcPrChange>
          </w:tcPr>
          <w:p w14:paraId="5A942F0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Change w:id="494" w:author="Alexander Mielke" w:date="2020-05-28T16:45:00Z">
              <w:tcPr>
                <w:tcW w:w="895" w:type="dxa"/>
              </w:tcPr>
            </w:tcPrChange>
          </w:tcPr>
          <w:p w14:paraId="01DC4AA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5174144A" w14:textId="77777777" w:rsidTr="006C3820">
        <w:tc>
          <w:tcPr>
            <w:tcW w:w="1002" w:type="dxa"/>
            <w:tcPrChange w:id="495" w:author="Alexander Mielke" w:date="2020-05-28T16:45:00Z">
              <w:tcPr>
                <w:tcW w:w="1002" w:type="dxa"/>
              </w:tcPr>
            </w:tcPrChange>
          </w:tcPr>
          <w:p w14:paraId="61231BC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Change w:id="496" w:author="Alexander Mielke" w:date="2020-05-28T16:45:00Z">
              <w:tcPr>
                <w:tcW w:w="2225" w:type="dxa"/>
              </w:tcPr>
            </w:tcPrChange>
          </w:tcPr>
          <w:p w14:paraId="1AEE28A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Food Sharing</w:t>
            </w:r>
          </w:p>
        </w:tc>
        <w:tc>
          <w:tcPr>
            <w:tcW w:w="992" w:type="dxa"/>
            <w:tcPrChange w:id="497" w:author="Alexander Mielke" w:date="2020-05-28T16:45:00Z">
              <w:tcPr>
                <w:tcW w:w="992" w:type="dxa"/>
              </w:tcPr>
            </w:tcPrChange>
          </w:tcPr>
          <w:p w14:paraId="3D9AED8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498" w:author="Alexander Mielke" w:date="2020-05-28T16:45:00Z">
              <w:tcPr>
                <w:tcW w:w="1276" w:type="dxa"/>
              </w:tcPr>
            </w:tcPrChange>
          </w:tcPr>
          <w:p w14:paraId="7B964F5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151</w:t>
            </w:r>
          </w:p>
        </w:tc>
        <w:tc>
          <w:tcPr>
            <w:tcW w:w="1276" w:type="dxa"/>
            <w:tcPrChange w:id="499" w:author="Alexander Mielke" w:date="2020-05-28T16:45:00Z">
              <w:tcPr>
                <w:tcW w:w="1276" w:type="dxa"/>
              </w:tcPr>
            </w:tcPrChange>
          </w:tcPr>
          <w:p w14:paraId="506EC8DF" w14:textId="77777777" w:rsidR="00192031" w:rsidRPr="00263884" w:rsidRDefault="00192031" w:rsidP="006C3820">
            <w:pPr>
              <w:spacing w:line="240" w:lineRule="auto"/>
              <w:ind w:left="0" w:hanging="2"/>
              <w:jc w:val="center"/>
              <w:rPr>
                <w:rFonts w:asciiTheme="minorHAnsi" w:hAnsiTheme="minorHAnsi"/>
                <w:sz w:val="18"/>
                <w:szCs w:val="18"/>
              </w:rPr>
            </w:pPr>
            <w:r w:rsidRPr="00263884">
              <w:rPr>
                <w:rFonts w:asciiTheme="minorHAnsi" w:hAnsiTheme="minorHAnsi"/>
                <w:sz w:val="18"/>
                <w:szCs w:val="18"/>
              </w:rPr>
              <w:t>0.40</w:t>
            </w:r>
          </w:p>
        </w:tc>
        <w:tc>
          <w:tcPr>
            <w:tcW w:w="2409" w:type="dxa"/>
            <w:tcPrChange w:id="500" w:author="Alexander Mielke" w:date="2020-05-28T16:45:00Z">
              <w:tcPr>
                <w:tcW w:w="2409" w:type="dxa"/>
              </w:tcPr>
            </w:tcPrChange>
          </w:tcPr>
          <w:p w14:paraId="451CEE0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Change w:id="501" w:author="Alexander Mielke" w:date="2020-05-28T16:45:00Z">
              <w:tcPr>
                <w:tcW w:w="895" w:type="dxa"/>
              </w:tcPr>
            </w:tcPrChange>
          </w:tcPr>
          <w:p w14:paraId="01E536C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464083FC" w14:textId="77777777" w:rsidTr="006C3820">
        <w:tc>
          <w:tcPr>
            <w:tcW w:w="1002" w:type="dxa"/>
            <w:tcBorders>
              <w:bottom w:val="single" w:sz="4" w:space="0" w:color="auto"/>
            </w:tcBorders>
            <w:tcPrChange w:id="502" w:author="Alexander Mielke" w:date="2020-05-28T16:45:00Z">
              <w:tcPr>
                <w:tcW w:w="1002" w:type="dxa"/>
                <w:tcBorders>
                  <w:bottom w:val="single" w:sz="4" w:space="0" w:color="auto"/>
                </w:tcBorders>
              </w:tcPr>
            </w:tcPrChange>
          </w:tcPr>
          <w:p w14:paraId="6D3B2F1A"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Borders>
              <w:bottom w:val="single" w:sz="4" w:space="0" w:color="auto"/>
            </w:tcBorders>
            <w:tcPrChange w:id="503" w:author="Alexander Mielke" w:date="2020-05-28T16:45:00Z">
              <w:tcPr>
                <w:tcW w:w="2225" w:type="dxa"/>
                <w:tcBorders>
                  <w:bottom w:val="single" w:sz="4" w:space="0" w:color="auto"/>
                </w:tcBorders>
              </w:tcPr>
            </w:tcPrChange>
          </w:tcPr>
          <w:p w14:paraId="128AEF9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Pant Grunt</w:t>
            </w:r>
          </w:p>
        </w:tc>
        <w:tc>
          <w:tcPr>
            <w:tcW w:w="992" w:type="dxa"/>
            <w:tcBorders>
              <w:bottom w:val="single" w:sz="4" w:space="0" w:color="auto"/>
            </w:tcBorders>
            <w:tcPrChange w:id="504" w:author="Alexander Mielke" w:date="2020-05-28T16:45:00Z">
              <w:tcPr>
                <w:tcW w:w="992" w:type="dxa"/>
                <w:tcBorders>
                  <w:bottom w:val="single" w:sz="4" w:space="0" w:color="auto"/>
                </w:tcBorders>
              </w:tcPr>
            </w:tcPrChange>
          </w:tcPr>
          <w:p w14:paraId="7715F9C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bottom w:val="single" w:sz="4" w:space="0" w:color="auto"/>
            </w:tcBorders>
            <w:tcPrChange w:id="505" w:author="Alexander Mielke" w:date="2020-05-28T16:45:00Z">
              <w:tcPr>
                <w:tcW w:w="1276" w:type="dxa"/>
                <w:tcBorders>
                  <w:bottom w:val="single" w:sz="4" w:space="0" w:color="auto"/>
                </w:tcBorders>
              </w:tcPr>
            </w:tcPrChange>
          </w:tcPr>
          <w:p w14:paraId="211C082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2429</w:t>
            </w:r>
          </w:p>
        </w:tc>
        <w:tc>
          <w:tcPr>
            <w:tcW w:w="1276" w:type="dxa"/>
            <w:tcBorders>
              <w:bottom w:val="single" w:sz="4" w:space="0" w:color="auto"/>
            </w:tcBorders>
            <w:tcPrChange w:id="506" w:author="Alexander Mielke" w:date="2020-05-28T16:45:00Z">
              <w:tcPr>
                <w:tcW w:w="1276" w:type="dxa"/>
                <w:tcBorders>
                  <w:bottom w:val="single" w:sz="4" w:space="0" w:color="auto"/>
                </w:tcBorders>
              </w:tcPr>
            </w:tcPrChange>
          </w:tcPr>
          <w:p w14:paraId="4B72B23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0.92</w:t>
            </w:r>
          </w:p>
        </w:tc>
        <w:tc>
          <w:tcPr>
            <w:tcW w:w="2409" w:type="dxa"/>
            <w:tcBorders>
              <w:bottom w:val="single" w:sz="4" w:space="0" w:color="auto"/>
            </w:tcBorders>
            <w:tcPrChange w:id="507" w:author="Alexander Mielke" w:date="2020-05-28T16:45:00Z">
              <w:tcPr>
                <w:tcW w:w="2409" w:type="dxa"/>
                <w:tcBorders>
                  <w:bottom w:val="single" w:sz="4" w:space="0" w:color="auto"/>
                </w:tcBorders>
              </w:tcPr>
            </w:tcPrChange>
          </w:tcPr>
          <w:p w14:paraId="0A2CACB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0.9</w:t>
            </w:r>
          </w:p>
        </w:tc>
        <w:tc>
          <w:tcPr>
            <w:tcW w:w="895" w:type="dxa"/>
            <w:tcBorders>
              <w:bottom w:val="single" w:sz="4" w:space="0" w:color="auto"/>
            </w:tcBorders>
            <w:tcPrChange w:id="508" w:author="Alexander Mielke" w:date="2020-05-28T16:45:00Z">
              <w:tcPr>
                <w:tcW w:w="895" w:type="dxa"/>
                <w:tcBorders>
                  <w:bottom w:val="single" w:sz="4" w:space="0" w:color="auto"/>
                </w:tcBorders>
              </w:tcPr>
            </w:tcPrChange>
          </w:tcPr>
          <w:p w14:paraId="6EEAF18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0.1</w:t>
            </w:r>
          </w:p>
        </w:tc>
      </w:tr>
      <w:tr w:rsidR="00192031" w:rsidRPr="009D2B56" w14:paraId="5214D9F7" w14:textId="77777777" w:rsidTr="006C3820">
        <w:tc>
          <w:tcPr>
            <w:tcW w:w="1002" w:type="dxa"/>
            <w:tcBorders>
              <w:top w:val="single" w:sz="4" w:space="0" w:color="auto"/>
            </w:tcBorders>
            <w:tcPrChange w:id="509" w:author="Alexander Mielke" w:date="2020-05-28T16:45:00Z">
              <w:tcPr>
                <w:tcW w:w="1002" w:type="dxa"/>
                <w:tcBorders>
                  <w:top w:val="single" w:sz="4" w:space="0" w:color="auto"/>
                </w:tcBorders>
              </w:tcPr>
            </w:tcPrChange>
          </w:tcPr>
          <w:p w14:paraId="34144060"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9D2B56">
              <w:rPr>
                <w:rFonts w:asciiTheme="minorHAnsi" w:hAnsiTheme="minorHAnsi"/>
                <w:sz w:val="18"/>
                <w:szCs w:val="18"/>
              </w:rPr>
              <w:t>South</w:t>
            </w:r>
          </w:p>
        </w:tc>
        <w:tc>
          <w:tcPr>
            <w:tcW w:w="2225" w:type="dxa"/>
            <w:tcBorders>
              <w:top w:val="single" w:sz="4" w:space="0" w:color="auto"/>
            </w:tcBorders>
            <w:tcPrChange w:id="510" w:author="Alexander Mielke" w:date="2020-05-28T16:45:00Z">
              <w:tcPr>
                <w:tcW w:w="2225" w:type="dxa"/>
                <w:tcBorders>
                  <w:top w:val="single" w:sz="4" w:space="0" w:color="auto"/>
                </w:tcBorders>
              </w:tcPr>
            </w:tcPrChange>
          </w:tcPr>
          <w:p w14:paraId="07F676F3"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Grooming</w:t>
            </w:r>
          </w:p>
        </w:tc>
        <w:tc>
          <w:tcPr>
            <w:tcW w:w="992" w:type="dxa"/>
            <w:tcBorders>
              <w:top w:val="single" w:sz="4" w:space="0" w:color="auto"/>
            </w:tcBorders>
            <w:tcPrChange w:id="511" w:author="Alexander Mielke" w:date="2020-05-28T16:45:00Z">
              <w:tcPr>
                <w:tcW w:w="992" w:type="dxa"/>
                <w:tcBorders>
                  <w:top w:val="single" w:sz="4" w:space="0" w:color="auto"/>
                </w:tcBorders>
              </w:tcPr>
            </w:tcPrChange>
          </w:tcPr>
          <w:p w14:paraId="153DF41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top w:val="single" w:sz="4" w:space="0" w:color="auto"/>
            </w:tcBorders>
            <w:tcPrChange w:id="512" w:author="Alexander Mielke" w:date="2020-05-28T16:45:00Z">
              <w:tcPr>
                <w:tcW w:w="1276" w:type="dxa"/>
                <w:tcBorders>
                  <w:top w:val="single" w:sz="4" w:space="0" w:color="auto"/>
                </w:tcBorders>
              </w:tcPr>
            </w:tcPrChange>
          </w:tcPr>
          <w:p w14:paraId="04CAB9F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4693</w:t>
            </w:r>
          </w:p>
        </w:tc>
        <w:tc>
          <w:tcPr>
            <w:tcW w:w="1276" w:type="dxa"/>
            <w:tcBorders>
              <w:top w:val="single" w:sz="4" w:space="0" w:color="auto"/>
            </w:tcBorders>
            <w:tcPrChange w:id="513" w:author="Alexander Mielke" w:date="2020-05-28T16:45:00Z">
              <w:tcPr>
                <w:tcW w:w="1276" w:type="dxa"/>
                <w:tcBorders>
                  <w:top w:val="single" w:sz="4" w:space="0" w:color="auto"/>
                </w:tcBorders>
              </w:tcPr>
            </w:tcPrChange>
          </w:tcPr>
          <w:p w14:paraId="704D838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0.81</w:t>
            </w:r>
          </w:p>
        </w:tc>
        <w:tc>
          <w:tcPr>
            <w:tcW w:w="2409" w:type="dxa"/>
            <w:tcBorders>
              <w:top w:val="single" w:sz="4" w:space="0" w:color="auto"/>
            </w:tcBorders>
            <w:tcPrChange w:id="514" w:author="Alexander Mielke" w:date="2020-05-28T16:45:00Z">
              <w:tcPr>
                <w:tcW w:w="2409" w:type="dxa"/>
                <w:tcBorders>
                  <w:top w:val="single" w:sz="4" w:space="0" w:color="auto"/>
                </w:tcBorders>
              </w:tcPr>
            </w:tcPrChange>
          </w:tcPr>
          <w:p w14:paraId="68BCF9AF"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4.2</w:t>
            </w:r>
          </w:p>
        </w:tc>
        <w:tc>
          <w:tcPr>
            <w:tcW w:w="895" w:type="dxa"/>
            <w:tcBorders>
              <w:top w:val="single" w:sz="4" w:space="0" w:color="auto"/>
            </w:tcBorders>
            <w:tcPrChange w:id="515" w:author="Alexander Mielke" w:date="2020-05-28T16:45:00Z">
              <w:tcPr>
                <w:tcW w:w="895" w:type="dxa"/>
                <w:tcBorders>
                  <w:top w:val="single" w:sz="4" w:space="0" w:color="auto"/>
                </w:tcBorders>
              </w:tcPr>
            </w:tcPrChange>
          </w:tcPr>
          <w:p w14:paraId="34C3AEC7"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2.5</w:t>
            </w:r>
          </w:p>
        </w:tc>
      </w:tr>
      <w:tr w:rsidR="00192031" w:rsidRPr="009D2B56" w14:paraId="083DD3D9" w14:textId="77777777" w:rsidTr="006C3820">
        <w:tc>
          <w:tcPr>
            <w:tcW w:w="1002" w:type="dxa"/>
            <w:tcPrChange w:id="516" w:author="Alexander Mielke" w:date="2020-05-28T16:45:00Z">
              <w:tcPr>
                <w:tcW w:w="1002" w:type="dxa"/>
              </w:tcPr>
            </w:tcPrChange>
          </w:tcPr>
          <w:p w14:paraId="04FAB22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Change w:id="517" w:author="Alexander Mielke" w:date="2020-05-28T16:45:00Z">
              <w:tcPr>
                <w:tcW w:w="2225" w:type="dxa"/>
              </w:tcPr>
            </w:tcPrChange>
          </w:tcPr>
          <w:p w14:paraId="20901D7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Body Contact</w:t>
            </w:r>
          </w:p>
        </w:tc>
        <w:tc>
          <w:tcPr>
            <w:tcW w:w="992" w:type="dxa"/>
            <w:tcPrChange w:id="518" w:author="Alexander Mielke" w:date="2020-05-28T16:45:00Z">
              <w:tcPr>
                <w:tcW w:w="992" w:type="dxa"/>
              </w:tcPr>
            </w:tcPrChange>
          </w:tcPr>
          <w:p w14:paraId="53C8102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519" w:author="Alexander Mielke" w:date="2020-05-28T16:45:00Z">
              <w:tcPr>
                <w:tcW w:w="1276" w:type="dxa"/>
              </w:tcPr>
            </w:tcPrChange>
          </w:tcPr>
          <w:p w14:paraId="3D20E73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1669</w:t>
            </w:r>
          </w:p>
        </w:tc>
        <w:tc>
          <w:tcPr>
            <w:tcW w:w="1276" w:type="dxa"/>
            <w:tcPrChange w:id="520" w:author="Alexander Mielke" w:date="2020-05-28T16:45:00Z">
              <w:tcPr>
                <w:tcW w:w="1276" w:type="dxa"/>
              </w:tcPr>
            </w:tcPrChange>
          </w:tcPr>
          <w:p w14:paraId="3253C9A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0.62</w:t>
            </w:r>
          </w:p>
        </w:tc>
        <w:tc>
          <w:tcPr>
            <w:tcW w:w="2409" w:type="dxa"/>
            <w:tcPrChange w:id="521" w:author="Alexander Mielke" w:date="2020-05-28T16:45:00Z">
              <w:tcPr>
                <w:tcW w:w="2409" w:type="dxa"/>
              </w:tcPr>
            </w:tcPrChange>
          </w:tcPr>
          <w:p w14:paraId="536CECB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12.0</w:t>
            </w:r>
          </w:p>
        </w:tc>
        <w:tc>
          <w:tcPr>
            <w:tcW w:w="895" w:type="dxa"/>
            <w:tcPrChange w:id="522" w:author="Alexander Mielke" w:date="2020-05-28T16:45:00Z">
              <w:tcPr>
                <w:tcW w:w="895" w:type="dxa"/>
              </w:tcPr>
            </w:tcPrChange>
          </w:tcPr>
          <w:p w14:paraId="14C2979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5.1</w:t>
            </w:r>
          </w:p>
        </w:tc>
      </w:tr>
      <w:tr w:rsidR="00192031" w:rsidRPr="009D2B56" w14:paraId="218F39BC" w14:textId="77777777" w:rsidTr="006C3820">
        <w:tc>
          <w:tcPr>
            <w:tcW w:w="1002" w:type="dxa"/>
            <w:tcPrChange w:id="523" w:author="Alexander Mielke" w:date="2020-05-28T16:45:00Z">
              <w:tcPr>
                <w:tcW w:w="1002" w:type="dxa"/>
              </w:tcPr>
            </w:tcPrChange>
          </w:tcPr>
          <w:p w14:paraId="46F4DF75"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Change w:id="524" w:author="Alexander Mielke" w:date="2020-05-28T16:45:00Z">
              <w:tcPr>
                <w:tcW w:w="2225" w:type="dxa"/>
              </w:tcPr>
            </w:tcPrChange>
          </w:tcPr>
          <w:p w14:paraId="3B2D6B1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Proximity</w:t>
            </w:r>
          </w:p>
        </w:tc>
        <w:tc>
          <w:tcPr>
            <w:tcW w:w="992" w:type="dxa"/>
            <w:tcPrChange w:id="525" w:author="Alexander Mielke" w:date="2020-05-28T16:45:00Z">
              <w:tcPr>
                <w:tcW w:w="992" w:type="dxa"/>
              </w:tcPr>
            </w:tcPrChange>
          </w:tcPr>
          <w:p w14:paraId="587308A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526" w:author="Alexander Mielke" w:date="2020-05-28T16:45:00Z">
              <w:tcPr>
                <w:tcW w:w="1276" w:type="dxa"/>
              </w:tcPr>
            </w:tcPrChange>
          </w:tcPr>
          <w:p w14:paraId="5020F08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2579</w:t>
            </w:r>
          </w:p>
        </w:tc>
        <w:tc>
          <w:tcPr>
            <w:tcW w:w="1276" w:type="dxa"/>
            <w:tcPrChange w:id="527" w:author="Alexander Mielke" w:date="2020-05-28T16:45:00Z">
              <w:tcPr>
                <w:tcW w:w="1276" w:type="dxa"/>
              </w:tcPr>
            </w:tcPrChange>
          </w:tcPr>
          <w:p w14:paraId="1AB915E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0.69</w:t>
            </w:r>
          </w:p>
        </w:tc>
        <w:tc>
          <w:tcPr>
            <w:tcW w:w="2409" w:type="dxa"/>
            <w:tcPrChange w:id="528" w:author="Alexander Mielke" w:date="2020-05-28T16:45:00Z">
              <w:tcPr>
                <w:tcW w:w="2409" w:type="dxa"/>
              </w:tcPr>
            </w:tcPrChange>
          </w:tcPr>
          <w:p w14:paraId="498B3AF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14.0</w:t>
            </w:r>
          </w:p>
        </w:tc>
        <w:tc>
          <w:tcPr>
            <w:tcW w:w="895" w:type="dxa"/>
            <w:tcPrChange w:id="529" w:author="Alexander Mielke" w:date="2020-05-28T16:45:00Z">
              <w:tcPr>
                <w:tcW w:w="895" w:type="dxa"/>
              </w:tcPr>
            </w:tcPrChange>
          </w:tcPr>
          <w:p w14:paraId="7D61874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5.6</w:t>
            </w:r>
          </w:p>
        </w:tc>
      </w:tr>
      <w:tr w:rsidR="00192031" w:rsidRPr="009D2B56" w14:paraId="22EC831E" w14:textId="77777777" w:rsidTr="006C3820">
        <w:tc>
          <w:tcPr>
            <w:tcW w:w="1002" w:type="dxa"/>
            <w:tcPrChange w:id="530" w:author="Alexander Mielke" w:date="2020-05-28T16:45:00Z">
              <w:tcPr>
                <w:tcW w:w="1002" w:type="dxa"/>
              </w:tcPr>
            </w:tcPrChange>
          </w:tcPr>
          <w:p w14:paraId="0EA6A8D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Change w:id="531" w:author="Alexander Mielke" w:date="2020-05-28T16:45:00Z">
              <w:tcPr>
                <w:tcW w:w="2225" w:type="dxa"/>
              </w:tcPr>
            </w:tcPrChange>
          </w:tcPr>
          <w:p w14:paraId="2AA89EF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Change w:id="532" w:author="Alexander Mielke" w:date="2020-05-28T16:45:00Z">
              <w:tcPr>
                <w:tcW w:w="992" w:type="dxa"/>
              </w:tcPr>
            </w:tcPrChange>
          </w:tcPr>
          <w:p w14:paraId="21E6650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533" w:author="Alexander Mielke" w:date="2020-05-28T16:45:00Z">
              <w:tcPr>
                <w:tcW w:w="1276" w:type="dxa"/>
              </w:tcPr>
            </w:tcPrChange>
          </w:tcPr>
          <w:p w14:paraId="1EBEC9D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768</w:t>
            </w:r>
          </w:p>
        </w:tc>
        <w:tc>
          <w:tcPr>
            <w:tcW w:w="1276" w:type="dxa"/>
            <w:tcPrChange w:id="534" w:author="Alexander Mielke" w:date="2020-05-28T16:45:00Z">
              <w:tcPr>
                <w:tcW w:w="1276" w:type="dxa"/>
              </w:tcPr>
            </w:tcPrChange>
          </w:tcPr>
          <w:p w14:paraId="1850E53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0.80</w:t>
            </w:r>
          </w:p>
        </w:tc>
        <w:tc>
          <w:tcPr>
            <w:tcW w:w="2409" w:type="dxa"/>
            <w:tcPrChange w:id="535" w:author="Alexander Mielke" w:date="2020-05-28T16:45:00Z">
              <w:tcPr>
                <w:tcW w:w="2409" w:type="dxa"/>
              </w:tcPr>
            </w:tcPrChange>
          </w:tcPr>
          <w:p w14:paraId="7277233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1.3</w:t>
            </w:r>
          </w:p>
        </w:tc>
        <w:tc>
          <w:tcPr>
            <w:tcW w:w="895" w:type="dxa"/>
            <w:tcPrChange w:id="536" w:author="Alexander Mielke" w:date="2020-05-28T16:45:00Z">
              <w:tcPr>
                <w:tcW w:w="895" w:type="dxa"/>
              </w:tcPr>
            </w:tcPrChange>
          </w:tcPr>
          <w:p w14:paraId="5F8F98F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w:t>
            </w:r>
          </w:p>
        </w:tc>
      </w:tr>
      <w:tr w:rsidR="00192031" w:rsidRPr="009D2B56" w14:paraId="6A4E31DF" w14:textId="77777777" w:rsidTr="006C3820">
        <w:tc>
          <w:tcPr>
            <w:tcW w:w="1002" w:type="dxa"/>
            <w:tcPrChange w:id="537" w:author="Alexander Mielke" w:date="2020-05-28T16:45:00Z">
              <w:tcPr>
                <w:tcW w:w="1002" w:type="dxa"/>
              </w:tcPr>
            </w:tcPrChange>
          </w:tcPr>
          <w:p w14:paraId="666ED6A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Change w:id="538" w:author="Alexander Mielke" w:date="2020-05-28T16:45:00Z">
              <w:tcPr>
                <w:tcW w:w="2225" w:type="dxa"/>
              </w:tcPr>
            </w:tcPrChange>
          </w:tcPr>
          <w:p w14:paraId="452D02A8"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Contact</w:t>
            </w:r>
          </w:p>
        </w:tc>
        <w:tc>
          <w:tcPr>
            <w:tcW w:w="992" w:type="dxa"/>
            <w:tcPrChange w:id="539" w:author="Alexander Mielke" w:date="2020-05-28T16:45:00Z">
              <w:tcPr>
                <w:tcW w:w="992" w:type="dxa"/>
              </w:tcPr>
            </w:tcPrChange>
          </w:tcPr>
          <w:p w14:paraId="6ACBBFE5"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540" w:author="Alexander Mielke" w:date="2020-05-28T16:45:00Z">
              <w:tcPr>
                <w:tcW w:w="1276" w:type="dxa"/>
              </w:tcPr>
            </w:tcPrChange>
          </w:tcPr>
          <w:p w14:paraId="258D9E5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173</w:t>
            </w:r>
          </w:p>
        </w:tc>
        <w:tc>
          <w:tcPr>
            <w:tcW w:w="1276" w:type="dxa"/>
            <w:tcPrChange w:id="541" w:author="Alexander Mielke" w:date="2020-05-28T16:45:00Z">
              <w:tcPr>
                <w:tcW w:w="1276" w:type="dxa"/>
              </w:tcPr>
            </w:tcPrChange>
          </w:tcPr>
          <w:p w14:paraId="45013E76" w14:textId="77777777" w:rsidR="00192031" w:rsidRPr="00263884" w:rsidRDefault="00192031" w:rsidP="006C3820">
            <w:pPr>
              <w:spacing w:line="240" w:lineRule="auto"/>
              <w:ind w:left="0" w:hanging="2"/>
              <w:jc w:val="center"/>
              <w:rPr>
                <w:rFonts w:asciiTheme="minorHAnsi" w:hAnsiTheme="minorHAnsi"/>
                <w:sz w:val="18"/>
                <w:szCs w:val="18"/>
              </w:rPr>
            </w:pPr>
            <w:r w:rsidRPr="00263884">
              <w:rPr>
                <w:rFonts w:asciiTheme="minorHAnsi" w:hAnsiTheme="minorHAnsi"/>
                <w:sz w:val="18"/>
                <w:szCs w:val="18"/>
              </w:rPr>
              <w:t>0.42</w:t>
            </w:r>
          </w:p>
        </w:tc>
        <w:tc>
          <w:tcPr>
            <w:tcW w:w="2409" w:type="dxa"/>
            <w:tcPrChange w:id="542" w:author="Alexander Mielke" w:date="2020-05-28T16:45:00Z">
              <w:tcPr>
                <w:tcW w:w="2409" w:type="dxa"/>
              </w:tcPr>
            </w:tcPrChange>
          </w:tcPr>
          <w:p w14:paraId="5BC6053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Change w:id="543" w:author="Alexander Mielke" w:date="2020-05-28T16:45:00Z">
              <w:tcPr>
                <w:tcW w:w="895" w:type="dxa"/>
              </w:tcPr>
            </w:tcPrChange>
          </w:tcPr>
          <w:p w14:paraId="56C1F7D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2CD3FA4C" w14:textId="77777777" w:rsidTr="006C3820">
        <w:tc>
          <w:tcPr>
            <w:tcW w:w="1002" w:type="dxa"/>
            <w:tcPrChange w:id="544" w:author="Alexander Mielke" w:date="2020-05-28T16:45:00Z">
              <w:tcPr>
                <w:tcW w:w="1002" w:type="dxa"/>
              </w:tcPr>
            </w:tcPrChange>
          </w:tcPr>
          <w:p w14:paraId="54DC236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Change w:id="545" w:author="Alexander Mielke" w:date="2020-05-28T16:45:00Z">
              <w:tcPr>
                <w:tcW w:w="2225" w:type="dxa"/>
              </w:tcPr>
            </w:tcPrChange>
          </w:tcPr>
          <w:p w14:paraId="1C464B9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Food Sharing</w:t>
            </w:r>
          </w:p>
        </w:tc>
        <w:tc>
          <w:tcPr>
            <w:tcW w:w="992" w:type="dxa"/>
            <w:tcPrChange w:id="546" w:author="Alexander Mielke" w:date="2020-05-28T16:45:00Z">
              <w:tcPr>
                <w:tcW w:w="992" w:type="dxa"/>
              </w:tcPr>
            </w:tcPrChange>
          </w:tcPr>
          <w:p w14:paraId="4FCF4D7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547" w:author="Alexander Mielke" w:date="2020-05-28T16:45:00Z">
              <w:tcPr>
                <w:tcW w:w="1276" w:type="dxa"/>
              </w:tcPr>
            </w:tcPrChange>
          </w:tcPr>
          <w:p w14:paraId="5EDB344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153</w:t>
            </w:r>
          </w:p>
        </w:tc>
        <w:tc>
          <w:tcPr>
            <w:tcW w:w="1276" w:type="dxa"/>
            <w:tcPrChange w:id="548" w:author="Alexander Mielke" w:date="2020-05-28T16:45:00Z">
              <w:tcPr>
                <w:tcW w:w="1276" w:type="dxa"/>
              </w:tcPr>
            </w:tcPrChange>
          </w:tcPr>
          <w:p w14:paraId="1A727406" w14:textId="77777777" w:rsidR="00192031" w:rsidRPr="00263884" w:rsidRDefault="00192031" w:rsidP="006C3820">
            <w:pPr>
              <w:spacing w:line="240" w:lineRule="auto"/>
              <w:ind w:left="0" w:hanging="2"/>
              <w:jc w:val="center"/>
              <w:rPr>
                <w:rFonts w:asciiTheme="minorHAnsi" w:hAnsiTheme="minorHAnsi"/>
                <w:sz w:val="18"/>
                <w:szCs w:val="18"/>
              </w:rPr>
            </w:pPr>
            <w:r w:rsidRPr="00263884">
              <w:rPr>
                <w:rFonts w:asciiTheme="minorHAnsi" w:hAnsiTheme="minorHAnsi"/>
                <w:sz w:val="18"/>
                <w:szCs w:val="18"/>
              </w:rPr>
              <w:t>0.34</w:t>
            </w:r>
          </w:p>
        </w:tc>
        <w:tc>
          <w:tcPr>
            <w:tcW w:w="2409" w:type="dxa"/>
            <w:tcPrChange w:id="549" w:author="Alexander Mielke" w:date="2020-05-28T16:45:00Z">
              <w:tcPr>
                <w:tcW w:w="2409" w:type="dxa"/>
              </w:tcPr>
            </w:tcPrChange>
          </w:tcPr>
          <w:p w14:paraId="33D9BBE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Change w:id="550" w:author="Alexander Mielke" w:date="2020-05-28T16:45:00Z">
              <w:tcPr>
                <w:tcW w:w="895" w:type="dxa"/>
              </w:tcPr>
            </w:tcPrChange>
          </w:tcPr>
          <w:p w14:paraId="430B8AA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6C61F77D" w14:textId="77777777" w:rsidTr="006C3820">
        <w:tc>
          <w:tcPr>
            <w:tcW w:w="1002" w:type="dxa"/>
            <w:tcBorders>
              <w:bottom w:val="single" w:sz="4" w:space="0" w:color="auto"/>
            </w:tcBorders>
            <w:tcPrChange w:id="551" w:author="Alexander Mielke" w:date="2020-05-28T16:45:00Z">
              <w:tcPr>
                <w:tcW w:w="1002" w:type="dxa"/>
                <w:tcBorders>
                  <w:bottom w:val="single" w:sz="4" w:space="0" w:color="auto"/>
                </w:tcBorders>
              </w:tcPr>
            </w:tcPrChange>
          </w:tcPr>
          <w:p w14:paraId="5B35FB3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Borders>
              <w:bottom w:val="single" w:sz="4" w:space="0" w:color="auto"/>
            </w:tcBorders>
            <w:tcPrChange w:id="552" w:author="Alexander Mielke" w:date="2020-05-28T16:45:00Z">
              <w:tcPr>
                <w:tcW w:w="2225" w:type="dxa"/>
                <w:tcBorders>
                  <w:bottom w:val="single" w:sz="4" w:space="0" w:color="auto"/>
                </w:tcBorders>
              </w:tcPr>
            </w:tcPrChange>
          </w:tcPr>
          <w:p w14:paraId="40F3635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Pant Grunt</w:t>
            </w:r>
          </w:p>
        </w:tc>
        <w:tc>
          <w:tcPr>
            <w:tcW w:w="992" w:type="dxa"/>
            <w:tcBorders>
              <w:bottom w:val="single" w:sz="4" w:space="0" w:color="auto"/>
            </w:tcBorders>
            <w:tcPrChange w:id="553" w:author="Alexander Mielke" w:date="2020-05-28T16:45:00Z">
              <w:tcPr>
                <w:tcW w:w="992" w:type="dxa"/>
                <w:tcBorders>
                  <w:bottom w:val="single" w:sz="4" w:space="0" w:color="auto"/>
                </w:tcBorders>
              </w:tcPr>
            </w:tcPrChange>
          </w:tcPr>
          <w:p w14:paraId="5437E6B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bottom w:val="single" w:sz="4" w:space="0" w:color="auto"/>
            </w:tcBorders>
            <w:tcPrChange w:id="554" w:author="Alexander Mielke" w:date="2020-05-28T16:45:00Z">
              <w:tcPr>
                <w:tcW w:w="1276" w:type="dxa"/>
                <w:tcBorders>
                  <w:bottom w:val="single" w:sz="4" w:space="0" w:color="auto"/>
                </w:tcBorders>
              </w:tcPr>
            </w:tcPrChange>
          </w:tcPr>
          <w:p w14:paraId="7F99CA1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3350</w:t>
            </w:r>
          </w:p>
        </w:tc>
        <w:tc>
          <w:tcPr>
            <w:tcW w:w="1276" w:type="dxa"/>
            <w:tcBorders>
              <w:bottom w:val="single" w:sz="4" w:space="0" w:color="auto"/>
            </w:tcBorders>
            <w:tcPrChange w:id="555" w:author="Alexander Mielke" w:date="2020-05-28T16:45:00Z">
              <w:tcPr>
                <w:tcW w:w="1276" w:type="dxa"/>
                <w:tcBorders>
                  <w:bottom w:val="single" w:sz="4" w:space="0" w:color="auto"/>
                </w:tcBorders>
              </w:tcPr>
            </w:tcPrChange>
          </w:tcPr>
          <w:p w14:paraId="49EB0AF5"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0.93</w:t>
            </w:r>
          </w:p>
        </w:tc>
        <w:tc>
          <w:tcPr>
            <w:tcW w:w="2409" w:type="dxa"/>
            <w:tcBorders>
              <w:bottom w:val="single" w:sz="4" w:space="0" w:color="auto"/>
            </w:tcBorders>
            <w:tcPrChange w:id="556" w:author="Alexander Mielke" w:date="2020-05-28T16:45:00Z">
              <w:tcPr>
                <w:tcW w:w="2409" w:type="dxa"/>
                <w:tcBorders>
                  <w:bottom w:val="single" w:sz="4" w:space="0" w:color="auto"/>
                </w:tcBorders>
              </w:tcPr>
            </w:tcPrChange>
          </w:tcPr>
          <w:p w14:paraId="591025C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1.4</w:t>
            </w:r>
          </w:p>
        </w:tc>
        <w:tc>
          <w:tcPr>
            <w:tcW w:w="895" w:type="dxa"/>
            <w:tcBorders>
              <w:bottom w:val="single" w:sz="4" w:space="0" w:color="auto"/>
            </w:tcBorders>
            <w:tcPrChange w:id="557" w:author="Alexander Mielke" w:date="2020-05-28T16:45:00Z">
              <w:tcPr>
                <w:tcW w:w="895" w:type="dxa"/>
                <w:tcBorders>
                  <w:bottom w:val="single" w:sz="4" w:space="0" w:color="auto"/>
                </w:tcBorders>
              </w:tcPr>
            </w:tcPrChange>
          </w:tcPr>
          <w:p w14:paraId="5B8730A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0.00</w:t>
            </w:r>
          </w:p>
        </w:tc>
      </w:tr>
    </w:tbl>
    <w:p w14:paraId="0560768B" w14:textId="77777777" w:rsidR="00192031" w:rsidRDefault="00192031">
      <w:pPr>
        <w:spacing w:line="480" w:lineRule="auto"/>
        <w:ind w:leftChars="0" w:left="0" w:firstLineChars="0" w:firstLine="0"/>
        <w:jc w:val="both"/>
        <w:rPr>
          <w:rFonts w:asciiTheme="minorHAnsi" w:hAnsiTheme="minorHAnsi"/>
        </w:rPr>
      </w:pPr>
    </w:p>
    <w:p w14:paraId="60B056FC" w14:textId="77777777" w:rsidR="00CC4A8D" w:rsidRDefault="00B244F2">
      <w:pPr>
        <w:spacing w:line="480" w:lineRule="auto"/>
        <w:ind w:leftChars="0" w:left="0" w:firstLineChars="0" w:firstLine="0"/>
        <w:jc w:val="both"/>
        <w:rPr>
          <w:rFonts w:asciiTheme="minorHAnsi" w:hAnsiTheme="minorHAnsi"/>
        </w:rPr>
      </w:pPr>
      <w:r>
        <w:rPr>
          <w:rFonts w:asciiTheme="minorHAnsi" w:hAnsiTheme="minorHAnsi"/>
        </w:rPr>
        <w:t>To be able to compare groups of different sizes, and interaction types with different occurrence rates, we tested how many interactions per dyad were necessary to reach a consistency value of r=0.5. Interaction types that reached this cut-off with fewer average interactions per dyad were considered more predictable than those that require more interactions per dyad to reach the cut-off</w:t>
      </w:r>
      <w:r w:rsidR="00E129D9">
        <w:rPr>
          <w:rFonts w:asciiTheme="minorHAnsi" w:hAnsiTheme="minorHAnsi"/>
        </w:rPr>
        <w:t xml:space="preserve"> (Fig. 4, 5</w:t>
      </w:r>
      <w:r w:rsidR="00EB48BB">
        <w:rPr>
          <w:rFonts w:asciiTheme="minorHAnsi" w:hAnsiTheme="minorHAnsi"/>
        </w:rPr>
        <w:t>, 6</w:t>
      </w:r>
      <w:r w:rsidR="00E129D9">
        <w:rPr>
          <w:rFonts w:asciiTheme="minorHAnsi" w:hAnsiTheme="minorHAnsi"/>
        </w:rPr>
        <w:t>)</w:t>
      </w:r>
      <w:r>
        <w:rPr>
          <w:rFonts w:asciiTheme="minorHAnsi" w:hAnsiTheme="minorHAnsi"/>
        </w:rPr>
        <w:t>.</w:t>
      </w:r>
    </w:p>
    <w:p w14:paraId="6805ECFE" w14:textId="77777777" w:rsidR="00CC4A8D" w:rsidRDefault="001C22EB">
      <w:pPr>
        <w:pStyle w:val="Caption"/>
        <w:keepNext/>
        <w:ind w:left="0" w:hanging="2"/>
        <w:jc w:val="both"/>
        <w:rPr>
          <w:rFonts w:asciiTheme="minorHAnsi" w:hAnsiTheme="minorHAnsi"/>
          <w:sz w:val="20"/>
        </w:rPr>
      </w:pPr>
      <w:commentRangeStart w:id="558"/>
      <w:r w:rsidRPr="00560BD5">
        <w:rPr>
          <w:rFonts w:asciiTheme="minorHAnsi" w:hAnsiTheme="minorHAnsi"/>
          <w:sz w:val="20"/>
          <w:lang w:val="en-US"/>
          <w:rPrChange w:id="559" w:author="Alexander Mielke" w:date="2020-05-28T16:45:00Z">
            <w:rPr>
              <w:rFonts w:asciiTheme="minorHAnsi" w:hAnsiTheme="minorHAnsi"/>
              <w:sz w:val="20"/>
            </w:rPr>
          </w:rPrChange>
        </w:rPr>
        <w:drawing>
          <wp:inline distT="0" distB="0" distL="0" distR="0" wp14:anchorId="3DC35AF3" wp14:editId="0A84ED94">
            <wp:extent cx="5915025" cy="3943350"/>
            <wp:effectExtent l="0" t="0" r="952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 Common.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5025" cy="3943350"/>
                    </a:xfrm>
                    <a:prstGeom prst="rect">
                      <a:avLst/>
                    </a:prstGeom>
                  </pic:spPr>
                </pic:pic>
              </a:graphicData>
            </a:graphic>
          </wp:inline>
        </w:drawing>
      </w:r>
      <w:commentRangeEnd w:id="558"/>
      <w:r w:rsidR="00156CCB">
        <w:rPr>
          <w:rStyle w:val="CommentReference"/>
          <w:i w:val="0"/>
          <w:iCs w:val="0"/>
        </w:rPr>
        <w:commentReference w:id="558"/>
      </w:r>
    </w:p>
    <w:p w14:paraId="4661B83F" w14:textId="77777777" w:rsidR="00E129D9" w:rsidRPr="00192031" w:rsidRDefault="00E129D9"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Figure 4: Spearman correlation between two halves of randomly selected subsets of the datasets for mangabeys (green), East chimpanzee community (yellow) and South chimpanzee community (blue) for grooming, body contact, proximity, and pant grunts/supplants.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DE618E9" w14:textId="77777777" w:rsidR="00E129D9" w:rsidRDefault="00E129D9">
      <w:pPr>
        <w:widowControl/>
        <w:spacing w:after="160" w:line="259" w:lineRule="auto"/>
        <w:ind w:leftChars="0" w:left="0" w:firstLineChars="0" w:firstLine="0"/>
        <w:textAlignment w:val="auto"/>
        <w:outlineLvl w:val="9"/>
        <w:rPr>
          <w:rFonts w:asciiTheme="minorHAnsi" w:hAnsiTheme="minorHAnsi"/>
          <w:i/>
        </w:rPr>
      </w:pPr>
      <w:r>
        <w:rPr>
          <w:rFonts w:asciiTheme="minorHAnsi" w:hAnsiTheme="minorHAnsi"/>
          <w:i/>
        </w:rPr>
        <w:br w:type="page"/>
      </w:r>
    </w:p>
    <w:p w14:paraId="6F567C2E" w14:textId="77777777" w:rsidR="00E129D9" w:rsidRPr="00E129D9" w:rsidRDefault="00E129D9">
      <w:pPr>
        <w:spacing w:line="480" w:lineRule="auto"/>
        <w:ind w:leftChars="0" w:left="0" w:firstLineChars="0" w:firstLine="0"/>
        <w:jc w:val="both"/>
        <w:rPr>
          <w:rFonts w:asciiTheme="minorHAnsi" w:hAnsiTheme="minorHAnsi"/>
          <w:iCs/>
        </w:rPr>
      </w:pPr>
      <w:r w:rsidRPr="00560BD5">
        <w:rPr>
          <w:rFonts w:asciiTheme="minorHAnsi" w:hAnsiTheme="minorHAnsi"/>
          <w:lang w:val="en-US"/>
          <w:rPrChange w:id="560" w:author="Alexander Mielke" w:date="2020-05-28T16:45:00Z">
            <w:rPr>
              <w:rFonts w:asciiTheme="minorHAnsi" w:hAnsiTheme="minorHAnsi"/>
            </w:rPr>
          </w:rPrChange>
        </w:rPr>
        <w:drawing>
          <wp:inline distT="0" distB="0" distL="0" distR="0" wp14:anchorId="289AFD51" wp14:editId="5CF4C8E4">
            <wp:extent cx="5486400" cy="365760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 Rare.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3E6F33C" w14:textId="77777777" w:rsidR="00E129D9" w:rsidRPr="00192031" w:rsidRDefault="00E129D9"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Figure 5: Spearman correlation between two halves of randomly selected subsets of the datasets for mangabeys (green), East chimpanzee community (yellow) and South chimpanzee community (blue) for nonphysical aggression, physical aggression, and food sharing.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E0E2ED2" w14:textId="77777777" w:rsidR="00E129D9" w:rsidRDefault="00E129D9">
      <w:pPr>
        <w:spacing w:line="480" w:lineRule="auto"/>
        <w:ind w:leftChars="0" w:left="0" w:firstLineChars="0" w:firstLine="0"/>
        <w:jc w:val="both"/>
        <w:rPr>
          <w:rFonts w:asciiTheme="minorHAnsi" w:hAnsiTheme="minorHAnsi"/>
          <w:i/>
        </w:rPr>
      </w:pPr>
    </w:p>
    <w:p w14:paraId="712708F3" w14:textId="77777777" w:rsidR="00CC4A8D" w:rsidRDefault="00B244F2">
      <w:pPr>
        <w:spacing w:line="480" w:lineRule="auto"/>
        <w:ind w:leftChars="0" w:left="0" w:firstLineChars="0" w:firstLine="0"/>
        <w:jc w:val="both"/>
        <w:rPr>
          <w:rFonts w:asciiTheme="minorHAnsi" w:hAnsiTheme="minorHAnsi"/>
          <w:i/>
        </w:rPr>
      </w:pPr>
      <w:r>
        <w:rPr>
          <w:rFonts w:asciiTheme="minorHAnsi" w:hAnsiTheme="minorHAnsi"/>
          <w:i/>
        </w:rPr>
        <w:t>Mangabeys</w:t>
      </w:r>
    </w:p>
    <w:p w14:paraId="018F4A3E" w14:textId="77777777" w:rsidR="00381820" w:rsidRDefault="00B244F2">
      <w:pPr>
        <w:spacing w:line="480" w:lineRule="auto"/>
        <w:ind w:leftChars="0" w:left="0" w:firstLineChars="0" w:firstLine="0"/>
        <w:jc w:val="both"/>
        <w:rPr>
          <w:rFonts w:asciiTheme="minorHAnsi" w:hAnsiTheme="minorHAnsi"/>
        </w:rPr>
      </w:pPr>
      <w:r>
        <w:rPr>
          <w:rFonts w:asciiTheme="minorHAnsi" w:hAnsiTheme="minorHAnsi"/>
        </w:rPr>
        <w:t xml:space="preserve">For the mangabeys, overall aggression rates (1.3 interactions/dyad, SD=0.2), grooming (1.8 interactions/dyad, SD=0.4), and supplants (2.1 interactions/dyad, SD=0.5), were among the most consistent behaviours we observed for all groups, indicating that individuals observing a subset of interactions in the community would be able to predict future interactions (Fig. </w:t>
      </w:r>
      <w:r w:rsidR="00381820">
        <w:rPr>
          <w:rFonts w:asciiTheme="minorHAnsi" w:hAnsiTheme="minorHAnsi"/>
        </w:rPr>
        <w:t>4,5;</w:t>
      </w:r>
      <w:r>
        <w:rPr>
          <w:rFonts w:asciiTheme="minorHAnsi" w:hAnsiTheme="minorHAnsi"/>
        </w:rPr>
        <w:t xml:space="preserve"> Tab. 1). Body contact (7.4 interactions/dyad, SD=1.4) and proximity (14.5 interactions/dyad, SD=2.5) were much less consistent.</w:t>
      </w:r>
    </w:p>
    <w:p w14:paraId="711FD8A7" w14:textId="77777777" w:rsidR="00CC4A8D" w:rsidRDefault="00B244F2">
      <w:pPr>
        <w:spacing w:before="120" w:line="480" w:lineRule="auto"/>
        <w:ind w:leftChars="0" w:left="0" w:firstLineChars="0" w:firstLine="0"/>
        <w:jc w:val="both"/>
        <w:rPr>
          <w:rFonts w:asciiTheme="minorHAnsi" w:eastAsia="Calibri" w:hAnsiTheme="minorHAnsi"/>
          <w:i/>
        </w:rPr>
      </w:pPr>
      <w:r>
        <w:rPr>
          <w:rFonts w:asciiTheme="minorHAnsi" w:eastAsia="Calibri" w:hAnsiTheme="minorHAnsi"/>
          <w:i/>
        </w:rPr>
        <w:t>Chimpanzees</w:t>
      </w:r>
    </w:p>
    <w:p w14:paraId="6DC77E58" w14:textId="77777777" w:rsidR="00381820" w:rsidRDefault="00B244F2">
      <w:pPr>
        <w:spacing w:before="120" w:line="480" w:lineRule="auto"/>
        <w:ind w:leftChars="0" w:left="0" w:firstLineChars="0" w:firstLine="0"/>
        <w:jc w:val="both"/>
        <w:rPr>
          <w:rFonts w:asciiTheme="minorHAnsi" w:eastAsia="Calibri" w:hAnsiTheme="minorHAnsi"/>
        </w:rPr>
      </w:pPr>
      <w:r>
        <w:rPr>
          <w:rFonts w:asciiTheme="minorHAnsi" w:eastAsia="Calibri" w:hAnsiTheme="minorHAnsi"/>
        </w:rPr>
        <w:t>As in the mangabeys, overall aggression rates were highly consistent in both chimpanzee communities (Table 1), more so in South (1.3 interactions/dyad, SD=0.6) than in East (2.6 interactions/dyad, SD=0.9). The larger standard deviation in the chimpanzees compared to the mangabeys might indicate changes of aggression patterns over time. Pant grunt interactions in both communities showed the most predictable patterns (East: 0.9 interactions/dyad, SD=0.1; South: 1.4 interactions/dyad, SD=0.0</w:t>
      </w:r>
      <w:del w:id="561" w:author="anna" w:date="2020-05-17T12:19:00Z">
        <w:r>
          <w:rPr>
            <w:rFonts w:asciiTheme="minorHAnsi" w:eastAsia="Calibri" w:hAnsiTheme="minorHAnsi"/>
          </w:rPr>
          <w:delText>0</w:delText>
        </w:r>
      </w:del>
      <w:r>
        <w:rPr>
          <w:rFonts w:asciiTheme="minorHAnsi" w:eastAsia="Calibri" w:hAnsiTheme="minorHAnsi"/>
        </w:rPr>
        <w:t>). Grooming was less consistent than in the mangabeys (East: 4.7 interactions/dyad, SD=2.0; South: 4.2 interactions/dyad, SD=2.5), with the large standard deviation indicating changes in interaction patterns over the course of the study period. Body contact (East: 11.7 interactions/dyad, SD=5.6; South: 12.0 interactions/dyad, SD=5.1) and proximity (East: 13.1 interactions/dyad, SD=6.2; South: 14.0 interactions/dyad, SD=5.6) were considerably less predictable than the directed interaction types. This indicates that in all three communities, most dyads will feed and rest in close proximity with a wide variety of partners, while they direct interactions at a smaller and more stable subset of group members.</w:t>
      </w:r>
    </w:p>
    <w:p w14:paraId="1946EF21" w14:textId="77777777" w:rsidR="00CC4A8D" w:rsidRDefault="00381820">
      <w:pPr>
        <w:spacing w:before="120" w:line="480" w:lineRule="auto"/>
        <w:ind w:leftChars="0" w:left="0" w:firstLineChars="0" w:firstLine="0"/>
        <w:jc w:val="both"/>
        <w:rPr>
          <w:rFonts w:asciiTheme="minorHAnsi" w:eastAsia="Calibri" w:hAnsiTheme="minorHAnsi"/>
        </w:rPr>
      </w:pPr>
      <w:commentRangeStart w:id="562"/>
      <w:commentRangeStart w:id="563"/>
      <w:r w:rsidRPr="00560BD5">
        <w:rPr>
          <w:rFonts w:asciiTheme="minorHAnsi" w:eastAsia="Calibri" w:hAnsiTheme="minorHAnsi"/>
          <w:lang w:val="en-US"/>
          <w:rPrChange w:id="564" w:author="Alexander Mielke" w:date="2020-05-28T16:45:00Z">
            <w:rPr>
              <w:rFonts w:asciiTheme="minorHAnsi" w:eastAsia="Calibri" w:hAnsiTheme="minorHAnsi"/>
            </w:rPr>
          </w:rPrChange>
        </w:rPr>
        <w:drawing>
          <wp:inline distT="0" distB="0" distL="0" distR="0" wp14:anchorId="35CBC312" wp14:editId="6507671F">
            <wp:extent cx="5943600" cy="3714750"/>
            <wp:effectExtent l="0" t="0" r="0" b="0"/>
            <wp:docPr id="3" name="Picture 3" descr="A picture containing sky,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 Results.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commentRangeEnd w:id="562"/>
      <w:commentRangeEnd w:id="563"/>
      <w:r w:rsidR="00AF4AF2">
        <w:rPr>
          <w:rStyle w:val="CommentReference"/>
        </w:rPr>
        <w:commentReference w:id="563"/>
      </w:r>
      <w:r w:rsidR="006C3820">
        <w:rPr>
          <w:rStyle w:val="CommentReference"/>
        </w:rPr>
        <w:commentReference w:id="562"/>
      </w:r>
      <w:r w:rsidR="00B244F2">
        <w:rPr>
          <w:rFonts w:asciiTheme="minorHAnsi" w:eastAsia="Calibri" w:hAnsiTheme="minorHAnsi"/>
        </w:rPr>
        <w:t xml:space="preserve"> </w:t>
      </w:r>
    </w:p>
    <w:p w14:paraId="515093E3" w14:textId="77777777" w:rsidR="00CC4A8D" w:rsidRPr="00381820" w:rsidRDefault="00381820" w:rsidP="00381820">
      <w:pPr>
        <w:pStyle w:val="Caption"/>
        <w:spacing w:line="240" w:lineRule="auto"/>
        <w:ind w:left="0" w:hanging="2"/>
        <w:jc w:val="both"/>
        <w:rPr>
          <w:rFonts w:asciiTheme="minorHAnsi" w:eastAsia="Calibri" w:hAnsiTheme="minorHAnsi"/>
          <w:iCs w:val="0"/>
          <w:sz w:val="18"/>
          <w:szCs w:val="18"/>
        </w:rPr>
      </w:pPr>
      <w:r w:rsidRPr="00381820">
        <w:rPr>
          <w:rFonts w:asciiTheme="minorHAnsi" w:eastAsia="Calibri" w:hAnsiTheme="minorHAnsi"/>
          <w:iCs w:val="0"/>
          <w:sz w:val="18"/>
          <w:szCs w:val="18"/>
        </w:rPr>
        <w:t>Figure 6: Summary of the mean number of interactions needed per dyad to reach correlations between halves of r = 0.5 (mangabeys: green triangles, East: red point, South: blue square).</w:t>
      </w:r>
    </w:p>
    <w:p w14:paraId="1B464F92" w14:textId="77777777" w:rsidR="00381820" w:rsidRDefault="00381820">
      <w:pPr>
        <w:spacing w:before="120" w:line="480" w:lineRule="auto"/>
        <w:ind w:leftChars="0" w:left="0" w:firstLineChars="0" w:firstLine="0"/>
        <w:jc w:val="both"/>
        <w:rPr>
          <w:rFonts w:asciiTheme="minorHAnsi" w:hAnsiTheme="minorHAnsi"/>
          <w:b/>
        </w:rPr>
      </w:pPr>
    </w:p>
    <w:p w14:paraId="7367614A" w14:textId="77777777" w:rsidR="00CC4A8D" w:rsidRDefault="00B244F2">
      <w:pPr>
        <w:spacing w:before="120" w:line="480" w:lineRule="auto"/>
        <w:ind w:leftChars="0" w:left="0" w:firstLineChars="0" w:firstLine="0"/>
        <w:jc w:val="both"/>
        <w:rPr>
          <w:rFonts w:asciiTheme="minorHAnsi" w:hAnsiTheme="minorHAnsi"/>
          <w:b/>
        </w:rPr>
      </w:pPr>
      <w:r>
        <w:rPr>
          <w:rFonts w:asciiTheme="minorHAnsi" w:hAnsiTheme="minorHAnsi"/>
          <w:b/>
        </w:rPr>
        <w:t>DISCUSSION</w:t>
      </w:r>
    </w:p>
    <w:p w14:paraId="600C3823" w14:textId="77777777" w:rsidR="00CC4A8D" w:rsidRDefault="00B244F2">
      <w:pPr>
        <w:spacing w:before="120" w:line="480" w:lineRule="auto"/>
        <w:ind w:leftChars="0" w:left="0" w:firstLineChars="0" w:firstLine="0"/>
        <w:jc w:val="both"/>
        <w:rPr>
          <w:rFonts w:asciiTheme="minorHAnsi" w:hAnsiTheme="minorHAnsi"/>
        </w:rPr>
      </w:pPr>
      <w:commentRangeStart w:id="565"/>
      <w:commentRangeStart w:id="566"/>
      <w:r>
        <w:rPr>
          <w:rFonts w:asciiTheme="minorHAnsi" w:hAnsiTheme="minorHAnsi"/>
        </w:rPr>
        <w:t xml:space="preserve">Establishing measures of predictability of social interactions and the resulting relationships between individuals is necessary to understand the complexity of a social group from the perspective of the individual </w:t>
      </w:r>
      <w:r>
        <w:rPr>
          <w:rFonts w:asciiTheme="minorHAnsi" w:hAnsiTheme="minorHAnsi"/>
        </w:rPr>
        <w:fldChar w:fldCharType="begin" w:fldLock="1"/>
      </w:r>
      <w:r w:rsidR="00792622">
        <w:rPr>
          <w:rFonts w:asciiTheme="minorHAnsi" w:hAnsiTheme="minorHAnsi"/>
        </w:rPr>
        <w:instrText>ADDIN CSL_CITATION {"citationItems":[{"id":"ITEM-1","itemData":{"DOI":"10.1111/ele.13079","ISSN":"14610248","abstract":"Studies of eusocial invertebrates regard complex societies as those where there is a clear division of labour and extensive cooperation between breeders and helpers. In contrast, studies of social mammals identify complex societies as those where differentiated social relationships influence access to resources and reproductive opportunities. We show here that, while traits associated with social complexity of the first kind occur in social mammals that live in groups composed of close relatives, traits associated with the complexity of social relationships occur where average kinship between female group members is low. These differences in the form of social complexity appear to be associated with variation in brain size and probably reflect contrasts in the extent of conflicts of interest between group members. Our results emphasise the limitations of any unitary concept of social complexity and show that variation in average kinship between group members has far-reaching consequences for animal societies.","author":[{"dropping-particle":"","family":"Lukas","given":"Dieter","non-dropping-particle":"","parse-names":false,"suffix":""},{"dropping-particle":"","family":"Clutton-Brock","given":"Tim","non-dropping-particle":"","parse-names":false,"suffix":""}],"container-title":"Ecology Letters","editor":[{"dropping-particle":"","family":"Isvaran","given":"Kavita","non-dropping-particle":"","parse-names":false,"suffix":""}],"id":"ITEM-1","issue":"8","issued":{"date-parts":[["2018","5","25"]]},"page":"1129-1134","publisher":"Wiley/Blackwell (10.1111)","title":"Social complexity and kinship in animal societies","type":"article-journal","volume":"21"},"uris":["http://www.mendeley.com/documents/?uuid=9e494851-8198-3713-bb56-5987a3015a36"]},{"id":"ITEM-2","itemData":{"DOI":"10.1163/000579510X501151","ISBN":"0005-7959","ISSN":"00057959","PMID":"50262666","abstract":"Approaches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-2","issue":"7","issued":{"date-parts":[["2010"]]},"page":"775-803","title":"Bondedness and sociality","type":"article","volume":"147"},"uris":["http://www.mendeley.com/documents/?uuid=e99b68ae-0495-324c-8aac-5c78b257b91d"]}],"mendeley":{"formattedCitation":"(Dunbar &amp; Shultz, 2010; Lukas &amp; Clutton-Brock, 2018)","plainTextFormattedCitation":"(Dunbar &amp; Shultz, 2010; Lukas &amp; Clutton-Brock, 2018)","previouslyFormattedCitation":"(Dunbar &amp; Shultz, 2010; Lukas &amp; Clutton-Brock, 2018)"},"properties":{"noteIndex":0},"schema":"https://github.com/citation-style-language/schema/raw/master/csl-citation.json"}</w:instrText>
      </w:r>
      <w:r>
        <w:rPr>
          <w:rFonts w:asciiTheme="minorHAnsi" w:hAnsiTheme="minorHAnsi"/>
        </w:rPr>
        <w:fldChar w:fldCharType="separate"/>
      </w:r>
      <w:r w:rsidR="00F57648" w:rsidRPr="00F57648">
        <w:rPr>
          <w:rFonts w:asciiTheme="minorHAnsi" w:hAnsiTheme="minorHAnsi"/>
          <w:noProof/>
        </w:rPr>
        <w:t>(Dunbar &amp; Shultz, 2010; Lukas &amp; Clutton-Brock, 2018)</w:t>
      </w:r>
      <w:r>
        <w:rPr>
          <w:rFonts w:asciiTheme="minorHAnsi" w:hAnsiTheme="minorHAnsi"/>
        </w:rPr>
        <w:fldChar w:fldCharType="end"/>
      </w:r>
      <w:r>
        <w:rPr>
          <w:rFonts w:asciiTheme="minorHAnsi" w:hAnsiTheme="minorHAnsi"/>
        </w:rPr>
        <w:t xml:space="preserve">. </w:t>
      </w:r>
      <w:commentRangeEnd w:id="565"/>
      <w:r w:rsidR="00336CA6">
        <w:rPr>
          <w:rStyle w:val="CommentReference"/>
        </w:rPr>
        <w:commentReference w:id="565"/>
      </w:r>
      <w:commentRangeEnd w:id="566"/>
      <w:r w:rsidR="001613D6">
        <w:rPr>
          <w:rStyle w:val="CommentReference"/>
        </w:rPr>
        <w:commentReference w:id="566"/>
      </w:r>
      <w:r>
        <w:rPr>
          <w:rFonts w:asciiTheme="minorHAnsi" w:hAnsiTheme="minorHAnsi"/>
        </w:rPr>
        <w:t xml:space="preserve">Here, </w:t>
      </w:r>
      <w:r w:rsidR="00826E7E">
        <w:rPr>
          <w:rFonts w:asciiTheme="minorHAnsi" w:hAnsiTheme="minorHAnsi"/>
        </w:rPr>
        <w:t>o</w:t>
      </w:r>
      <w:r>
        <w:rPr>
          <w:rFonts w:asciiTheme="minorHAnsi" w:hAnsiTheme="minorHAnsi"/>
        </w:rPr>
        <w:t>ur premise was that interactions are more predictable for participants and bystanders if interaction distributions are consistent over time. Our results showed that across communities and species, interaction types vary in predictability, indicating</w:t>
      </w:r>
      <w:r w:rsidR="00826E7E">
        <w:rPr>
          <w:rFonts w:asciiTheme="minorHAnsi" w:hAnsiTheme="minorHAnsi"/>
        </w:rPr>
        <w:t xml:space="preserve"> yet again that animal lives cannot be </w:t>
      </w:r>
      <w:ins w:id="567" w:author="anna" w:date="2020-05-28T16:45:00Z">
        <w:r w:rsidR="00826E7E">
          <w:rPr>
            <w:rFonts w:asciiTheme="minorHAnsi" w:hAnsiTheme="minorHAnsi"/>
          </w:rPr>
          <w:t>capture</w:t>
        </w:r>
      </w:ins>
      <w:ins w:id="568" w:author="anna" w:date="2020-05-17T12:21:00Z">
        <w:r w:rsidR="00AF4AF2">
          <w:rPr>
            <w:rFonts w:asciiTheme="minorHAnsi" w:hAnsiTheme="minorHAnsi"/>
          </w:rPr>
          <w:t>d</w:t>
        </w:r>
      </w:ins>
      <w:ins w:id="569" w:author="Liran Samuni" w:date="2020-05-28T16:43:00Z">
        <w:r w:rsidR="00826E7E">
          <w:rPr>
            <w:rFonts w:asciiTheme="minorHAnsi" w:hAnsiTheme="minorHAnsi"/>
          </w:rPr>
          <w:t>capture</w:t>
        </w:r>
      </w:ins>
      <w:ins w:id="570" w:author="Liran Samuni" w:date="2020-03-16T19:39:00Z">
        <w:r w:rsidR="00F05569">
          <w:rPr>
            <w:rFonts w:asciiTheme="minorHAnsi" w:hAnsiTheme="minorHAnsi"/>
          </w:rPr>
          <w:t>d</w:t>
        </w:r>
      </w:ins>
      <w:del w:id="571" w:author="Liran Samuni" w:date="2020-05-28T16:43:00Z">
        <w:r w:rsidR="00826E7E">
          <w:rPr>
            <w:rFonts w:asciiTheme="minorHAnsi" w:hAnsiTheme="minorHAnsi"/>
          </w:rPr>
          <w:delText>capture</w:delText>
        </w:r>
      </w:del>
      <w:r w:rsidR="00826E7E">
        <w:rPr>
          <w:rFonts w:asciiTheme="minorHAnsi" w:hAnsiTheme="minorHAnsi"/>
        </w:rPr>
        <w:t xml:space="preserve"> using one simplistic measure of complexity: challenges differ within </w:t>
      </w:r>
      <w:r w:rsidR="00F50CE9">
        <w:rPr>
          <w:rFonts w:asciiTheme="minorHAnsi" w:hAnsiTheme="minorHAnsi"/>
        </w:rPr>
        <w:t>and between species, and we need multi-dimensional measures to quantify where ‘complexity’ really arises.</w:t>
      </w:r>
      <w:r>
        <w:rPr>
          <w:rFonts w:asciiTheme="minorHAnsi" w:hAnsiTheme="minorHAnsi"/>
        </w:rPr>
        <w:t xml:space="preserve"> </w:t>
      </w:r>
    </w:p>
    <w:p w14:paraId="4FD2720D" w14:textId="77777777" w:rsidR="00CC4A8D" w:rsidRDefault="00B244F2">
      <w:pPr>
        <w:spacing w:before="120" w:line="480" w:lineRule="auto"/>
        <w:ind w:leftChars="0" w:left="0" w:firstLineChars="0" w:firstLine="0"/>
        <w:jc w:val="both"/>
        <w:rPr>
          <w:rStyle w:val="FootnoteReference"/>
          <w:rFonts w:asciiTheme="minorHAnsi" w:hAnsiTheme="minorHAnsi"/>
          <w:vertAlign w:val="baseline"/>
        </w:rPr>
      </w:pPr>
      <w:r>
        <w:rPr>
          <w:rFonts w:asciiTheme="minorHAnsi" w:hAnsiTheme="minorHAnsi"/>
        </w:rPr>
        <w:t xml:space="preserve">This study introduces a consistency measure, repeatedly dividing the dataset into halves and comparing how well these predict each other, which serves two functions. Researchers can use it to find out whether they have </w:t>
      </w:r>
      <w:commentRangeStart w:id="572"/>
      <w:r>
        <w:rPr>
          <w:rFonts w:asciiTheme="minorHAnsi" w:hAnsiTheme="minorHAnsi"/>
        </w:rPr>
        <w:t>collected sufficient data for their dataset to be internally consistent</w:t>
      </w:r>
      <w:commentRangeEnd w:id="572"/>
      <w:r w:rsidR="00BE2B5D">
        <w:rPr>
          <w:rStyle w:val="CommentReference"/>
        </w:rPr>
        <w:commentReference w:id="572"/>
      </w:r>
      <w:r>
        <w:rPr>
          <w:rFonts w:asciiTheme="minorHAnsi" w:hAnsiTheme="minorHAnsi"/>
        </w:rPr>
        <w:t xml:space="preserve">, given a community of a certain size and an interaction type with a specific diversity of partner choice </w:t>
      </w:r>
      <w:r>
        <w:rPr>
          <w:rFonts w:asciiTheme="minorHAnsi" w:hAnsiTheme="minorHAnsi"/>
        </w:rPr>
        <w:fldChar w:fldCharType="begin" w:fldLock="1"/>
      </w:r>
      <w:r w:rsidR="00383737">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hAnsiTheme="minorHAnsi"/>
        </w:rPr>
        <w:fldChar w:fldCharType="separate"/>
      </w:r>
      <w:r w:rsidRPr="00B244F2">
        <w:rPr>
          <w:rFonts w:asciiTheme="minorHAnsi" w:hAnsiTheme="minorHAnsi"/>
          <w:noProof/>
        </w:rPr>
        <w:t>(Sánchez-Tójar et al., 2018)</w:t>
      </w:r>
      <w:r>
        <w:rPr>
          <w:rFonts w:asciiTheme="minorHAnsi" w:hAnsiTheme="minorHAnsi"/>
        </w:rPr>
        <w:fldChar w:fldCharType="end"/>
      </w:r>
      <w:r>
        <w:rPr>
          <w:rFonts w:asciiTheme="minorHAnsi" w:hAnsiTheme="minorHAnsi"/>
        </w:rPr>
        <w:t xml:space="preserve">. In our sample, despite pooling 18 months of data, food sharing and contact aggressions </w:t>
      </w:r>
      <w:r w:rsidR="00F50CE9">
        <w:rPr>
          <w:rFonts w:asciiTheme="minorHAnsi" w:hAnsiTheme="minorHAnsi"/>
        </w:rPr>
        <w:t>were</w:t>
      </w:r>
      <w:r>
        <w:rPr>
          <w:rFonts w:asciiTheme="minorHAnsi" w:hAnsiTheme="minorHAnsi"/>
        </w:rPr>
        <w:t xml:space="preserve"> observed at such low rates in all three communities that observing the group at a certain time point would make it impossible to predict their behaviour at another time point. We generally assume that randomly selected focal follows allow us to also make statements about interaction rates on those days on which we do not observe an individual </w:t>
      </w:r>
      <w:r>
        <w:rPr>
          <w:rFonts w:asciiTheme="minorHAnsi" w:hAnsiTheme="minorHAnsi"/>
        </w:rPr>
        <w:fldChar w:fldCharType="begin" w:fldLock="1"/>
      </w:r>
      <w:r>
        <w:rPr>
          <w:rFonts w:asciiTheme="minorHAns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w:instrText>
      </w:r>
      <w:r>
        <w:rPr>
          <w:rFonts w:asciiTheme="minorHAnsi" w:hAnsiTheme="minorHAnsi"/>
          <w:lang w:val="en-US"/>
        </w:rPr>
        <w:instrText>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Pr>
          <w:rFonts w:asciiTheme="minorHAnsi" w:hAnsiTheme="minorHAnsi"/>
        </w:rPr>
        <w:fldChar w:fldCharType="separate"/>
      </w:r>
      <w:r>
        <w:rPr>
          <w:rFonts w:asciiTheme="minorHAnsi" w:hAnsiTheme="minorHAnsi"/>
          <w:noProof/>
          <w:lang w:val="en-US"/>
        </w:rPr>
        <w:t>(Davis et al., 2018)</w:t>
      </w:r>
      <w:r>
        <w:rPr>
          <w:rFonts w:asciiTheme="minorHAnsi" w:hAnsiTheme="minorHAnsi"/>
        </w:rPr>
        <w:fldChar w:fldCharType="end"/>
      </w:r>
      <w:r>
        <w:rPr>
          <w:rFonts w:asciiTheme="minorHAnsi" w:hAnsiTheme="minorHAnsi"/>
          <w:lang w:val="en-US"/>
        </w:rPr>
        <w:t xml:space="preserve">, but this might not be the case for rare interaction types. </w:t>
      </w:r>
      <w:r>
        <w:rPr>
          <w:rFonts w:asciiTheme="minorHAnsi" w:hAnsiTheme="minorHAnsi"/>
        </w:rPr>
        <w:t>One way to understand patterns driving interaction patterns for rare interaction types would be to test the factors</w:t>
      </w:r>
      <w:r w:rsidR="00F50CE9">
        <w:rPr>
          <w:rFonts w:asciiTheme="minorHAnsi" w:hAnsiTheme="minorHAnsi"/>
        </w:rPr>
        <w:t xml:space="preserve"> </w:t>
      </w:r>
      <w:r>
        <w:rPr>
          <w:rFonts w:asciiTheme="minorHAnsi" w:hAnsiTheme="minorHAnsi"/>
        </w:rPr>
        <w:t xml:space="preserve">influencing decisions by comparing each partner choice an individual makes against the alternatives they did not choose </w:t>
      </w:r>
      <w:r>
        <w:rPr>
          <w:rStyle w:val="FootnoteReference"/>
          <w:rFonts w:asciiTheme="minorHAnsi" w:hAnsiTheme="minorHAnsi"/>
        </w:rPr>
        <w:fldChar w:fldCharType="begin" w:fldLock="1"/>
      </w:r>
      <w:r>
        <w:rPr>
          <w:rFonts w:asciiTheme="minorHAnsi" w:hAnsiTheme="minorHAnsi"/>
        </w:rPr>
        <w:instrText>ADDIN CSL_CITATION {"citationItems":[{"id":"ITEM-1","itemData":{"DOI":"10.1098/rsos.172143","ISSN":"20545703","abstract":"Living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Science","id":"ITEM-1","issue":"7","issued":{"date-parts":[["2018","7","11"]]},"page":"172143","title":"Flexible decision-making in grooming partner choice in sooty mangabeys and chimpanzees","type":"article-journal","volume":"5"},"uris":["http://www.mendeley.com/documents/?uuid=f98670e1-2f5d-4cc2-82ee-b24920f77eaf"]},{"id":"ITEM-2","itemData":{"DOI":"10.1098/rspb.2018.1643","ISSN":"14712954","PMID":"30305438","abstract":"Why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Sciences","id":"ITEM-2","issue":"1888","issued":{"date-parts":[["2018","10","10"]]},"page":"20181643","publisher":"The Royal Society","title":"Social bonds facilitate cooperative resource sharing in wild chimpanzees","type":"article-journal","volume":"285"},"uris":["http://www.mendeley.com/documents/?uuid=4f000663-d423-481c-a1a8-222fb6b56e93"]}],"mendeley":{"formattedCitation":"(Mielke et al., 2018; Samuni et al., 2018)","plainTextFormattedCitation":"(Mielke et al., 2018; Samuni et al., 2018)","previouslyFormattedCitation":"(Mielke et al., 2018; Samuni et al., 2018)"},"properties":{"noteIndex":0},"schema":"https://github.com/citation-style-language/schema/raw/master/csl-citation.json"}</w:instrText>
      </w:r>
      <w:r>
        <w:rPr>
          <w:rStyle w:val="FootnoteReference"/>
          <w:rFonts w:asciiTheme="minorHAnsi" w:hAnsiTheme="minorHAnsi"/>
        </w:rPr>
        <w:fldChar w:fldCharType="separate"/>
      </w:r>
      <w:r>
        <w:rPr>
          <w:rFonts w:asciiTheme="minorHAnsi" w:hAnsiTheme="minorHAnsi"/>
          <w:noProof/>
        </w:rPr>
        <w:t>(Mielke et al., 2018; Samuni et al., 2018)</w:t>
      </w:r>
      <w:r>
        <w:rPr>
          <w:rStyle w:val="FootnoteReference"/>
          <w:rFonts w:asciiTheme="minorHAnsi" w:hAnsiTheme="minorHAnsi"/>
        </w:rPr>
        <w:fldChar w:fldCharType="end"/>
      </w:r>
      <w:r>
        <w:rPr>
          <w:rStyle w:val="FootnoteReference"/>
          <w:rFonts w:asciiTheme="minorHAnsi" w:hAnsiTheme="minorHAnsi"/>
          <w:vertAlign w:val="baseline"/>
        </w:rPr>
        <w:t>.</w:t>
      </w:r>
      <w:r>
        <w:rPr>
          <w:rFonts w:asciiTheme="minorHAnsi" w:hAnsiTheme="minorHAnsi"/>
        </w:rPr>
        <w:t xml:space="preserve"> </w:t>
      </w:r>
      <w:r>
        <w:rPr>
          <w:rFonts w:asciiTheme="minorHAnsi" w:hAnsiTheme="minorHAnsi"/>
          <w:lang w:val="en-US"/>
        </w:rPr>
        <w:t>In order to assess changes in relationships over time, t</w:t>
      </w:r>
      <w:r>
        <w:rPr>
          <w:rStyle w:val="FootnoteReference"/>
          <w:rFonts w:asciiTheme="minorHAnsi" w:hAnsiTheme="minorHAnsi"/>
          <w:vertAlign w:val="baseline"/>
          <w:lang w:val="en-US"/>
        </w:rPr>
        <w:t>here has been a trend to cut datasets into smaller subsets and then compare n</w:t>
      </w:r>
      <w:r>
        <w:rPr>
          <w:rFonts w:asciiTheme="minorHAnsi" w:hAnsiTheme="minorHAnsi"/>
          <w:lang w:val="en-US"/>
        </w:rPr>
        <w:t>etwork overlap between these</w:t>
      </w:r>
      <w:r>
        <w:rPr>
          <w:rStyle w:val="FootnoteReference"/>
          <w:rFonts w:asciiTheme="minorHAnsi" w:hAnsiTheme="minorHAnsi"/>
          <w:vertAlign w:val="baseline"/>
          <w:lang w:val="en-US"/>
        </w:rPr>
        <w:t>, assuming that the data in each is sufficient to depict the underlying distribution in the community. With our consistency measure, seasonality and change could be established if smaller subsets would show higher consistency than larger subsets,</w:t>
      </w:r>
      <w:r>
        <w:rPr>
          <w:rFonts w:asciiTheme="minorHAnsi" w:hAnsiTheme="minorHAnsi"/>
          <w:lang w:val="en-US"/>
        </w:rPr>
        <w:t xml:space="preserve"> as random subsets retained consistent time intervals</w:t>
      </w:r>
      <w:r>
        <w:rPr>
          <w:rStyle w:val="FootnoteReference"/>
          <w:rFonts w:asciiTheme="minorHAnsi" w:hAnsiTheme="minorHAnsi"/>
          <w:vertAlign w:val="baseline"/>
          <w:lang w:val="en-US"/>
        </w:rPr>
        <w:t>. This was not the case for any i</w:t>
      </w:r>
      <w:r>
        <w:rPr>
          <w:rFonts w:asciiTheme="minorHAnsi" w:hAnsiTheme="minorHAnsi"/>
          <w:lang w:val="en-US"/>
        </w:rPr>
        <w:t>nteraction type, even though some interaction types showed high standard variation, and indication that consistency is high during some times but not others</w:t>
      </w:r>
      <w:r>
        <w:rPr>
          <w:rStyle w:val="FootnoteReference"/>
          <w:rFonts w:asciiTheme="minorHAnsi" w:hAnsiTheme="minorHAnsi"/>
          <w:vertAlign w:val="baseline"/>
          <w:lang w:val="en-US"/>
        </w:rPr>
        <w:t>.</w:t>
      </w:r>
      <w:r>
        <w:rPr>
          <w:rFonts w:asciiTheme="minorHAnsi" w:hAnsiTheme="minorHAnsi"/>
          <w:lang w:val="en-US"/>
        </w:rPr>
        <w:t xml:space="preserve"> </w:t>
      </w:r>
    </w:p>
    <w:p w14:paraId="576E46AC" w14:textId="55CE97DB" w:rsidR="00CC4A8D" w:rsidRDefault="00B244F2" w:rsidP="003B3718">
      <w:pPr>
        <w:spacing w:before="120" w:line="480" w:lineRule="auto"/>
        <w:ind w:leftChars="0" w:left="0" w:firstLineChars="0" w:firstLine="0"/>
        <w:jc w:val="both"/>
        <w:rPr>
          <w:rFonts w:asciiTheme="minorHAnsi" w:hAnsiTheme="minorHAnsi"/>
        </w:rPr>
      </w:pPr>
      <w:r>
        <w:rPr>
          <w:rFonts w:asciiTheme="minorHAnsi" w:hAnsiTheme="minorHAnsi"/>
        </w:rPr>
        <w:t xml:space="preserve">The standardized consistency measure allowed us to segregate interaction types into those that needed either </w:t>
      </w:r>
      <w:r w:rsidR="007D050F">
        <w:rPr>
          <w:rFonts w:asciiTheme="minorHAnsi" w:hAnsiTheme="minorHAnsi"/>
        </w:rPr>
        <w:t>large</w:t>
      </w:r>
      <w:r>
        <w:rPr>
          <w:rFonts w:asciiTheme="minorHAnsi" w:hAnsiTheme="minorHAnsi"/>
        </w:rPr>
        <w:t xml:space="preserve"> or </w:t>
      </w:r>
      <w:r w:rsidR="007D050F">
        <w:rPr>
          <w:rFonts w:asciiTheme="minorHAnsi" w:hAnsiTheme="minorHAnsi"/>
        </w:rPr>
        <w:t xml:space="preserve">small </w:t>
      </w:r>
      <w:r>
        <w:rPr>
          <w:rFonts w:asciiTheme="minorHAnsi" w:hAnsiTheme="minorHAnsi"/>
        </w:rPr>
        <w:t>amounts of information to predict future interactions.</w:t>
      </w:r>
      <w:r w:rsidR="007D050F">
        <w:rPr>
          <w:rFonts w:asciiTheme="minorHAnsi" w:hAnsiTheme="minorHAnsi"/>
        </w:rPr>
        <w:t xml:space="preserve"> We use the number of interactions per dyad at which the majority of subset correlations exceeds the value </w:t>
      </w:r>
      <w:ins w:id="573" w:author="anna" w:date="2020-05-17T12:25:00Z">
        <w:r w:rsidR="00AF4AF2">
          <w:rPr>
            <w:rFonts w:asciiTheme="minorHAnsi" w:hAnsiTheme="minorHAnsi"/>
          </w:rPr>
          <w:t>r=</w:t>
        </w:r>
      </w:ins>
      <w:r w:rsidR="007D050F">
        <w:rPr>
          <w:rFonts w:asciiTheme="minorHAnsi" w:hAnsiTheme="minorHAnsi"/>
        </w:rPr>
        <w:t xml:space="preserve">0.5; while the value </w:t>
      </w:r>
      <w:ins w:id="574" w:author="anna" w:date="2020-05-17T12:25:00Z">
        <w:r w:rsidR="00AF4AF2">
          <w:rPr>
            <w:rFonts w:asciiTheme="minorHAnsi" w:hAnsiTheme="minorHAnsi"/>
          </w:rPr>
          <w:t>r=</w:t>
        </w:r>
      </w:ins>
      <w:r w:rsidR="007D050F">
        <w:rPr>
          <w:rFonts w:asciiTheme="minorHAnsi" w:hAnsiTheme="minorHAnsi"/>
        </w:rPr>
        <w:t>0.5 itself is arbitrary, using it across species and interaction types allows researchers to make comparative statements.</w:t>
      </w:r>
      <w:r>
        <w:rPr>
          <w:rFonts w:asciiTheme="minorHAnsi" w:hAnsiTheme="minorHAnsi"/>
        </w:rPr>
        <w:t xml:space="preserve"> </w:t>
      </w:r>
      <w:r w:rsidR="00F50CE9">
        <w:rPr>
          <w:rFonts w:asciiTheme="minorHAnsi" w:hAnsiTheme="minorHAnsi"/>
        </w:rPr>
        <w:t xml:space="preserve">Feeding </w:t>
      </w:r>
      <w:r>
        <w:rPr>
          <w:rFonts w:asciiTheme="minorHAnsi" w:hAnsiTheme="minorHAnsi"/>
        </w:rPr>
        <w:t>supplants and pant grunts</w:t>
      </w:r>
      <w:r w:rsidR="00F50CE9">
        <w:rPr>
          <w:rFonts w:asciiTheme="minorHAnsi" w:hAnsiTheme="minorHAnsi"/>
        </w:rPr>
        <w:t>, which are used to create hierarchies in the respective species,</w:t>
      </w:r>
      <w:r>
        <w:rPr>
          <w:rFonts w:asciiTheme="minorHAnsi" w:hAnsiTheme="minorHAnsi"/>
        </w:rPr>
        <w:t xml:space="preserve"> were highly consistent in the two species, indicating generally stable hierarchies </w:t>
      </w:r>
      <w:r>
        <w:rPr>
          <w:rFonts w:asciiTheme="minorHAnsi" w:hAnsiTheme="minorHAnsi"/>
        </w:rPr>
        <w:fldChar w:fldCharType="begin" w:fldLock="1"/>
      </w:r>
      <w:r w:rsidR="00383737">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hAnsiTheme="minorHAnsi"/>
        </w:rPr>
        <w:fldChar w:fldCharType="separate"/>
      </w:r>
      <w:r w:rsidRPr="00B244F2">
        <w:rPr>
          <w:rFonts w:asciiTheme="minorHAnsi" w:hAnsiTheme="minorHAnsi"/>
          <w:noProof/>
        </w:rPr>
        <w:t>(Sánchez-Tójar et al., 2018)</w:t>
      </w:r>
      <w:r>
        <w:rPr>
          <w:rFonts w:asciiTheme="minorHAnsi" w:hAnsiTheme="minorHAnsi"/>
        </w:rPr>
        <w:fldChar w:fldCharType="end"/>
      </w:r>
      <w:r>
        <w:rPr>
          <w:rFonts w:asciiTheme="minorHAnsi" w:hAnsiTheme="minorHAnsi"/>
        </w:rPr>
        <w:t>.</w:t>
      </w:r>
      <w:r w:rsidR="003B3718">
        <w:rPr>
          <w:rFonts w:asciiTheme="minorHAnsi" w:hAnsiTheme="minorHAnsi"/>
        </w:rPr>
        <w:t xml:space="preserve"> Consistency of aggression distribution did not vary between species.</w:t>
      </w:r>
      <w:r>
        <w:rPr>
          <w:rFonts w:asciiTheme="minorHAnsi" w:hAnsiTheme="minorHAnsi"/>
        </w:rPr>
        <w:t xml:space="preserve"> Despite being the larger community, mangabey interactions were generally more predictable than chimpanzee interaction patterns, with fewer grooming and body contact interactions per dyad needed to reach the consistency cut-off in mangabeys. Directed interactions (grooming, aggression, pant grunts/supplants) were consistent despite the inclusion of 18 months of data per community, indicating that most dyads interacted at relatively constant rates throughout the study period. The higher consistency of mangabey interactions could be the result of a highly stable dominance hierarchy </w:t>
      </w:r>
      <w:r>
        <w:rPr>
          <w:rFonts w:asciiTheme="minorHAnsi" w:hAnsiTheme="minorHAnsi"/>
        </w:rPr>
        <w:fldChar w:fldCharType="begin" w:fldLock="1"/>
      </w:r>
      <w:r>
        <w:rPr>
          <w:rFonts w:asciiTheme="minorHAns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mangabeys","type":"article-journal","volume":"4"},"uris":["http://www.mendeley.com/documents/?uuid=348a9a44-fe39-4295-b877-0fbaa4079659"]}],"mendeley":{"formattedCitation":"(Mielke et al., 2017)","plainTextFormattedCitation":"(Mielke et al., 2017)","previouslyFormattedCitation":"(Mielke et al., 2017)"},"properties":{"noteIndex":0},"schema":"https://github.com/citation-style-language/schema/raw/master/csl-citation.json"}</w:instrText>
      </w:r>
      <w:r>
        <w:rPr>
          <w:rFonts w:asciiTheme="minorHAnsi" w:hAnsiTheme="minorHAnsi"/>
        </w:rPr>
        <w:fldChar w:fldCharType="separate"/>
      </w:r>
      <w:r>
        <w:rPr>
          <w:rFonts w:asciiTheme="minorHAnsi" w:hAnsiTheme="minorHAnsi"/>
          <w:noProof/>
        </w:rPr>
        <w:t>(Mielke et al., 2017)</w:t>
      </w:r>
      <w:r>
        <w:rPr>
          <w:rFonts w:asciiTheme="minorHAnsi" w:hAnsiTheme="minorHAnsi"/>
        </w:rPr>
        <w:fldChar w:fldCharType="end"/>
      </w:r>
      <w:r>
        <w:rPr>
          <w:rFonts w:asciiTheme="minorHAnsi" w:hAnsiTheme="minorHAnsi"/>
        </w:rPr>
        <w:t xml:space="preserve">, </w:t>
      </w:r>
      <w:commentRangeStart w:id="575"/>
      <w:r>
        <w:rPr>
          <w:rFonts w:asciiTheme="minorHAnsi" w:hAnsiTheme="minorHAnsi"/>
        </w:rPr>
        <w:t>few demographic changes</w:t>
      </w:r>
      <w:commentRangeEnd w:id="575"/>
      <w:r w:rsidR="001744B0">
        <w:rPr>
          <w:rStyle w:val="CommentReference"/>
        </w:rPr>
        <w:commentReference w:id="575"/>
      </w:r>
      <w:r>
        <w:rPr>
          <w:rFonts w:asciiTheme="minorHAnsi" w:hAnsiTheme="minorHAnsi"/>
        </w:rPr>
        <w:t xml:space="preserve"> </w:t>
      </w:r>
      <w:r>
        <w:rPr>
          <w:rFonts w:asciiTheme="minorHAnsi" w:hAnsiTheme="minorHAnsi"/>
        </w:rPr>
        <w:fldChar w:fldCharType="begin" w:fldLock="1"/>
      </w:r>
      <w:r w:rsidR="00F41459">
        <w:rPr>
          <w:rFonts w:asciiTheme="minorHAnsi" w:hAnsiTheme="minorHAnsi"/>
        </w:rPr>
        <w:instrText>ADDIN CSL_CITATION {"citationItems":[{"id":"ITEM-1","itemData":{"DOI":"10.1016/j.anbehav.2017.09.028","ISSN":"00033472","abstract":"From a cognitive point of view, management and knowledge of social relationships is thought to be very challenging. Because of ecological and demographic constraints, relationships are likely to be prone to variation and hence need constant updating. Social network analysis is a potential tool to quantify the information that needs to be processed. However, despite the growing number of studies on social networks, few have focused on their dynamics and how they evolve across time. Here we present one of the rare studies that tests the influence of demographic variation on social relationships' stability through temporal analysis. Using field data collected on three wild groups of vervet monkeys, Chlorocebus aethiops, we first analysed the relationships' stability by running correlations between 3-month periods. Then, we investigated how natural demographic variation changed individual centralities (eigenvector) and strength of dyadic relationships within both grooming and proximity networks over a period of 2 years. In vervets, females are philopatric, while males emigrate from their natal group. Thus, we tested whether changes in demography had more influence on network centrality measures and relationship strength in females and their juveniles than in males. Correlations between periods yielded no evidence that predictability of future relationship quality declined with time from current relationship quality. In addition, male immigration was mostly responsible for increases in the core group members' centrality while male emigration had the opposite effect. Regarding dyadic relationships, we found inconsistent patterns that varied with respect to how age/sex and immigration/disappearance affected the network studied (grooming versus proximity). Our findings support the idea that social networks are dynamic structures that vary through time. Similar analyses on other species are needed to investigate which network features emerge as candidates responsible for variation in the complexity with which individuals keep track of relationships.","author":[{"dropping-particle":"","family":"Borgeaud","given":"Christèle","non-dropping-particle":"","parse-names":false,"suffix":""},{"dropping-particle":"","family":"Sosa","given":"Sebastian","non-dropping-particle":"","parse-names":false,"suffix":""},{"dropping-particle":"","family":"Sueur","given":"Cédric","non-dropping-particle":"","parse-names":false,"suffix":""},{"dropping-particle":"","family":"Bshary","given":"Redouan","non-dropping-particle":"","parse-names":false,"suffix":""}],"container-title":"Animal Behaviour","id":"ITEM-1","issued":{"date-parts":[["2017"]]},"page":"155-165","publisher":"Academic Press","title":"The influence of demographic variation on social network stability in wild vervet monkeys","type":"article-journal","volume":"134"},"uris":["http://www.mendeley.com/documents/?uuid=dc72b31c-6a98-3723-90b4-038e2b9d4a50"]}],"mendeley":{"formattedCitation":"(Borgeaud et al., 2017)","plainTextFormattedCitation":"(Borgeaud et al., 2017)","previouslyFormattedCitation":"(Borgeaud et al., 2017)"},"properties":{"noteIndex":0},"schema":"https://github.com/citation-style-language/schema/raw/master/csl-citation.json"}</w:instrText>
      </w:r>
      <w:r>
        <w:rPr>
          <w:rFonts w:asciiTheme="minorHAnsi" w:hAnsiTheme="minorHAnsi"/>
        </w:rPr>
        <w:fldChar w:fldCharType="separate"/>
      </w:r>
      <w:r w:rsidR="0036699B" w:rsidRPr="0036699B">
        <w:rPr>
          <w:rFonts w:asciiTheme="minorHAnsi" w:hAnsiTheme="minorHAnsi"/>
          <w:noProof/>
        </w:rPr>
        <w:t>(Borgeaud et al., 2017)</w:t>
      </w:r>
      <w:r>
        <w:rPr>
          <w:rFonts w:asciiTheme="minorHAnsi" w:hAnsiTheme="minorHAnsi"/>
        </w:rPr>
        <w:fldChar w:fldCharType="end"/>
      </w:r>
      <w:r>
        <w:rPr>
          <w:rFonts w:asciiTheme="minorHAnsi" w:hAnsiTheme="minorHAnsi"/>
        </w:rPr>
        <w:t xml:space="preserve">, and a relatively low diversity of partner choice for most individuals </w:t>
      </w:r>
      <w:r>
        <w:rPr>
          <w:rFonts w:asciiTheme="minorHAnsi" w:hAnsiTheme="minorHAnsi"/>
        </w:rPr>
        <w:fldChar w:fldCharType="begin" w:fldLock="1"/>
      </w:r>
      <w:r w:rsidR="004A57E7">
        <w:rPr>
          <w:rFonts w:asciiTheme="minorHAnsi" w:hAnsiTheme="minorHAnsi"/>
        </w:rPr>
        <w:instrText>ADDIN CSL_CITATION {"citationItems":[{"id":"ITEM-1","itemData":{"DOI":"10.1002/evan.21367","ISBN":"1060-1538, 1060-1538","ISSN":"10601538","PMID":"24166922","abstract":"Behavioral ecologists have devoted considerable effort to identifying the sources of variation in individual reproductive success. Much of this work has focused on the characteristics of individuals, such as their sex and rank. However, many animals live in stable social groups and the fitness of individuals depends at least in part on the outcome of their interactions with other group members. For example, in many primate species, high dominance rank enhances access to resources and reproductive success. The ability to acquire and maintain high rank often depends on the availability and effectiveness of coalitionary support. Allies may be cultivated and coalitions may be reinforced by affiliative interactions such as grooming, food sharing, and tolerance. These findings suggest that if we want to understand the selective pressures that shape the social behavior of primates, it will be profitable to broaden our focus from the characteristics of individuals to the properties of the relationships that they form with others. The goal of this paper is to discuss a set of methods that can be used to quantify the properties of social relationships. © 2013 Wiley Periodicals, Inc.","author":[{"dropping-particle":"","family":"Silk","given":"Joan B.","non-dropping-particle":"","parse-names":false,"suffix":""},{"dropping-particle":"","family":"Cheney","given":"Dorothy","non-dropping-particle":"","parse-names":false,"suffix":""},{"dropping-particle":"","family":"Seyfarth","given":"Robert","non-dropping-particle":"","parse-names":false,"suffix":""}],"container-title":"Evolutionary Anthropology","id":"ITEM-1","issue":"5","issued":{"date-parts":[["2013","9"]]},"page":"213-225","title":"A practical guide to the study of social relationships","type":"article-journal","volume":"22"},"uris":["http://www.mendeley.com/documents/?uuid=387b72e3-3e22-350a-8cbd-c31c6bb52cff"]},{"id":"ITEM-2","itemData":{"DOI":"10.1016/j.anbehav.2016.11.010","ISSN":"00033472","abstract":"Social bonds between group members affect individual fitness and wellbeing. While the impact of bond strength is well studied, the consequences of bond predictability and equitability are often overlooked. Similarly, whether bonds reflect short-term contingencies and/or long-term social strategies remains understudied. We investigated these questions in female crested macaques, Macaca nigra, which display a tolerant social style within a nepotistic hierarchical social structure. We analysed the structure of social bonds by testing whether similarity within dyads (in kinship, dominance and age) predicted the strength, predictability and equitability of bonds. We then tested the value of social bonds by analysing the effect of their characteristics on three fitness-related behaviours: coalitionary support, feeding-in-proximity and aggression. We found that the bond characteristics of females differed substantially from those of other species with comparable data: bonds were of average strength, of moderate endurance and relatively balanced. Stronger bonds were more equitable but less predictable than weaker bonds. Closely ranked females, but not kin or age peers, had stronger, more predictable and more equitable bonds than others. Coalitionary support was not related to any of the bond characteristics, feeding-in-proximity was positively associated with strength and predictability and aggression was positively linked to strength and negatively to equitability. These results highlight the complex picture of the benefits of social bonds in this species. They reflect the degrees of freedom tolerant macaque females can express in their social relationships within their stable social structure, a pattern that may not be given enough consideration in stable nepotistic hierarchical societies. Comparative research is necessary to establish whether these patterns are more general than previously thought or a specific feature of tolerant macaques. Investigating various characteristics of bonds together is paramount to appreciate the dynamics of social relationships and to better understand the social components of fitness.","author":[{"dropping-particle":"","family":"Duboscq","given":"Julie","non-dropping-particle":"","parse-names":false,"suffix":""},{"dropping-particle":"","family":"Neumann","given":"Christof","non-dropping-particle":"","parse-names":false,"suffix":""},{"dropping-particle":"","family":"Agil","given":"Muhammad","non-dropping-particle":"","parse-names":false,"suffix":""},{"dropping-particle":"","family":"Perwitasari-Farajallah","given":"Dyah","non-dropping-particle":"","parse-names":false,"suffix":""},{"dropping-particle":"","family":"Thierry","given":"Bernard","non-dropping-particle":"","parse-names":false,"suffix":""},{"dropping-particle":"","family":"Engelhardt","given":"Antje","non-dropping-particle":"","parse-names":false,"suffix":""}],"container-title":"Animal Behaviour","id":"ITEM-2","issued":{"date-parts":[["2017"]]},"page":"411-426","publisher":"Academic Press","title":"Degrees of freedom in social bonds of crested macaque females","type":"article-journal","volume":"123"},"uris":["http://www.mendeley.com/documents/?uuid=a2539002-fdb3-3cb5-8695-cc4e596997d9"]}],"mendeley":{"formattedCitation":"(Duboscq et al., 2017; Silk et al., 2013)","plainTextFormattedCitation":"(Duboscq et al., 2017; Silk et al., 2013)","previouslyFormattedCitation":"(Duboscq et al., 2017; Silk et al., 2013)"},"properties":{"noteIndex":0},"schema":"https://github.com/citation-style-language/schema/raw/master/csl-citation.json"}</w:instrText>
      </w:r>
      <w:r>
        <w:rPr>
          <w:rFonts w:asciiTheme="minorHAnsi" w:hAnsiTheme="minorHAnsi"/>
        </w:rPr>
        <w:fldChar w:fldCharType="separate"/>
      </w:r>
      <w:r w:rsidR="00B4481E" w:rsidRPr="00B4481E">
        <w:rPr>
          <w:rFonts w:asciiTheme="minorHAnsi" w:hAnsiTheme="minorHAnsi"/>
          <w:noProof/>
        </w:rPr>
        <w:t>(Duboscq et al., 2017; Silk et al., 2013)</w:t>
      </w:r>
      <w:r>
        <w:rPr>
          <w:rFonts w:asciiTheme="minorHAnsi" w:hAnsiTheme="minorHAnsi"/>
        </w:rPr>
        <w:fldChar w:fldCharType="end"/>
      </w:r>
      <w:r>
        <w:rPr>
          <w:rFonts w:asciiTheme="minorHAnsi" w:hAnsiTheme="minorHAnsi"/>
        </w:rPr>
        <w:t xml:space="preserve">, </w:t>
      </w:r>
      <w:commentRangeStart w:id="576"/>
      <w:r>
        <w:rPr>
          <w:rFonts w:asciiTheme="minorHAnsi" w:hAnsiTheme="minorHAnsi"/>
        </w:rPr>
        <w:t>while both chimpanzee communities displayed rank changes throughout and all group members interacted with each other</w:t>
      </w:r>
      <w:commentRangeEnd w:id="576"/>
      <w:ins w:id="577" w:author="anna" w:date="2020-05-28T16:45:00Z">
        <w:r>
          <w:rPr>
            <w:rFonts w:asciiTheme="minorHAnsi" w:hAnsiTheme="minorHAnsi"/>
          </w:rPr>
          <w:t xml:space="preserve">. </w:t>
        </w:r>
        <w:r w:rsidR="003B3718">
          <w:rPr>
            <w:rFonts w:asciiTheme="minorHAnsi" w:hAnsiTheme="minorHAnsi"/>
          </w:rPr>
          <w:t>Difference</w:t>
        </w:r>
      </w:ins>
      <w:ins w:id="578" w:author="anna" w:date="2020-05-17T12:27:00Z">
        <w:r w:rsidR="006E7093">
          <w:rPr>
            <w:rFonts w:asciiTheme="minorHAnsi" w:hAnsiTheme="minorHAnsi"/>
          </w:rPr>
          <w:t>s</w:t>
        </w:r>
      </w:ins>
      <w:ins w:id="579" w:author="Alexander Mielke" w:date="2020-05-28T16:45:00Z">
        <w:r w:rsidR="00853241">
          <w:rPr>
            <w:rStyle w:val="CommentReference"/>
          </w:rPr>
          <w:commentReference w:id="576"/>
        </w:r>
        <w:r>
          <w:rPr>
            <w:rFonts w:asciiTheme="minorHAnsi" w:hAnsiTheme="minorHAnsi"/>
          </w:rPr>
          <w:t xml:space="preserve">. </w:t>
        </w:r>
        <w:r w:rsidR="003B3718">
          <w:rPr>
            <w:rFonts w:asciiTheme="minorHAnsi" w:hAnsiTheme="minorHAnsi"/>
          </w:rPr>
          <w:t>Difference</w:t>
        </w:r>
      </w:ins>
      <w:r w:rsidR="003B3718">
        <w:rPr>
          <w:rFonts w:asciiTheme="minorHAnsi" w:hAnsiTheme="minorHAnsi"/>
        </w:rPr>
        <w:t xml:space="preserve"> in fission-fusion dynamics could be responsible for less consistent interaction patterns in the chimpanzees, as individuals have to show behavioural flexibility when they are constrained in their access to preferred partners, and interact with individuals based on availability </w:t>
      </w:r>
      <w:r w:rsidR="003B3718">
        <w:rPr>
          <w:rFonts w:asciiTheme="minorHAnsi" w:hAnsiTheme="minorHAnsi"/>
        </w:rPr>
        <w:fldChar w:fldCharType="begin" w:fldLock="1"/>
      </w:r>
      <w:r w:rsidR="003B3718">
        <w:rPr>
          <w:rFonts w:asciiTheme="minorHAnsi" w:hAnsiTheme="minorHAnsi"/>
        </w:rPr>
        <w:instrText>ADDIN CSL_CITATION {"citationItems":[{"id":"ITEM-1","itemData":{"DOI":"10.1016/j.cub.2008.08.020","ISBN":"0960-9822","ISSN":"09609822","PMID":"18804375","abstract":"The Machiavellian Intelligence or Social Brain Hypothesis explains the evolution of increased brain size as mainly driven by living in complex organized social systems [1-4] in which individuals represent \"moving targets\" who can adopt multiple strategies to respond to one another [5]. Frequently splitting and merging in subgroups of variable composition (fission-fusion or FF dynamics) has been proposed as one aspect of social complexity ([2, 6-9]; compare with [10]) that may be associated with an enhancement of cognitive skills like inhibition [11], which allows the suppression of prepotent but ineffective responses in a changing social environment [7]. We compared the performance of primates experiencing high levels of FF dynamics (chimpanzees, bonobos, orangutans, and spider monkeys) to that of species living in more cohesive groups (gorillas, capuchin monkeys, and long-tailed macaques) [12-13] on five inhibition tasks. Testing species differing in diet, phylogenetic relatedness, and levels of FF dynamics allowed us to contrast ecological, phylogenetic, and socioecological explanations for interspecific differences. Spider monkeys performed at levels comparable to chimpanzees, bonobos, and orangutans, and better than gorillas. A two-cluster analysis grouped all species with higher levels of FF dynamics together. These findings confirmed that enhanced inhibitory skills are positively associated with FF dynamics, more than to phylogenetic relations or feeding ecology. ?? 2008 Elsevier Ltd. All rights reserved.","author":[{"dropping-particle":"","family":"Amici","given":"Federica","non-dropping-particle":"","parse-names":false,"suffix":""},{"dropping-particle":"","family":"Aureli","given":"Filippo","non-dropping-particle":"","parse-names":false,"suffix":""},{"dropping-particle":"","family":"Call","given":"Josep","non-dropping-particle":"","parse-names":false,"suffix":""}],"container-title":"Current Biology","id":"ITEM-1","issue":"18","issued":{"date-parts":[["2008"]]},"page":"1415-1419","title":"Fission-fusion dynamics, behavioral flexibility, and inhibitory control in primates","type":"article-journal","volume":"18"},"uris":["http://www.mendeley.com/documents/?uuid=f3a3fc28-2a8c-4b3b-9888-c2c1192f1bff"]}],"mendeley":{"formattedCitation":"(Amici et al., 2008)","plainTextFormattedCitation":"(Amici et al., 2008)","previouslyFormattedCitation":"(Amici et al., 2008)"},"properties":{"noteIndex":0},"schema":"https://github.com/citation-style-language/schema/raw/master/csl-citation.json"}</w:instrText>
      </w:r>
      <w:r w:rsidR="003B3718">
        <w:rPr>
          <w:rFonts w:asciiTheme="minorHAnsi" w:hAnsiTheme="minorHAnsi"/>
        </w:rPr>
        <w:fldChar w:fldCharType="separate"/>
      </w:r>
      <w:r w:rsidR="003B3718">
        <w:rPr>
          <w:rFonts w:asciiTheme="minorHAnsi" w:hAnsiTheme="minorHAnsi"/>
          <w:noProof/>
        </w:rPr>
        <w:t>(Amici et al., 2008)</w:t>
      </w:r>
      <w:r w:rsidR="003B3718">
        <w:rPr>
          <w:rFonts w:asciiTheme="minorHAnsi" w:hAnsiTheme="minorHAnsi"/>
        </w:rPr>
        <w:fldChar w:fldCharType="end"/>
      </w:r>
      <w:r w:rsidR="003B3718">
        <w:rPr>
          <w:rFonts w:asciiTheme="minorHAnsi" w:hAnsiTheme="minorHAnsi"/>
        </w:rPr>
        <w:t xml:space="preserve">. </w:t>
      </w:r>
      <w:r>
        <w:rPr>
          <w:rFonts w:asciiTheme="minorHAnsi" w:hAnsiTheme="minorHAnsi"/>
        </w:rPr>
        <w:t>Spatial proximity was much less predictable than directed interactions, most likely because a certain level of tolerance in foraging and resting extends to most group members, adding random noise that is not present in directed interactions</w:t>
      </w:r>
      <w:r w:rsidR="009A6929">
        <w:rPr>
          <w:rFonts w:asciiTheme="minorHAnsi" w:hAnsiTheme="minorHAnsi"/>
        </w:rPr>
        <w:t>,</w:t>
      </w:r>
      <w:r w:rsidR="003B3718">
        <w:rPr>
          <w:rFonts w:asciiTheme="minorHAnsi" w:hAnsiTheme="minorHAnsi"/>
        </w:rPr>
        <w:t xml:space="preserve"> a pattern mirroring previous results on spatial association in the mangabey group </w:t>
      </w:r>
      <w:commentRangeStart w:id="580"/>
      <w:r w:rsidR="003B3718">
        <w:rPr>
          <w:rFonts w:asciiTheme="minorHAnsi" w:hAnsiTheme="minorHAnsi"/>
        </w:rPr>
        <w:t>(Mielke et al., 2020)</w:t>
      </w:r>
      <w:r>
        <w:rPr>
          <w:rFonts w:asciiTheme="minorHAnsi" w:hAnsiTheme="minorHAnsi"/>
        </w:rPr>
        <w:t xml:space="preserve">. </w:t>
      </w:r>
      <w:commentRangeEnd w:id="580"/>
      <w:r w:rsidR="00E0489F">
        <w:rPr>
          <w:rStyle w:val="CommentReference"/>
        </w:rPr>
        <w:commentReference w:id="580"/>
      </w:r>
      <w:r>
        <w:rPr>
          <w:rFonts w:asciiTheme="minorHAnsi" w:hAnsiTheme="minorHAnsi"/>
        </w:rPr>
        <w:t xml:space="preserve">Alternatively, factors influencing proximity might be more variable than can be captured in aggregated measures. An individual that has to accurately predict future spatial proximity between individuals would therefore have to observe more </w:t>
      </w:r>
      <w:r w:rsidR="00B1339B">
        <w:rPr>
          <w:rFonts w:asciiTheme="minorHAnsi" w:hAnsiTheme="minorHAnsi"/>
        </w:rPr>
        <w:t>events</w:t>
      </w:r>
      <w:r>
        <w:rPr>
          <w:rFonts w:asciiTheme="minorHAnsi" w:hAnsiTheme="minorHAnsi"/>
        </w:rPr>
        <w:t xml:space="preserve"> than individuals predicting aggressive interactions. Just like rare interaction types, common but highly inconsistent interaction types could add noise to social relationship indices or when comparing network overlap.</w:t>
      </w:r>
      <w:commentRangeStart w:id="581"/>
      <w:r w:rsidR="0036699B">
        <w:rPr>
          <w:rFonts w:asciiTheme="minorHAnsi" w:hAnsiTheme="minorHAnsi"/>
        </w:rPr>
        <w:t xml:space="preserve"> </w:t>
      </w:r>
      <w:commentRangeEnd w:id="581"/>
      <w:r w:rsidR="001744B0">
        <w:rPr>
          <w:rStyle w:val="CommentReference"/>
        </w:rPr>
        <w:commentReference w:id="581"/>
      </w:r>
    </w:p>
    <w:p w14:paraId="3C9A082E" w14:textId="77777777" w:rsidR="00CC4A8D" w:rsidRDefault="0036699B">
      <w:pPr>
        <w:spacing w:before="120" w:line="480" w:lineRule="auto"/>
        <w:ind w:leftChars="0" w:left="0" w:firstLineChars="0" w:firstLine="0"/>
        <w:jc w:val="both"/>
        <w:rPr>
          <w:rFonts w:asciiTheme="minorHAnsi" w:hAnsiTheme="minorHAnsi"/>
        </w:rPr>
      </w:pPr>
      <w:r>
        <w:rPr>
          <w:rFonts w:asciiTheme="minorHAnsi" w:hAnsiTheme="minorHAnsi"/>
        </w:rPr>
        <w:t xml:space="preserve">While many animal species are studied at great detail, and vast amounts of long-term data are available, it is surprisingly difficult to convey the structure of social interactions across sites and species. </w:t>
      </w:r>
      <w:r w:rsidR="00F41459">
        <w:rPr>
          <w:rFonts w:asciiTheme="minorHAnsi" w:hAnsiTheme="minorHAnsi"/>
        </w:rPr>
        <w:t xml:space="preserve">Our consistency measure </w:t>
      </w:r>
      <w:del w:id="582" w:author="Gogarten, Jan" w:date="2020-03-16T17:11:00Z">
        <w:r w:rsidR="00F41459">
          <w:rPr>
            <w:rFonts w:asciiTheme="minorHAnsi" w:hAnsiTheme="minorHAnsi"/>
          </w:rPr>
          <w:delText>can</w:delText>
        </w:r>
        <w:r w:rsidR="00F41459" w:rsidDel="00BE2B5D">
          <w:rPr>
            <w:rFonts w:asciiTheme="minorHAnsi" w:hAnsiTheme="minorHAnsi"/>
          </w:rPr>
          <w:delText xml:space="preserve"> </w:delText>
        </w:r>
      </w:del>
      <w:ins w:id="583" w:author="Gogarten, Jan" w:date="2020-03-16T17:11:00Z">
        <w:r w:rsidR="00BE2B5D">
          <w:rPr>
            <w:rFonts w:asciiTheme="minorHAnsi" w:hAnsiTheme="minorHAnsi"/>
          </w:rPr>
          <w:t>may</w:t>
        </w:r>
        <w:r w:rsidR="00F41459">
          <w:rPr>
            <w:rFonts w:asciiTheme="minorHAnsi" w:hAnsiTheme="minorHAnsi"/>
          </w:rPr>
          <w:t xml:space="preserve"> </w:t>
        </w:r>
      </w:ins>
      <w:r w:rsidR="00F41459">
        <w:rPr>
          <w:rFonts w:asciiTheme="minorHAnsi" w:hAnsiTheme="minorHAnsi"/>
        </w:rPr>
        <w:t xml:space="preserve">help by providing a standardised way to convey the flexibility in interaction patterns over time and identify interaction types that likely differ in complexity between species. Further, many researchers use multilevel social network analysis and create relationship indices including different interaction types, unsure whether all of them will be equally reliable. This consistency measure, </w:t>
      </w:r>
      <w:commentRangeStart w:id="584"/>
      <w:r w:rsidR="00F41459">
        <w:rPr>
          <w:rFonts w:asciiTheme="minorHAnsi" w:hAnsiTheme="minorHAnsi"/>
        </w:rPr>
        <w:t xml:space="preserve">like similar efforts for hierarchies </w:t>
      </w:r>
      <w:commentRangeEnd w:id="584"/>
      <w:r w:rsidR="001613D6">
        <w:rPr>
          <w:rStyle w:val="CommentReference"/>
        </w:rPr>
        <w:commentReference w:id="584"/>
      </w:r>
      <w:r w:rsidR="00F41459">
        <w:rPr>
          <w:rFonts w:asciiTheme="minorHAnsi" w:hAnsiTheme="minorHAnsi"/>
        </w:rPr>
        <w:fldChar w:fldCharType="begin" w:fldLock="1"/>
      </w:r>
      <w:r w:rsidR="00D10DAE">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00F41459">
        <w:rPr>
          <w:rFonts w:asciiTheme="minorHAnsi" w:hAnsiTheme="minorHAnsi"/>
        </w:rPr>
        <w:fldChar w:fldCharType="separate"/>
      </w:r>
      <w:r w:rsidR="00F41459" w:rsidRPr="00F41459">
        <w:rPr>
          <w:rFonts w:asciiTheme="minorHAnsi" w:hAnsiTheme="minorHAnsi"/>
          <w:noProof/>
        </w:rPr>
        <w:t>(Sánchez-Tójar et al., 2018)</w:t>
      </w:r>
      <w:r w:rsidR="00F41459">
        <w:rPr>
          <w:rFonts w:asciiTheme="minorHAnsi" w:hAnsiTheme="minorHAnsi"/>
        </w:rPr>
        <w:fldChar w:fldCharType="end"/>
      </w:r>
      <w:r w:rsidR="00F41459">
        <w:rPr>
          <w:rFonts w:asciiTheme="minorHAnsi" w:hAnsiTheme="minorHAnsi"/>
        </w:rPr>
        <w:t>, can be a useful tool to make these decisions while conveying important information about the study species.</w:t>
      </w:r>
      <w:r w:rsidR="00B244F2">
        <w:rPr>
          <w:rFonts w:asciiTheme="minorHAnsi" w:hAnsiTheme="minorHAnsi"/>
        </w:rPr>
        <w:br w:type="page"/>
      </w:r>
    </w:p>
    <w:p w14:paraId="23BC2802" w14:textId="309EE6DA" w:rsidR="00CC4A8D" w:rsidRDefault="00B244F2">
      <w:pPr>
        <w:pStyle w:val="HTMLPreformatted"/>
        <w:spacing w:line="480" w:lineRule="auto"/>
        <w:rPr>
          <w:rFonts w:asciiTheme="minorHAnsi"/>
          <w:sz w:val="24"/>
          <w:szCs w:val="24"/>
        </w:rPr>
      </w:pPr>
      <w:r>
        <w:rPr>
          <w:rFonts w:asciiTheme="minorHAnsi" w:hAnsiTheme="minorHAnsi" w:cstheme="majorHAnsi"/>
          <w:b/>
          <w:bCs/>
          <w:sz w:val="24"/>
          <w:szCs w:val="24"/>
          <w:lang w:val="en-GB"/>
        </w:rPr>
        <w:t xml:space="preserve">Data Availability. </w:t>
      </w:r>
      <w:commentRangeStart w:id="585"/>
      <w:r>
        <w:rPr>
          <w:rFonts w:asciiTheme="minorHAnsi" w:hAnsiTheme="minorHAnsi" w:cstheme="majorHAnsi"/>
          <w:sz w:val="24"/>
          <w:szCs w:val="24"/>
          <w:lang w:val="en-GB"/>
        </w:rPr>
        <w:t>Data</w:t>
      </w:r>
      <w:commentRangeEnd w:id="585"/>
      <w:r w:rsidR="00285B18">
        <w:rPr>
          <w:rStyle w:val="CommentReference"/>
          <w:rFonts w:ascii="Times New Roman" w:hAnsi="Times New Roman" w:cs="Times New Roman"/>
          <w:color w:val="000000"/>
          <w:lang w:val="en-GB" w:eastAsia="hi-IN" w:bidi="hi-IN"/>
        </w:rPr>
        <w:commentReference w:id="585"/>
      </w:r>
      <w:r>
        <w:rPr>
          <w:rFonts w:asciiTheme="minorHAnsi" w:hAnsiTheme="minorHAnsi" w:cstheme="majorHAnsi"/>
          <w:sz w:val="24"/>
          <w:szCs w:val="24"/>
          <w:lang w:val="en-GB"/>
        </w:rPr>
        <w:t xml:space="preserve"> and R scripts for the consistency analysis are available: </w:t>
      </w:r>
      <w:r w:rsidR="007D050F">
        <w:rPr>
          <w:rFonts w:asciiTheme="minorHAnsi" w:hAnsiTheme="minorHAnsi" w:cstheme="majorHAnsi"/>
          <w:sz w:val="24"/>
          <w:szCs w:val="24"/>
          <w:lang w:val="en-GB"/>
        </w:rPr>
        <w:t>xxxxxx</w:t>
      </w:r>
    </w:p>
    <w:p w14:paraId="0457AAAC" w14:textId="77777777" w:rsidR="00CC4A8D" w:rsidRDefault="00B244F2">
      <w:pPr>
        <w:autoSpaceDE w:val="0"/>
        <w:autoSpaceDN w:val="0"/>
        <w:adjustRightInd w:val="0"/>
        <w:spacing w:before="120" w:line="480" w:lineRule="auto"/>
        <w:ind w:left="0" w:hanging="2"/>
        <w:rPr>
          <w:rFonts w:asciiTheme="minorHAnsi" w:hAnsiTheme="minorHAnsi" w:cstheme="majorHAnsi"/>
        </w:rPr>
      </w:pPr>
      <w:r>
        <w:rPr>
          <w:rFonts w:asciiTheme="minorHAnsi" w:hAnsiTheme="minorHAnsi" w:cstheme="majorHAnsi"/>
          <w:b/>
          <w:bCs/>
        </w:rPr>
        <w:t>Competing Interests.</w:t>
      </w:r>
      <w:r>
        <w:rPr>
          <w:rFonts w:asciiTheme="minorHAnsi" w:hAnsiTheme="minorHAnsi" w:cstheme="majorHAnsi"/>
        </w:rPr>
        <w:t xml:space="preserve"> We have no competing interests</w:t>
      </w:r>
    </w:p>
    <w:p w14:paraId="323B4913" w14:textId="3C3A56A3" w:rsidR="00CC4A8D" w:rsidRDefault="00B244F2">
      <w:pPr>
        <w:autoSpaceDE w:val="0"/>
        <w:autoSpaceDN w:val="0"/>
        <w:adjustRightInd w:val="0"/>
        <w:spacing w:before="120" w:line="480" w:lineRule="auto"/>
        <w:ind w:left="0" w:hanging="2"/>
        <w:rPr>
          <w:rFonts w:asciiTheme="minorHAnsi" w:hAnsiTheme="minorHAnsi" w:cstheme="majorHAnsi"/>
        </w:rPr>
      </w:pPr>
      <w:r>
        <w:rPr>
          <w:rFonts w:asciiTheme="minorHAnsi" w:hAnsiTheme="minorHAnsi" w:cstheme="majorHAnsi"/>
          <w:b/>
          <w:bCs/>
        </w:rPr>
        <w:t>Funding.</w:t>
      </w:r>
      <w:r>
        <w:rPr>
          <w:rFonts w:asciiTheme="minorHAnsi" w:hAnsiTheme="minorHAnsi" w:cstheme="majorHAnsi"/>
        </w:rPr>
        <w:t xml:space="preserve"> AM, AP, LS, CC, RMW were supported by the Max Planck Society; AM was supported by the Wenner Gren Foundation (Grant Number 9095)</w:t>
      </w:r>
      <w:r w:rsidR="007D050F">
        <w:rPr>
          <w:rFonts w:asciiTheme="minorHAnsi" w:hAnsiTheme="minorHAnsi" w:cstheme="majorHAnsi"/>
        </w:rPr>
        <w:t xml:space="preserve"> and the British Academy Newton International Fellowship</w:t>
      </w:r>
      <w:r>
        <w:rPr>
          <w:rFonts w:asciiTheme="minorHAnsi" w:hAnsiTheme="minorHAnsi" w:cstheme="majorHAnsi"/>
        </w:rPr>
        <w:t xml:space="preserve">; AP was supported by the Leakey Foundation; LS was supported by the Minerva Foundation; JFG was supported by </w:t>
      </w:r>
      <w:r>
        <w:rPr>
          <w:rFonts w:asciiTheme="minorHAnsi" w:hAnsiTheme="minorHAnsi" w:cstheme="majorHAnsi"/>
          <w:lang w:eastAsia="en-US"/>
        </w:rPr>
        <w:t>an NSF Graduate Research Fellowship (DGE-1142336), the Canadian Institutes of Health Research’s Strategic Training Initiative in Health Research’s Systems Biology Training Program, an NSERC Vanier Canada Graduate Scholarship (CGS), and a long-term Research Grant from the German Academic Exchange Service (DAAD-91525837-57048249)</w:t>
      </w:r>
      <w:r>
        <w:rPr>
          <w:rFonts w:asciiTheme="minorHAnsi" w:hAnsiTheme="minorHAnsi" w:cstheme="majorHAnsi"/>
        </w:rPr>
        <w:t>. C. C. was supported by the European Research Council (ERC) under the European Union's Horizon 2020 research and innovation programme (grant agreement no. 679787). RMW was supported by DFG Researcher Unit (FOR 2136) ‘Sociality and Health in Primates’ (WI 2637/3-1). Research at the Taï Chimpanzee Project has been funded by the Max Planck Society since 1997.</w:t>
      </w:r>
    </w:p>
    <w:p w14:paraId="276F2769" w14:textId="77777777" w:rsidR="00CC4A8D" w:rsidRDefault="00B244F2">
      <w:pPr>
        <w:spacing w:before="120" w:line="480" w:lineRule="auto"/>
        <w:ind w:left="0" w:hanging="2"/>
        <w:rPr>
          <w:rFonts w:asciiTheme="minorHAnsi" w:hAnsiTheme="minorHAnsi" w:cstheme="majorHAnsi"/>
        </w:rPr>
      </w:pPr>
      <w:r>
        <w:rPr>
          <w:rFonts w:asciiTheme="minorHAnsi" w:hAnsiTheme="minorHAnsi" w:cstheme="majorHAnsi"/>
          <w:b/>
          <w:bCs/>
          <w:iCs/>
        </w:rPr>
        <w:t xml:space="preserve">Research Ethics. </w:t>
      </w:r>
      <w:r>
        <w:rPr>
          <w:rFonts w:asciiTheme="minorHAnsi" w:hAnsiTheme="minorHAnsi" w:cstheme="majorHAnsi"/>
        </w:rPr>
        <w:t>This study was purely observational with no manipulation of animals. Methods were approved by the Ethikrat der Max-Planck-Gesellschaft (4.08.2014).</w:t>
      </w:r>
    </w:p>
    <w:p w14:paraId="6E47A1E3" w14:textId="77777777" w:rsidR="00CC4A8D" w:rsidRDefault="00B244F2">
      <w:pPr>
        <w:spacing w:before="120" w:line="480" w:lineRule="auto"/>
        <w:ind w:left="0" w:hanging="2"/>
        <w:rPr>
          <w:rFonts w:asciiTheme="minorHAnsi" w:hAnsiTheme="minorHAnsi" w:cstheme="majorHAnsi"/>
        </w:rPr>
      </w:pPr>
      <w:r>
        <w:rPr>
          <w:rFonts w:asciiTheme="minorHAnsi" w:hAnsiTheme="minorHAnsi" w:cstheme="majorHAnsi"/>
          <w:b/>
          <w:bCs/>
        </w:rPr>
        <w:t xml:space="preserve">Permission to carry out fieldwork. </w:t>
      </w:r>
      <w:r>
        <w:rPr>
          <w:rFonts w:asciiTheme="minorHAnsi" w:hAnsiTheme="minorHAnsi" w:cstheme="majorHAnsi"/>
        </w:rPr>
        <w:t>Permissions to conduct the research were granted by the Ministries of Research and Environment of Ivory Coast (379/MESRS/GGRSIT/tm) and Office Ivorien des Parcs et Reserves.</w:t>
      </w:r>
    </w:p>
    <w:p w14:paraId="4D1A6AE3" w14:textId="33B70A0E" w:rsidR="00CC4A8D" w:rsidRDefault="00B244F2">
      <w:pPr>
        <w:spacing w:line="480" w:lineRule="auto"/>
        <w:ind w:left="0" w:hanging="2"/>
      </w:pPr>
      <w:r>
        <w:rPr>
          <w:rFonts w:asciiTheme="minorHAnsi" w:hAnsiTheme="minorHAnsi" w:cstheme="majorHAnsi"/>
          <w:b/>
          <w:bCs/>
        </w:rPr>
        <w:t xml:space="preserve">Acknowledgements. </w:t>
      </w:r>
      <w:r>
        <w:rPr>
          <w:rFonts w:asciiTheme="minorHAnsi" w:hAnsiTheme="minorHAnsi" w:cstheme="majorHAnsi"/>
          <w:bCs/>
        </w:rPr>
        <w:t>We thank the Ivorian Ministry of Environment and Forests and Ministry of Higher Education and Scientific Research and the Office Ivoirien des Parcs et Reserves of Côte d’Ivoire.</w:t>
      </w:r>
      <w:r>
        <w:rPr>
          <w:rFonts w:asciiTheme="minorHAnsi" w:hAnsiTheme="minorHAnsi" w:cstheme="majorHAnsi"/>
        </w:rPr>
        <w:t xml:space="preserve"> We thank Simon Kannieu, Daniel Bouin, Gnimion Florent, Fabrice Blé, </w:t>
      </w:r>
      <w:commentRangeStart w:id="586"/>
      <w:r>
        <w:rPr>
          <w:rFonts w:asciiTheme="minorHAnsi" w:hAnsiTheme="minorHAnsi" w:cstheme="majorHAnsi"/>
        </w:rPr>
        <w:t xml:space="preserve">Florent Goulei </w:t>
      </w:r>
      <w:commentRangeEnd w:id="586"/>
      <w:r w:rsidR="00E0489F">
        <w:rPr>
          <w:rStyle w:val="CommentReference"/>
        </w:rPr>
        <w:commentReference w:id="586"/>
      </w:r>
      <w:r>
        <w:rPr>
          <w:rFonts w:asciiTheme="minorHAnsi" w:hAnsiTheme="minorHAnsi" w:cstheme="majorHAnsi"/>
        </w:rPr>
        <w:t xml:space="preserve">and the team of the TCP for field work support and data collection. </w:t>
      </w:r>
    </w:p>
    <w:p w14:paraId="09837630" w14:textId="77777777" w:rsidR="00CC4A8D" w:rsidRDefault="00B244F2">
      <w:pPr>
        <w:spacing w:before="120" w:line="480" w:lineRule="auto"/>
        <w:ind w:leftChars="0" w:left="0" w:firstLineChars="0" w:firstLine="0"/>
        <w:jc w:val="both"/>
        <w:rPr>
          <w:rFonts w:asciiTheme="minorHAnsi" w:eastAsia="Calibri" w:hAnsiTheme="minorHAnsi"/>
          <w:b/>
        </w:rPr>
      </w:pPr>
      <w:r>
        <w:rPr>
          <w:rFonts w:asciiTheme="minorHAnsi" w:eastAsia="Calibri" w:hAnsiTheme="minorHAnsi"/>
          <w:b/>
        </w:rPr>
        <w:br w:type="page"/>
      </w:r>
    </w:p>
    <w:p w14:paraId="1359BC3F" w14:textId="77777777" w:rsidR="00CC4A8D" w:rsidRPr="00826E7E" w:rsidRDefault="00B244F2" w:rsidP="00826E7E">
      <w:pPr>
        <w:spacing w:before="120" w:line="360" w:lineRule="auto"/>
        <w:ind w:leftChars="0" w:left="720" w:firstLineChars="0" w:hanging="720"/>
        <w:jc w:val="both"/>
        <w:rPr>
          <w:rFonts w:asciiTheme="minorHAnsi" w:eastAsia="Calibri" w:hAnsiTheme="minorHAnsi" w:cstheme="minorHAnsi"/>
          <w:i/>
          <w:sz w:val="22"/>
          <w:szCs w:val="22"/>
        </w:rPr>
      </w:pPr>
      <w:r w:rsidRPr="00826E7E">
        <w:rPr>
          <w:rFonts w:asciiTheme="minorHAnsi" w:eastAsia="Calibri" w:hAnsiTheme="minorHAnsi" w:cstheme="minorHAnsi"/>
          <w:b/>
          <w:sz w:val="22"/>
          <w:szCs w:val="22"/>
        </w:rPr>
        <w:t>References</w:t>
      </w:r>
    </w:p>
    <w:p w14:paraId="74978830" w14:textId="77777777" w:rsidR="00D10DAE" w:rsidRPr="00D10DAE" w:rsidRDefault="00B244F2" w:rsidP="00D10DAE">
      <w:pPr>
        <w:autoSpaceDE w:val="0"/>
        <w:autoSpaceDN w:val="0"/>
        <w:adjustRightInd w:val="0"/>
        <w:spacing w:before="120" w:line="360" w:lineRule="auto"/>
        <w:ind w:left="0" w:hanging="2"/>
        <w:rPr>
          <w:rFonts w:ascii="Calibri" w:hAnsi="Calibri" w:cs="Calibri"/>
          <w:noProof/>
          <w:sz w:val="22"/>
        </w:rPr>
      </w:pPr>
      <w:r w:rsidRPr="00826E7E">
        <w:rPr>
          <w:rFonts w:asciiTheme="minorHAnsi" w:hAnsiTheme="minorHAnsi" w:cstheme="minorHAnsi"/>
          <w:sz w:val="22"/>
          <w:szCs w:val="22"/>
        </w:rPr>
        <w:fldChar w:fldCharType="begin" w:fldLock="1"/>
      </w:r>
      <w:r w:rsidRPr="00826E7E">
        <w:rPr>
          <w:rFonts w:asciiTheme="minorHAnsi" w:hAnsiTheme="minorHAnsi" w:cstheme="minorHAnsi"/>
          <w:sz w:val="22"/>
          <w:szCs w:val="22"/>
        </w:rPr>
        <w:instrText xml:space="preserve">ADDIN Mendeley Bibliography CSL_BIBLIOGRAPHY </w:instrText>
      </w:r>
      <w:r w:rsidRPr="00826E7E">
        <w:rPr>
          <w:rFonts w:asciiTheme="minorHAnsi" w:hAnsiTheme="minorHAnsi" w:cstheme="minorHAnsi"/>
          <w:sz w:val="22"/>
          <w:szCs w:val="22"/>
        </w:rPr>
        <w:fldChar w:fldCharType="separate"/>
      </w:r>
      <w:r w:rsidR="00D10DAE" w:rsidRPr="00D10DAE">
        <w:rPr>
          <w:rFonts w:ascii="Calibri" w:hAnsi="Calibri" w:cs="Calibri"/>
          <w:noProof/>
          <w:sz w:val="22"/>
        </w:rPr>
        <w:t xml:space="preserve">Altmann, J. (1974). Observational study of behavior: Sampling methods. </w:t>
      </w:r>
      <w:r w:rsidR="00D10DAE" w:rsidRPr="00D10DAE">
        <w:rPr>
          <w:rFonts w:ascii="Calibri" w:hAnsi="Calibri" w:cs="Calibri"/>
          <w:i/>
          <w:iCs/>
          <w:noProof/>
          <w:sz w:val="22"/>
        </w:rPr>
        <w:t>Behaviour</w:t>
      </w:r>
      <w:r w:rsidR="00D10DAE" w:rsidRPr="00D10DAE">
        <w:rPr>
          <w:rFonts w:ascii="Calibri" w:hAnsi="Calibri" w:cs="Calibri"/>
          <w:noProof/>
          <w:sz w:val="22"/>
        </w:rPr>
        <w:t xml:space="preserve">, </w:t>
      </w:r>
      <w:r w:rsidR="00D10DAE" w:rsidRPr="00D10DAE">
        <w:rPr>
          <w:rFonts w:ascii="Calibri" w:hAnsi="Calibri" w:cs="Calibri"/>
          <w:i/>
          <w:iCs/>
          <w:noProof/>
          <w:sz w:val="22"/>
        </w:rPr>
        <w:t>49</w:t>
      </w:r>
      <w:r w:rsidR="00D10DAE" w:rsidRPr="00D10DAE">
        <w:rPr>
          <w:rFonts w:ascii="Calibri" w:hAnsi="Calibri" w:cs="Calibri"/>
          <w:noProof/>
          <w:sz w:val="22"/>
        </w:rPr>
        <w:t>(3), 227–266. https://doi.org/10.1080/14794802.2011.585831</w:t>
      </w:r>
    </w:p>
    <w:p w14:paraId="7450885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Amici, F., Aureli, F., &amp; Call, J. (2008). Fission-fusion dynamics, behavioral flexibility, and inhibitory control in primates. </w:t>
      </w:r>
      <w:r w:rsidRPr="00D10DAE">
        <w:rPr>
          <w:rFonts w:ascii="Calibri" w:hAnsi="Calibri" w:cs="Calibri"/>
          <w:i/>
          <w:iCs/>
          <w:noProof/>
          <w:sz w:val="22"/>
        </w:rPr>
        <w:t>Current Biology</w:t>
      </w:r>
      <w:r w:rsidRPr="00D10DAE">
        <w:rPr>
          <w:rFonts w:ascii="Calibri" w:hAnsi="Calibri" w:cs="Calibri"/>
          <w:noProof/>
          <w:sz w:val="22"/>
        </w:rPr>
        <w:t xml:space="preserve">, </w:t>
      </w:r>
      <w:r w:rsidRPr="00D10DAE">
        <w:rPr>
          <w:rFonts w:ascii="Calibri" w:hAnsi="Calibri" w:cs="Calibri"/>
          <w:i/>
          <w:iCs/>
          <w:noProof/>
          <w:sz w:val="22"/>
        </w:rPr>
        <w:t>18</w:t>
      </w:r>
      <w:r w:rsidRPr="00D10DAE">
        <w:rPr>
          <w:rFonts w:ascii="Calibri" w:hAnsi="Calibri" w:cs="Calibri"/>
          <w:noProof/>
          <w:sz w:val="22"/>
        </w:rPr>
        <w:t>(18), 1415–1419. https://doi.org/10.1016/j.cub.2008.08.020</w:t>
      </w:r>
    </w:p>
    <w:p w14:paraId="508AF82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Aureli, F., &amp; Schino, G. (2019). Social complexity from within: how individuals experience the structure and organization of their groups. In </w:t>
      </w:r>
      <w:r w:rsidRPr="00D10DAE">
        <w:rPr>
          <w:rFonts w:ascii="Calibri" w:hAnsi="Calibri" w:cs="Calibri"/>
          <w:i/>
          <w:iCs/>
          <w:noProof/>
          <w:sz w:val="22"/>
        </w:rPr>
        <w:t>Behavioral Ecology and Sociobiology</w:t>
      </w:r>
      <w:r w:rsidRPr="00D10DAE">
        <w:rPr>
          <w:rFonts w:ascii="Calibri" w:hAnsi="Calibri" w:cs="Calibri"/>
          <w:noProof/>
          <w:sz w:val="22"/>
        </w:rPr>
        <w:t xml:space="preserve"> (Vol. 73, Issue 1, pp. 1–13). Springer Verlag. https://doi.org/10.1007/s00265-018-2604-5</w:t>
      </w:r>
    </w:p>
    <w:p w14:paraId="7E5DB5F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Barrett, L., Gaynor, D., &amp; Henzi, S. P. P. (2002). A dynamic interaction between aggression and grooming reciprocity among female chacma baboons.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63</w:t>
      </w:r>
      <w:r w:rsidRPr="00D10DAE">
        <w:rPr>
          <w:rFonts w:ascii="Calibri" w:hAnsi="Calibri" w:cs="Calibri"/>
          <w:noProof/>
          <w:sz w:val="22"/>
        </w:rPr>
        <w:t>(6), 1047–1053. https://doi.org/10.1006/anbe.2002.3008</w:t>
      </w:r>
    </w:p>
    <w:p w14:paraId="6C1ADCD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Boesch, C., &amp; Boesch-Achermann, H. (2000). </w:t>
      </w:r>
      <w:r w:rsidRPr="00D10DAE">
        <w:rPr>
          <w:rFonts w:ascii="Calibri" w:hAnsi="Calibri" w:cs="Calibri"/>
          <w:i/>
          <w:iCs/>
          <w:noProof/>
          <w:sz w:val="22"/>
        </w:rPr>
        <w:t>The chimpanzees of the Taï Forest: Behavioural ecology and evolution</w:t>
      </w:r>
      <w:r w:rsidRPr="00D10DAE">
        <w:rPr>
          <w:rFonts w:ascii="Calibri" w:hAnsi="Calibri" w:cs="Calibri"/>
          <w:noProof/>
          <w:sz w:val="22"/>
        </w:rPr>
        <w:t>. Oxford University Press.</w:t>
      </w:r>
    </w:p>
    <w:p w14:paraId="5D96CD6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Borgeaud, C., Sosa, S., Sueur, C., &amp; Bshary, R. (2017). The influence of demographic variation on social network stability in wild vervet monkeys.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134</w:t>
      </w:r>
      <w:r w:rsidRPr="00D10DAE">
        <w:rPr>
          <w:rFonts w:ascii="Calibri" w:hAnsi="Calibri" w:cs="Calibri"/>
          <w:noProof/>
          <w:sz w:val="22"/>
        </w:rPr>
        <w:t>, 155–165. https://doi.org/10.1016/j.anbehav.2017.09.028</w:t>
      </w:r>
    </w:p>
    <w:p w14:paraId="7D52527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Byrne, R. W., &amp; Whiten, A. (1989). </w:t>
      </w:r>
      <w:r w:rsidRPr="00D10DAE">
        <w:rPr>
          <w:rFonts w:ascii="Calibri" w:hAnsi="Calibri" w:cs="Calibri"/>
          <w:i/>
          <w:iCs/>
          <w:noProof/>
          <w:sz w:val="22"/>
        </w:rPr>
        <w:t>Machiavellian intelligence: social expertise and the evolution of intellect in monkeys, apes, and humans</w:t>
      </w:r>
      <w:r w:rsidRPr="00D10DAE">
        <w:rPr>
          <w:rFonts w:ascii="Calibri" w:hAnsi="Calibri" w:cs="Calibri"/>
          <w:noProof/>
          <w:sz w:val="22"/>
        </w:rPr>
        <w:t>. Oxford University Press. http://www.amazon.com/exec/obidos/redirect?tag=citeulike07-20&amp;path=ASIN/0198521758</w:t>
      </w:r>
    </w:p>
    <w:p w14:paraId="5A32709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Castles, M., Heinsohn, R., Marshall, H. H., Lee, A. E. G., Cowlishaw, G., &amp; Carter, A. J. (2014). Social networks created with different techniques are not comparable. In </w:t>
      </w:r>
      <w:r w:rsidRPr="00D10DAE">
        <w:rPr>
          <w:rFonts w:ascii="Calibri" w:hAnsi="Calibri" w:cs="Calibri"/>
          <w:i/>
          <w:iCs/>
          <w:noProof/>
          <w:sz w:val="22"/>
        </w:rPr>
        <w:t>Animal Behaviour</w:t>
      </w:r>
      <w:r w:rsidRPr="00D10DAE">
        <w:rPr>
          <w:rFonts w:ascii="Calibri" w:hAnsi="Calibri" w:cs="Calibri"/>
          <w:noProof/>
          <w:sz w:val="22"/>
        </w:rPr>
        <w:t xml:space="preserve"> (Vol. 96, pp. 59–67). Academic Press. https://doi.org/10.1016/j.anbehav.2014.07.023</w:t>
      </w:r>
    </w:p>
    <w:p w14:paraId="5C16A7F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Davis, G. H., Crofoot, M. C., &amp; Farine, D. R. (2018). Estimating the robustness and uncertainty of animal social networks using different observational methods.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141</w:t>
      </w:r>
      <w:r w:rsidRPr="00D10DAE">
        <w:rPr>
          <w:rFonts w:ascii="Calibri" w:hAnsi="Calibri" w:cs="Calibri"/>
          <w:noProof/>
          <w:sz w:val="22"/>
        </w:rPr>
        <w:t>, 29–44. https://doi.org/10.1016/j.anbehav.2018.04.012</w:t>
      </w:r>
    </w:p>
    <w:p w14:paraId="6C36E81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Duboscq, J., Neumann, C., Agil, M., Perwitasari-Farajallah, D., Thierry, B., &amp; Engelhardt, A. (2017). Degrees of freedom in social bonds of crested macaque females.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123</w:t>
      </w:r>
      <w:r w:rsidRPr="00D10DAE">
        <w:rPr>
          <w:rFonts w:ascii="Calibri" w:hAnsi="Calibri" w:cs="Calibri"/>
          <w:noProof/>
          <w:sz w:val="22"/>
        </w:rPr>
        <w:t>, 411–426. https://doi.org/10.1016/j.anbehav.2016.11.010</w:t>
      </w:r>
    </w:p>
    <w:p w14:paraId="117315D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Dunbar, R. I. M. (1993). Coevolution of neocortical size, group size and language in humans. </w:t>
      </w:r>
      <w:r w:rsidRPr="00D10DAE">
        <w:rPr>
          <w:rFonts w:ascii="Calibri" w:hAnsi="Calibri" w:cs="Calibri"/>
          <w:i/>
          <w:iCs/>
          <w:noProof/>
          <w:sz w:val="22"/>
        </w:rPr>
        <w:t>Behavioral and Brain Sciences</w:t>
      </w:r>
      <w:r w:rsidRPr="00D10DAE">
        <w:rPr>
          <w:rFonts w:ascii="Calibri" w:hAnsi="Calibri" w:cs="Calibri"/>
          <w:noProof/>
          <w:sz w:val="22"/>
        </w:rPr>
        <w:t xml:space="preserve">, </w:t>
      </w:r>
      <w:r w:rsidRPr="00D10DAE">
        <w:rPr>
          <w:rFonts w:ascii="Calibri" w:hAnsi="Calibri" w:cs="Calibri"/>
          <w:i/>
          <w:iCs/>
          <w:noProof/>
          <w:sz w:val="22"/>
        </w:rPr>
        <w:t>16</w:t>
      </w:r>
      <w:r w:rsidRPr="00D10DAE">
        <w:rPr>
          <w:rFonts w:ascii="Calibri" w:hAnsi="Calibri" w:cs="Calibri"/>
          <w:noProof/>
          <w:sz w:val="22"/>
        </w:rPr>
        <w:t>(4), 681–694. https://doi.org/10.1017/S0140525X00032325</w:t>
      </w:r>
    </w:p>
    <w:p w14:paraId="0718F42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Dunbar, R. I. M., &amp; Shultz, S. (2010). Bondedness and sociality. In </w:t>
      </w:r>
      <w:r w:rsidRPr="00D10DAE">
        <w:rPr>
          <w:rFonts w:ascii="Calibri" w:hAnsi="Calibri" w:cs="Calibri"/>
          <w:i/>
          <w:iCs/>
          <w:noProof/>
          <w:sz w:val="22"/>
        </w:rPr>
        <w:t>Behaviour</w:t>
      </w:r>
      <w:r w:rsidRPr="00D10DAE">
        <w:rPr>
          <w:rFonts w:ascii="Calibri" w:hAnsi="Calibri" w:cs="Calibri"/>
          <w:noProof/>
          <w:sz w:val="22"/>
        </w:rPr>
        <w:t xml:space="preserve"> (Vol. 147, Issue 7, pp. 775–803). https://doi.org/10.1163/000579510X501151</w:t>
      </w:r>
    </w:p>
    <w:p w14:paraId="635C48D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Farine, D. R., &amp; Strandburg-Peshkin, A. (2015). Estimating uncertainty and reliability of social network data using Bayesian inference.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2</w:t>
      </w:r>
      <w:r w:rsidRPr="00D10DAE">
        <w:rPr>
          <w:rFonts w:ascii="Calibri" w:hAnsi="Calibri" w:cs="Calibri"/>
          <w:noProof/>
          <w:sz w:val="22"/>
        </w:rPr>
        <w:t>(9), 150367. https://doi.org/10.1098/rsos.150367</w:t>
      </w:r>
    </w:p>
    <w:p w14:paraId="6663994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Fedurek, P., &amp; Lehmann, J. (2017). The effect of excluding juveniles on apparent adult olive baboons (Papio anubis) social networks. </w:t>
      </w:r>
      <w:r w:rsidRPr="00D10DAE">
        <w:rPr>
          <w:rFonts w:ascii="Calibri" w:hAnsi="Calibri" w:cs="Calibri"/>
          <w:i/>
          <w:iCs/>
          <w:noProof/>
          <w:sz w:val="22"/>
        </w:rPr>
        <w:t>PLoS ONE</w:t>
      </w:r>
      <w:r w:rsidRPr="00D10DAE">
        <w:rPr>
          <w:rFonts w:ascii="Calibri" w:hAnsi="Calibri" w:cs="Calibri"/>
          <w:noProof/>
          <w:sz w:val="22"/>
        </w:rPr>
        <w:t xml:space="preserve">, </w:t>
      </w:r>
      <w:r w:rsidRPr="00D10DAE">
        <w:rPr>
          <w:rFonts w:ascii="Calibri" w:hAnsi="Calibri" w:cs="Calibri"/>
          <w:i/>
          <w:iCs/>
          <w:noProof/>
          <w:sz w:val="22"/>
        </w:rPr>
        <w:t>12</w:t>
      </w:r>
      <w:r w:rsidRPr="00D10DAE">
        <w:rPr>
          <w:rFonts w:ascii="Calibri" w:hAnsi="Calibri" w:cs="Calibri"/>
          <w:noProof/>
          <w:sz w:val="22"/>
        </w:rPr>
        <w:t>(3), e0173146. https://doi.org/10.1371/journal.pone.0173146</w:t>
      </w:r>
    </w:p>
    <w:p w14:paraId="15FB261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Flack, J. C. (2012). Multiple time-scales and the developmental dynamics of social systems. </w:t>
      </w:r>
      <w:r w:rsidRPr="00D10DAE">
        <w:rPr>
          <w:rFonts w:ascii="Calibri" w:hAnsi="Calibri" w:cs="Calibri"/>
          <w:i/>
          <w:iCs/>
          <w:noProof/>
          <w:sz w:val="22"/>
        </w:rPr>
        <w:t>Philosophical Transactions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367</w:t>
      </w:r>
      <w:r w:rsidRPr="00D10DAE">
        <w:rPr>
          <w:rFonts w:ascii="Calibri" w:hAnsi="Calibri" w:cs="Calibri"/>
          <w:noProof/>
          <w:sz w:val="22"/>
        </w:rPr>
        <w:t>(1597), 1802–1810. https://doi.org/10.1098/rstb.2011.0214</w:t>
      </w:r>
    </w:p>
    <w:p w14:paraId="5EF0DAC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Foerster, S., McLellan, K., Schroepfer-Walker, K., Murray, C. M., Krupenye, C., Gilby, I. C., &amp; Pusey, A. E. (2015). Social bonds in the dispersing sex: Partner preferences among adult female chimpanzees.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105</w:t>
      </w:r>
      <w:r w:rsidRPr="00D10DAE">
        <w:rPr>
          <w:rFonts w:ascii="Calibri" w:hAnsi="Calibri" w:cs="Calibri"/>
          <w:noProof/>
          <w:sz w:val="22"/>
        </w:rPr>
        <w:t>, 139–152. https://doi.org/10.1016/j.anbehav.2015.04.012</w:t>
      </w:r>
    </w:p>
    <w:p w14:paraId="5906EF3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Guillermo Paz-Y-Miño, C., Bond, A. B., Kamil, A. C., &amp; Balda, R. P. (2004). Pinyon jays use transitive inference to predict social dominance. </w:t>
      </w:r>
      <w:r w:rsidRPr="00D10DAE">
        <w:rPr>
          <w:rFonts w:ascii="Calibri" w:hAnsi="Calibri" w:cs="Calibri"/>
          <w:i/>
          <w:iCs/>
          <w:noProof/>
          <w:sz w:val="22"/>
        </w:rPr>
        <w:t>Nature</w:t>
      </w:r>
      <w:r w:rsidRPr="00D10DAE">
        <w:rPr>
          <w:rFonts w:ascii="Calibri" w:hAnsi="Calibri" w:cs="Calibri"/>
          <w:noProof/>
          <w:sz w:val="22"/>
        </w:rPr>
        <w:t xml:space="preserve">, </w:t>
      </w:r>
      <w:r w:rsidRPr="00D10DAE">
        <w:rPr>
          <w:rFonts w:ascii="Calibri" w:hAnsi="Calibri" w:cs="Calibri"/>
          <w:i/>
          <w:iCs/>
          <w:noProof/>
          <w:sz w:val="22"/>
        </w:rPr>
        <w:t>430</w:t>
      </w:r>
      <w:r w:rsidRPr="00D10DAE">
        <w:rPr>
          <w:rFonts w:ascii="Calibri" w:hAnsi="Calibri" w:cs="Calibri"/>
          <w:noProof/>
          <w:sz w:val="22"/>
        </w:rPr>
        <w:t>(7001), 778–781. https://doi.org/10.1038/nature02723</w:t>
      </w:r>
    </w:p>
    <w:p w14:paraId="7A1518A1"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Humphrey, N. K. (1976). </w:t>
      </w:r>
      <w:r w:rsidRPr="00D10DAE">
        <w:rPr>
          <w:rFonts w:ascii="Calibri" w:hAnsi="Calibri" w:cs="Calibri"/>
          <w:i/>
          <w:iCs/>
          <w:noProof/>
          <w:sz w:val="22"/>
        </w:rPr>
        <w:t>The Social Function of Intellect</w:t>
      </w:r>
      <w:r w:rsidRPr="00D10DAE">
        <w:rPr>
          <w:rFonts w:ascii="Calibri" w:hAnsi="Calibri" w:cs="Calibri"/>
          <w:noProof/>
          <w:sz w:val="22"/>
        </w:rPr>
        <w:t>. https://doi.org/10.2307/375925</w:t>
      </w:r>
    </w:p>
    <w:p w14:paraId="165EC30A" w14:textId="77777777" w:rsidR="00D10DAE" w:rsidRPr="002A3884" w:rsidRDefault="00D10DAE" w:rsidP="00D10DAE">
      <w:pPr>
        <w:autoSpaceDE w:val="0"/>
        <w:autoSpaceDN w:val="0"/>
        <w:adjustRightInd w:val="0"/>
        <w:spacing w:before="120" w:line="360" w:lineRule="auto"/>
        <w:ind w:left="0" w:hanging="2"/>
        <w:rPr>
          <w:rFonts w:ascii="Calibri" w:hAnsi="Calibri"/>
          <w:sz w:val="22"/>
          <w:lang w:val="de-DE"/>
          <w:rPrChange w:id="587" w:author="anna" w:date="2020-05-28T16:45:00Z">
            <w:rPr>
              <w:rFonts w:ascii="Calibri" w:hAnsi="Calibri" w:cs="Calibri"/>
              <w:noProof/>
              <w:sz w:val="22"/>
            </w:rPr>
          </w:rPrChange>
        </w:rPr>
      </w:pPr>
      <w:r w:rsidRPr="00D10DAE">
        <w:rPr>
          <w:rFonts w:ascii="Calibri" w:hAnsi="Calibri" w:cs="Calibri"/>
          <w:noProof/>
          <w:sz w:val="22"/>
        </w:rPr>
        <w:t xml:space="preserve">Jolly, A. (1966). Lemur social behavior and primate intelligence. </w:t>
      </w:r>
      <w:r w:rsidRPr="002A3884">
        <w:rPr>
          <w:rFonts w:ascii="Calibri" w:hAnsi="Calibri"/>
          <w:i/>
          <w:sz w:val="22"/>
          <w:lang w:val="de-DE"/>
          <w:rPrChange w:id="588" w:author="anna" w:date="2020-05-28T16:45:00Z">
            <w:rPr>
              <w:rFonts w:ascii="Calibri" w:hAnsi="Calibri" w:cs="Calibri"/>
              <w:i/>
              <w:iCs/>
              <w:noProof/>
              <w:sz w:val="22"/>
            </w:rPr>
          </w:rPrChange>
        </w:rPr>
        <w:t>Science</w:t>
      </w:r>
      <w:r w:rsidRPr="002A3884">
        <w:rPr>
          <w:rFonts w:ascii="Calibri" w:hAnsi="Calibri"/>
          <w:sz w:val="22"/>
          <w:lang w:val="de-DE"/>
          <w:rPrChange w:id="589" w:author="anna" w:date="2020-05-28T16:45:00Z">
            <w:rPr>
              <w:rFonts w:ascii="Calibri" w:hAnsi="Calibri" w:cs="Calibri"/>
              <w:noProof/>
              <w:sz w:val="22"/>
            </w:rPr>
          </w:rPrChange>
        </w:rPr>
        <w:t xml:space="preserve">, </w:t>
      </w:r>
      <w:r w:rsidRPr="002A3884">
        <w:rPr>
          <w:rFonts w:ascii="Calibri" w:hAnsi="Calibri"/>
          <w:i/>
          <w:sz w:val="22"/>
          <w:lang w:val="de-DE"/>
          <w:rPrChange w:id="590" w:author="anna" w:date="2020-05-28T16:45:00Z">
            <w:rPr>
              <w:rFonts w:ascii="Calibri" w:hAnsi="Calibri" w:cs="Calibri"/>
              <w:i/>
              <w:iCs/>
              <w:noProof/>
              <w:sz w:val="22"/>
            </w:rPr>
          </w:rPrChange>
        </w:rPr>
        <w:t>153</w:t>
      </w:r>
      <w:r w:rsidRPr="002A3884">
        <w:rPr>
          <w:rFonts w:ascii="Calibri" w:hAnsi="Calibri"/>
          <w:sz w:val="22"/>
          <w:lang w:val="de-DE"/>
          <w:rPrChange w:id="591" w:author="anna" w:date="2020-05-28T16:45:00Z">
            <w:rPr>
              <w:rFonts w:ascii="Calibri" w:hAnsi="Calibri" w:cs="Calibri"/>
              <w:noProof/>
              <w:sz w:val="22"/>
            </w:rPr>
          </w:rPrChange>
        </w:rPr>
        <w:t>(3735), 501–506. https://doi.org/10.1126/science.153.3735.501</w:t>
      </w:r>
    </w:p>
    <w:p w14:paraId="4C6D157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2A3884">
        <w:rPr>
          <w:rFonts w:ascii="Calibri" w:hAnsi="Calibri"/>
          <w:sz w:val="22"/>
          <w:lang w:val="de-DE"/>
          <w:rPrChange w:id="592" w:author="anna" w:date="2020-05-28T16:45:00Z">
            <w:rPr>
              <w:rFonts w:ascii="Calibri" w:hAnsi="Calibri" w:cs="Calibri"/>
              <w:noProof/>
              <w:sz w:val="22"/>
            </w:rPr>
          </w:rPrChange>
        </w:rPr>
        <w:t xml:space="preserve">Kalbitz, J., Ostner, J., &amp; Schülke, O. (2016). </w:t>
      </w:r>
      <w:r w:rsidRPr="00D10DAE">
        <w:rPr>
          <w:rFonts w:ascii="Calibri" w:hAnsi="Calibri" w:cs="Calibri"/>
          <w:noProof/>
          <w:sz w:val="22"/>
        </w:rPr>
        <w:t xml:space="preserve">Strong, equitable and long-term social bonds in the dispersing sex in Assamese macaques.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113</w:t>
      </w:r>
      <w:r w:rsidRPr="00D10DAE">
        <w:rPr>
          <w:rFonts w:ascii="Calibri" w:hAnsi="Calibri" w:cs="Calibri"/>
          <w:noProof/>
          <w:sz w:val="22"/>
        </w:rPr>
        <w:t>, 13–22. https://doi.org/10.1016/j.anbehav.2015.11.005</w:t>
      </w:r>
    </w:p>
    <w:p w14:paraId="0FDE9230" w14:textId="77777777" w:rsidR="00D10DAE" w:rsidRPr="00560BD5" w:rsidRDefault="00D10DAE" w:rsidP="00D10DAE">
      <w:pPr>
        <w:autoSpaceDE w:val="0"/>
        <w:autoSpaceDN w:val="0"/>
        <w:adjustRightInd w:val="0"/>
        <w:spacing w:before="120" w:line="360" w:lineRule="auto"/>
        <w:ind w:left="0" w:hanging="2"/>
        <w:rPr>
          <w:rFonts w:ascii="Calibri" w:hAnsi="Calibri"/>
          <w:sz w:val="22"/>
          <w:lang w:val="de-DE"/>
          <w:rPrChange w:id="593" w:author="Alexander Mielke" w:date="2020-05-28T16:45:00Z">
            <w:rPr>
              <w:rFonts w:ascii="Calibri" w:hAnsi="Calibri"/>
              <w:sz w:val="22"/>
              <w:lang w:val="fr-FR"/>
            </w:rPr>
          </w:rPrChange>
        </w:rPr>
      </w:pPr>
      <w:r w:rsidRPr="00D10DAE">
        <w:rPr>
          <w:rFonts w:ascii="Calibri" w:hAnsi="Calibri" w:cs="Calibri"/>
          <w:noProof/>
          <w:sz w:val="22"/>
        </w:rPr>
        <w:t xml:space="preserve">Kasper, C., &amp; Voelkl, B. (2009). A social network analysis of primate groups. </w:t>
      </w:r>
      <w:r w:rsidRPr="00560BD5">
        <w:rPr>
          <w:rFonts w:ascii="Calibri" w:hAnsi="Calibri"/>
          <w:i/>
          <w:sz w:val="22"/>
          <w:lang w:val="de-DE"/>
          <w:rPrChange w:id="594" w:author="Alexander Mielke" w:date="2020-05-28T16:45:00Z">
            <w:rPr>
              <w:rFonts w:ascii="Calibri" w:hAnsi="Calibri"/>
              <w:i/>
              <w:sz w:val="22"/>
              <w:lang w:val="fr-FR"/>
            </w:rPr>
          </w:rPrChange>
        </w:rPr>
        <w:t>Primates</w:t>
      </w:r>
      <w:r w:rsidRPr="00560BD5">
        <w:rPr>
          <w:rFonts w:ascii="Calibri" w:hAnsi="Calibri"/>
          <w:sz w:val="22"/>
          <w:lang w:val="de-DE"/>
          <w:rPrChange w:id="595" w:author="Alexander Mielke" w:date="2020-05-28T16:45:00Z">
            <w:rPr>
              <w:rFonts w:ascii="Calibri" w:hAnsi="Calibri"/>
              <w:sz w:val="22"/>
              <w:lang w:val="fr-FR"/>
            </w:rPr>
          </w:rPrChange>
        </w:rPr>
        <w:t xml:space="preserve">, </w:t>
      </w:r>
      <w:r w:rsidRPr="00560BD5">
        <w:rPr>
          <w:rFonts w:ascii="Calibri" w:hAnsi="Calibri"/>
          <w:i/>
          <w:sz w:val="22"/>
          <w:lang w:val="de-DE"/>
          <w:rPrChange w:id="596" w:author="Alexander Mielke" w:date="2020-05-28T16:45:00Z">
            <w:rPr>
              <w:rFonts w:ascii="Calibri" w:hAnsi="Calibri"/>
              <w:i/>
              <w:sz w:val="22"/>
              <w:lang w:val="fr-FR"/>
            </w:rPr>
          </w:rPrChange>
        </w:rPr>
        <w:t>50</w:t>
      </w:r>
      <w:r w:rsidRPr="00560BD5">
        <w:rPr>
          <w:rFonts w:ascii="Calibri" w:hAnsi="Calibri"/>
          <w:sz w:val="22"/>
          <w:lang w:val="de-DE"/>
          <w:rPrChange w:id="597" w:author="Alexander Mielke" w:date="2020-05-28T16:45:00Z">
            <w:rPr>
              <w:rFonts w:ascii="Calibri" w:hAnsi="Calibri"/>
              <w:sz w:val="22"/>
              <w:lang w:val="fr-FR"/>
            </w:rPr>
          </w:rPrChange>
        </w:rPr>
        <w:t>(4), 343–356. https://doi.org/10.1007/s10329-009-0153-2</w:t>
      </w:r>
    </w:p>
    <w:p w14:paraId="689B083D"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560BD5">
        <w:rPr>
          <w:rFonts w:ascii="Calibri" w:hAnsi="Calibri"/>
          <w:sz w:val="22"/>
          <w:lang w:val="de-DE"/>
          <w:rPrChange w:id="598" w:author="Alexander Mielke" w:date="2020-05-28T16:45:00Z">
            <w:rPr>
              <w:rFonts w:ascii="Calibri" w:hAnsi="Calibri"/>
              <w:sz w:val="22"/>
              <w:lang w:val="fr-FR"/>
            </w:rPr>
          </w:rPrChange>
        </w:rPr>
        <w:t xml:space="preserve">Koski, S. E., de Vries, H., van de Kraats, A., &amp; Sterck, E. H. M. (2012). </w:t>
      </w:r>
      <w:r w:rsidRPr="00D10DAE">
        <w:rPr>
          <w:rFonts w:ascii="Calibri" w:hAnsi="Calibri" w:cs="Calibri"/>
          <w:noProof/>
          <w:sz w:val="22"/>
        </w:rPr>
        <w:t xml:space="preserve">Stability and Change of Social Relationship Quality in Captive Chimpanzees (Pan troglodytes). </w:t>
      </w:r>
      <w:r w:rsidRPr="00D10DAE">
        <w:rPr>
          <w:rFonts w:ascii="Calibri" w:hAnsi="Calibri" w:cs="Calibri"/>
          <w:i/>
          <w:iCs/>
          <w:noProof/>
          <w:sz w:val="22"/>
        </w:rPr>
        <w:t>International Journal of Primatology</w:t>
      </w:r>
      <w:r w:rsidRPr="00D10DAE">
        <w:rPr>
          <w:rFonts w:ascii="Calibri" w:hAnsi="Calibri" w:cs="Calibri"/>
          <w:noProof/>
          <w:sz w:val="22"/>
        </w:rPr>
        <w:t xml:space="preserve">, </w:t>
      </w:r>
      <w:r w:rsidRPr="00D10DAE">
        <w:rPr>
          <w:rFonts w:ascii="Calibri" w:hAnsi="Calibri" w:cs="Calibri"/>
          <w:i/>
          <w:iCs/>
          <w:noProof/>
          <w:sz w:val="22"/>
        </w:rPr>
        <w:t>33</w:t>
      </w:r>
      <w:r w:rsidRPr="00D10DAE">
        <w:rPr>
          <w:rFonts w:ascii="Calibri" w:hAnsi="Calibri" w:cs="Calibri"/>
          <w:noProof/>
          <w:sz w:val="22"/>
        </w:rPr>
        <w:t>(4), 905–921. https://doi.org/10.1007/s10764-012-9623-2</w:t>
      </w:r>
    </w:p>
    <w:p w14:paraId="1E97ECF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Lehmann, J., &amp; Boesch, C. (2009). Sociality of the dispersing sex: the nature of social bonds in West African female chimpanzees, Pan troglodytes.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77</w:t>
      </w:r>
      <w:r w:rsidRPr="00D10DAE">
        <w:rPr>
          <w:rFonts w:ascii="Calibri" w:hAnsi="Calibri" w:cs="Calibri"/>
          <w:noProof/>
          <w:sz w:val="22"/>
        </w:rPr>
        <w:t>(2), 377–387. https://doi.org/10.1016/j.anbehav.2008.09.038</w:t>
      </w:r>
    </w:p>
    <w:p w14:paraId="456AB3A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Lukas, D., &amp; Clutton-Brock, T. (2018). Social complexity and kinship in animal societies. </w:t>
      </w:r>
      <w:r w:rsidRPr="00D10DAE">
        <w:rPr>
          <w:rFonts w:ascii="Calibri" w:hAnsi="Calibri" w:cs="Calibri"/>
          <w:i/>
          <w:iCs/>
          <w:noProof/>
          <w:sz w:val="22"/>
        </w:rPr>
        <w:t>Ecology Letters</w:t>
      </w:r>
      <w:r w:rsidRPr="00D10DAE">
        <w:rPr>
          <w:rFonts w:ascii="Calibri" w:hAnsi="Calibri" w:cs="Calibri"/>
          <w:noProof/>
          <w:sz w:val="22"/>
        </w:rPr>
        <w:t xml:space="preserve">, </w:t>
      </w:r>
      <w:r w:rsidRPr="00D10DAE">
        <w:rPr>
          <w:rFonts w:ascii="Calibri" w:hAnsi="Calibri" w:cs="Calibri"/>
          <w:i/>
          <w:iCs/>
          <w:noProof/>
          <w:sz w:val="22"/>
        </w:rPr>
        <w:t>21</w:t>
      </w:r>
      <w:r w:rsidRPr="00D10DAE">
        <w:rPr>
          <w:rFonts w:ascii="Calibri" w:hAnsi="Calibri" w:cs="Calibri"/>
          <w:noProof/>
          <w:sz w:val="22"/>
        </w:rPr>
        <w:t>(8), 1129–1134. https://doi.org/10.1111/ele.13079</w:t>
      </w:r>
    </w:p>
    <w:p w14:paraId="297A9AB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Lusseau, D., Whitehead, H., &amp; Gero, S. (2008). Incorporating uncertainty into the study of animal social networks. In </w:t>
      </w:r>
      <w:r w:rsidRPr="00D10DAE">
        <w:rPr>
          <w:rFonts w:ascii="Calibri" w:hAnsi="Calibri" w:cs="Calibri"/>
          <w:i/>
          <w:iCs/>
          <w:noProof/>
          <w:sz w:val="22"/>
        </w:rPr>
        <w:t>Animal Behaviour</w:t>
      </w:r>
      <w:r w:rsidRPr="00D10DAE">
        <w:rPr>
          <w:rFonts w:ascii="Calibri" w:hAnsi="Calibri" w:cs="Calibri"/>
          <w:noProof/>
          <w:sz w:val="22"/>
        </w:rPr>
        <w:t xml:space="preserve"> (Vol. 75, Issue 5, pp. 1809–1815). Academic Press. https://doi.org/10.1016/j.anbehav.2007.10.029</w:t>
      </w:r>
    </w:p>
    <w:p w14:paraId="5F8DDC7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Crockford, C., &amp; Wittig, R. (2019). Rank changes in female chimpanzees in Taï National Park. In C. Boesch &amp; R. M. Wittig (Eds.), </w:t>
      </w:r>
      <w:r w:rsidRPr="00D10DAE">
        <w:rPr>
          <w:rFonts w:ascii="Calibri" w:hAnsi="Calibri" w:cs="Calibri"/>
          <w:i/>
          <w:iCs/>
          <w:noProof/>
          <w:sz w:val="22"/>
        </w:rPr>
        <w:t>The Chimpanzees of the Taï Forest</w:t>
      </w:r>
      <w:r w:rsidRPr="00D10DAE">
        <w:rPr>
          <w:rFonts w:ascii="Calibri" w:hAnsi="Calibri" w:cs="Calibri"/>
          <w:noProof/>
          <w:sz w:val="22"/>
        </w:rPr>
        <w:t xml:space="preserve"> (pp. 290–300). Cambridge University Press. https://doi.org/10.1017/9781108674218.019</w:t>
      </w:r>
    </w:p>
    <w:p w14:paraId="604F520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Preis, A., Samuni, L., Gogarten, J. F., Wittig, R. M., &amp; Crockford, C. (2018). Flexible decision-making in grooming partner choice in sooty mangabeys and chimpanzees.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5</w:t>
      </w:r>
      <w:r w:rsidRPr="00D10DAE">
        <w:rPr>
          <w:rFonts w:ascii="Calibri" w:hAnsi="Calibri" w:cs="Calibri"/>
          <w:noProof/>
          <w:sz w:val="22"/>
        </w:rPr>
        <w:t>(7), 172143. https://doi.org/10.1098/rsos.172143</w:t>
      </w:r>
    </w:p>
    <w:p w14:paraId="5E0A314D"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Samuni, L., Preis, A., Gogarten, J. F., Crockford, C., &amp; Wittig, R. M. (2017). Bystanders intervene to impede grooming in western chimpanzees and sooty mangabeys.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4</w:t>
      </w:r>
      <w:r w:rsidRPr="00D10DAE">
        <w:rPr>
          <w:rFonts w:ascii="Calibri" w:hAnsi="Calibri" w:cs="Calibri"/>
          <w:noProof/>
          <w:sz w:val="22"/>
        </w:rPr>
        <w:t>(11), 171296. https://doi.org/10.1098/rsos.171296</w:t>
      </w:r>
    </w:p>
    <w:p w14:paraId="48124C9C"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Mitani, J. C. (2009). Male chimpanzees form enduring and equitable social bonds.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77</w:t>
      </w:r>
      <w:r w:rsidRPr="00D10DAE">
        <w:rPr>
          <w:rFonts w:ascii="Calibri" w:hAnsi="Calibri" w:cs="Calibri"/>
          <w:noProof/>
          <w:sz w:val="22"/>
        </w:rPr>
        <w:t>(3), 633–640. https://doi.org/10.1016/j.anbehav.2008.11.021</w:t>
      </w:r>
    </w:p>
    <w:p w14:paraId="0111DD42"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Moscovice, L. R., Douglas, P. H., Martinez-Iñigo, L., Surbeck, M., Vigilant, L., &amp; Hohmann, G. (2017). Stable and fluctuating social preferences and implications for cooperation among female bonobos at LuiKotale, Salonga National Park, DRC. </w:t>
      </w:r>
      <w:r w:rsidRPr="00D10DAE">
        <w:rPr>
          <w:rFonts w:ascii="Calibri" w:hAnsi="Calibri" w:cs="Calibri"/>
          <w:i/>
          <w:iCs/>
          <w:noProof/>
          <w:sz w:val="22"/>
        </w:rPr>
        <w:t>American Journal of Physical Anthropology</w:t>
      </w:r>
      <w:r w:rsidRPr="00D10DAE">
        <w:rPr>
          <w:rFonts w:ascii="Calibri" w:hAnsi="Calibri" w:cs="Calibri"/>
          <w:noProof/>
          <w:sz w:val="22"/>
        </w:rPr>
        <w:t xml:space="preserve">, </w:t>
      </w:r>
      <w:r w:rsidRPr="00D10DAE">
        <w:rPr>
          <w:rFonts w:ascii="Calibri" w:hAnsi="Calibri" w:cs="Calibri"/>
          <w:i/>
          <w:iCs/>
          <w:noProof/>
          <w:sz w:val="22"/>
        </w:rPr>
        <w:t>163</w:t>
      </w:r>
      <w:r w:rsidRPr="00D10DAE">
        <w:rPr>
          <w:rFonts w:ascii="Calibri" w:hAnsi="Calibri" w:cs="Calibri"/>
          <w:noProof/>
          <w:sz w:val="22"/>
        </w:rPr>
        <w:t>(1), 158–172. https://doi.org/10.1002/ajpa.23197</w:t>
      </w:r>
    </w:p>
    <w:p w14:paraId="2561E5A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Oliveira, R. F., McGregor, P. K., &amp; Latruffe, C. (1998). Know thine enemy: Fighting fish gather information from observing conspecific interactions. </w:t>
      </w:r>
      <w:r w:rsidRPr="00D10DAE">
        <w:rPr>
          <w:rFonts w:ascii="Calibri" w:hAnsi="Calibri" w:cs="Calibri"/>
          <w:i/>
          <w:iCs/>
          <w:noProof/>
          <w:sz w:val="22"/>
        </w:rPr>
        <w:t>Proceedings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265</w:t>
      </w:r>
      <w:r w:rsidRPr="00D10DAE">
        <w:rPr>
          <w:rFonts w:ascii="Calibri" w:hAnsi="Calibri" w:cs="Calibri"/>
          <w:noProof/>
          <w:sz w:val="22"/>
        </w:rPr>
        <w:t>(1401), 1045–1049. https://doi.org/10.1098/rspb.1998.0397</w:t>
      </w:r>
    </w:p>
    <w:p w14:paraId="37B2EAE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560BD5">
        <w:rPr>
          <w:rFonts w:ascii="Calibri" w:hAnsi="Calibri"/>
          <w:sz w:val="22"/>
          <w:lang w:val="de-DE"/>
        </w:rPr>
        <w:t xml:space="preserve">Preis, A., Samuni, L., Deschner, T., Crockford, C., &amp; Wittig, R. M. (2019). </w:t>
      </w:r>
      <w:r w:rsidRPr="00D10DAE">
        <w:rPr>
          <w:rFonts w:ascii="Calibri" w:hAnsi="Calibri" w:cs="Calibri"/>
          <w:noProof/>
          <w:sz w:val="22"/>
        </w:rPr>
        <w:t xml:space="preserve">Urinary cortisol, aggression, dominance and competition in wild, West African male chimpanzees. </w:t>
      </w:r>
      <w:r w:rsidRPr="00D10DAE">
        <w:rPr>
          <w:rFonts w:ascii="Calibri" w:hAnsi="Calibri" w:cs="Calibri"/>
          <w:i/>
          <w:iCs/>
          <w:noProof/>
          <w:sz w:val="22"/>
        </w:rPr>
        <w:t>Frontiers in Ecology and Evolution</w:t>
      </w:r>
      <w:r w:rsidRPr="00D10DAE">
        <w:rPr>
          <w:rFonts w:ascii="Calibri" w:hAnsi="Calibri" w:cs="Calibri"/>
          <w:noProof/>
          <w:sz w:val="22"/>
        </w:rPr>
        <w:t xml:space="preserve">, </w:t>
      </w:r>
      <w:r w:rsidRPr="00D10DAE">
        <w:rPr>
          <w:rFonts w:ascii="Calibri" w:hAnsi="Calibri" w:cs="Calibri"/>
          <w:i/>
          <w:iCs/>
          <w:noProof/>
          <w:sz w:val="22"/>
        </w:rPr>
        <w:t>7</w:t>
      </w:r>
      <w:r w:rsidRPr="00D10DAE">
        <w:rPr>
          <w:rFonts w:ascii="Calibri" w:hAnsi="Calibri" w:cs="Calibri"/>
          <w:noProof/>
          <w:sz w:val="22"/>
        </w:rPr>
        <w:t>(APR). https://doi.org/10.3389/fevo.2019.00107</w:t>
      </w:r>
    </w:p>
    <w:p w14:paraId="65EA01E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560BD5">
        <w:rPr>
          <w:rFonts w:ascii="Calibri" w:hAnsi="Calibri"/>
          <w:sz w:val="22"/>
          <w:lang w:val="de-DE"/>
        </w:rPr>
        <w:t xml:space="preserve">Preis, A., Samuni, L., Mielke, A., Deschner, T., Crockford, C., &amp; Wittig, R. M. (2018). </w:t>
      </w:r>
      <w:r w:rsidRPr="00D10DAE">
        <w:rPr>
          <w:rFonts w:ascii="Calibri" w:hAnsi="Calibri" w:cs="Calibri"/>
          <w:noProof/>
          <w:sz w:val="22"/>
        </w:rPr>
        <w:t xml:space="preserve">Urinary oxytocin levels in relation to post-conflict affiliations in wild male chimpanzees (Pan troglodytes verus). </w:t>
      </w:r>
      <w:r w:rsidRPr="00D10DAE">
        <w:rPr>
          <w:rFonts w:ascii="Calibri" w:hAnsi="Calibri" w:cs="Calibri"/>
          <w:i/>
          <w:iCs/>
          <w:noProof/>
          <w:sz w:val="22"/>
        </w:rPr>
        <w:t>Hormones and Behavior</w:t>
      </w:r>
      <w:r w:rsidRPr="00D10DAE">
        <w:rPr>
          <w:rFonts w:ascii="Calibri" w:hAnsi="Calibri" w:cs="Calibri"/>
          <w:noProof/>
          <w:sz w:val="22"/>
        </w:rPr>
        <w:t>. https://doi.org/10.1016/j.yhbeh.2018.07.009</w:t>
      </w:r>
    </w:p>
    <w:p w14:paraId="5D5817F7"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Range, F. (2006). Social behavior of free-ranging juvenile sooty mangabeys (Cercocebus torquatus atys).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59</w:t>
      </w:r>
      <w:r w:rsidRPr="00D10DAE">
        <w:rPr>
          <w:rFonts w:ascii="Calibri" w:hAnsi="Calibri" w:cs="Calibri"/>
          <w:noProof/>
          <w:sz w:val="22"/>
        </w:rPr>
        <w:t>(4), 511–520. https://doi.org/10.1007/s00265-005-0076-x</w:t>
      </w:r>
    </w:p>
    <w:p w14:paraId="179C542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Range, F., &amp; Noë, R. (2002). Familiarity and dominance relations among female sooty mangabeys in the Taï National Park. </w:t>
      </w:r>
      <w:r w:rsidRPr="00D10DAE">
        <w:rPr>
          <w:rFonts w:ascii="Calibri" w:hAnsi="Calibri" w:cs="Calibri"/>
          <w:i/>
          <w:iCs/>
          <w:noProof/>
          <w:sz w:val="22"/>
        </w:rPr>
        <w:t>American Journal of Primatology</w:t>
      </w:r>
      <w:r w:rsidRPr="00D10DAE">
        <w:rPr>
          <w:rFonts w:ascii="Calibri" w:hAnsi="Calibri" w:cs="Calibri"/>
          <w:noProof/>
          <w:sz w:val="22"/>
        </w:rPr>
        <w:t xml:space="preserve">, </w:t>
      </w:r>
      <w:r w:rsidRPr="00D10DAE">
        <w:rPr>
          <w:rFonts w:ascii="Calibri" w:hAnsi="Calibri" w:cs="Calibri"/>
          <w:i/>
          <w:iCs/>
          <w:noProof/>
          <w:sz w:val="22"/>
        </w:rPr>
        <w:t>56</w:t>
      </w:r>
      <w:r w:rsidRPr="00D10DAE">
        <w:rPr>
          <w:rFonts w:ascii="Calibri" w:hAnsi="Calibri" w:cs="Calibri"/>
          <w:noProof/>
          <w:sz w:val="22"/>
        </w:rPr>
        <w:t>(3), 137–153. https://doi.org/10.1002/ajp.1070</w:t>
      </w:r>
    </w:p>
    <w:p w14:paraId="6354DB1E" w14:textId="77777777" w:rsidR="00D10DAE" w:rsidRPr="00560BD5" w:rsidRDefault="00D10DAE" w:rsidP="00D10DAE">
      <w:pPr>
        <w:autoSpaceDE w:val="0"/>
        <w:autoSpaceDN w:val="0"/>
        <w:adjustRightInd w:val="0"/>
        <w:spacing w:before="120" w:line="360" w:lineRule="auto"/>
        <w:ind w:left="0" w:hanging="2"/>
        <w:rPr>
          <w:rFonts w:ascii="Calibri" w:hAnsi="Calibri"/>
          <w:sz w:val="22"/>
          <w:lang w:val="de-DE"/>
        </w:rPr>
      </w:pPr>
      <w:r w:rsidRPr="00D10DAE">
        <w:rPr>
          <w:rFonts w:ascii="Calibri" w:hAnsi="Calibri" w:cs="Calibri"/>
          <w:noProof/>
          <w:sz w:val="22"/>
        </w:rPr>
        <w:t xml:space="preserve">Sambrook, T., &amp; Whiten, A. (1997). On the Nature of Complexity in Cognitive and Behavioural Science. </w:t>
      </w:r>
      <w:r w:rsidRPr="00560BD5">
        <w:rPr>
          <w:rFonts w:ascii="Calibri" w:hAnsi="Calibri"/>
          <w:i/>
          <w:sz w:val="22"/>
          <w:lang w:val="de-DE"/>
        </w:rPr>
        <w:t>Theory &amp; Psychology</w:t>
      </w:r>
      <w:r w:rsidRPr="00560BD5">
        <w:rPr>
          <w:rFonts w:ascii="Calibri" w:hAnsi="Calibri"/>
          <w:sz w:val="22"/>
          <w:lang w:val="de-DE"/>
        </w:rPr>
        <w:t xml:space="preserve">, </w:t>
      </w:r>
      <w:r w:rsidRPr="00560BD5">
        <w:rPr>
          <w:rFonts w:ascii="Calibri" w:hAnsi="Calibri"/>
          <w:i/>
          <w:sz w:val="22"/>
          <w:lang w:val="de-DE"/>
        </w:rPr>
        <w:t>7</w:t>
      </w:r>
      <w:r w:rsidRPr="00560BD5">
        <w:rPr>
          <w:rFonts w:ascii="Calibri" w:hAnsi="Calibri"/>
          <w:sz w:val="22"/>
          <w:lang w:val="de-DE"/>
        </w:rPr>
        <w:t>(2), 191–213. https://doi.org/10.1177/0959354397072004</w:t>
      </w:r>
    </w:p>
    <w:p w14:paraId="4966F94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560BD5">
        <w:rPr>
          <w:rFonts w:ascii="Calibri" w:hAnsi="Calibri"/>
          <w:sz w:val="22"/>
          <w:lang w:val="de-DE"/>
        </w:rPr>
        <w:t xml:space="preserve">Samuni, L., Preis, A., Mielke, A., Deschner, T., Wittig, R. M., &amp; Crockford, C. (2018). </w:t>
      </w:r>
      <w:r w:rsidRPr="00D10DAE">
        <w:rPr>
          <w:rFonts w:ascii="Calibri" w:hAnsi="Calibri" w:cs="Calibri"/>
          <w:noProof/>
          <w:sz w:val="22"/>
        </w:rPr>
        <w:t xml:space="preserve">Social bonds facilitate cooperative resource sharing in wild chimpanzees. </w:t>
      </w:r>
      <w:r w:rsidRPr="00D10DAE">
        <w:rPr>
          <w:rFonts w:ascii="Calibri" w:hAnsi="Calibri" w:cs="Calibri"/>
          <w:i/>
          <w:iCs/>
          <w:noProof/>
          <w:sz w:val="22"/>
        </w:rPr>
        <w:t>Proceedings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285</w:t>
      </w:r>
      <w:r w:rsidRPr="00D10DAE">
        <w:rPr>
          <w:rFonts w:ascii="Calibri" w:hAnsi="Calibri" w:cs="Calibri"/>
          <w:noProof/>
          <w:sz w:val="22"/>
        </w:rPr>
        <w:t>(1888), 20181643. https://doi.org/10.1098/rspb.2018.1643</w:t>
      </w:r>
    </w:p>
    <w:p w14:paraId="0E75B11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560BD5">
        <w:rPr>
          <w:rFonts w:ascii="Calibri" w:hAnsi="Calibri"/>
          <w:sz w:val="22"/>
          <w:lang w:val="de-DE"/>
        </w:rPr>
        <w:t xml:space="preserve">Sánchez-Tójar, A., Schroeder, J., &amp; Farine, D. R. (2018). </w:t>
      </w:r>
      <w:r w:rsidRPr="00D10DAE">
        <w:rPr>
          <w:rFonts w:ascii="Calibri" w:hAnsi="Calibri" w:cs="Calibri"/>
          <w:noProof/>
          <w:sz w:val="22"/>
        </w:rPr>
        <w:t xml:space="preserve">A practical guide for inferring reliable dominance hierarchies and estimating their uncertainty. </w:t>
      </w:r>
      <w:r w:rsidRPr="00D10DAE">
        <w:rPr>
          <w:rFonts w:ascii="Calibri" w:hAnsi="Calibri" w:cs="Calibri"/>
          <w:i/>
          <w:iCs/>
          <w:noProof/>
          <w:sz w:val="22"/>
        </w:rPr>
        <w:t>Journal of Animal Ecology</w:t>
      </w:r>
      <w:r w:rsidRPr="00D10DAE">
        <w:rPr>
          <w:rFonts w:ascii="Calibri" w:hAnsi="Calibri" w:cs="Calibri"/>
          <w:noProof/>
          <w:sz w:val="22"/>
        </w:rPr>
        <w:t xml:space="preserve">, </w:t>
      </w:r>
      <w:r w:rsidRPr="00D10DAE">
        <w:rPr>
          <w:rFonts w:ascii="Calibri" w:hAnsi="Calibri" w:cs="Calibri"/>
          <w:i/>
          <w:iCs/>
          <w:noProof/>
          <w:sz w:val="22"/>
        </w:rPr>
        <w:t>87</w:t>
      </w:r>
      <w:r w:rsidRPr="00D10DAE">
        <w:rPr>
          <w:rFonts w:ascii="Calibri" w:hAnsi="Calibri" w:cs="Calibri"/>
          <w:noProof/>
          <w:sz w:val="22"/>
        </w:rPr>
        <w:t>(3), 594–608. https://doi.org/10.1111/1365-2656.12776</w:t>
      </w:r>
    </w:p>
    <w:p w14:paraId="5416D3A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Shizuka, D., &amp; Farine, D. R. (2016). Measuring the robustness of network community structure using assortativity.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112</w:t>
      </w:r>
      <w:r w:rsidRPr="00D10DAE">
        <w:rPr>
          <w:rFonts w:ascii="Calibri" w:hAnsi="Calibri" w:cs="Calibri"/>
          <w:noProof/>
          <w:sz w:val="22"/>
        </w:rPr>
        <w:t>, 237–246. https://doi.org/10.1016/j.anbehav.2015.12.007</w:t>
      </w:r>
    </w:p>
    <w:p w14:paraId="0AC3B9B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Silk, J. B., Alberts, S. C., &amp; Altmann, J. (2006). Social relationships among adult female baboons (Papio cynocephalus) II. Variation in the quality and stability of social bonds.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61</w:t>
      </w:r>
      <w:r w:rsidRPr="00D10DAE">
        <w:rPr>
          <w:rFonts w:ascii="Calibri" w:hAnsi="Calibri" w:cs="Calibri"/>
          <w:noProof/>
          <w:sz w:val="22"/>
        </w:rPr>
        <w:t>(2), 197–204. https://doi.org/10.1007/s00265-006-0250-9</w:t>
      </w:r>
    </w:p>
    <w:p w14:paraId="11B9675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Silk, J. B., Cheney, D., &amp; Seyfarth, R. (2013). A practical guide to the study of social relationships. </w:t>
      </w:r>
      <w:r w:rsidRPr="00D10DAE">
        <w:rPr>
          <w:rFonts w:ascii="Calibri" w:hAnsi="Calibri" w:cs="Calibri"/>
          <w:i/>
          <w:iCs/>
          <w:noProof/>
          <w:sz w:val="22"/>
        </w:rPr>
        <w:t>Evolutionary Anthropology</w:t>
      </w:r>
      <w:r w:rsidRPr="00D10DAE">
        <w:rPr>
          <w:rFonts w:ascii="Calibri" w:hAnsi="Calibri" w:cs="Calibri"/>
          <w:noProof/>
          <w:sz w:val="22"/>
        </w:rPr>
        <w:t xml:space="preserve">, </w:t>
      </w:r>
      <w:r w:rsidRPr="00D10DAE">
        <w:rPr>
          <w:rFonts w:ascii="Calibri" w:hAnsi="Calibri" w:cs="Calibri"/>
          <w:i/>
          <w:iCs/>
          <w:noProof/>
          <w:sz w:val="22"/>
        </w:rPr>
        <w:t>22</w:t>
      </w:r>
      <w:r w:rsidRPr="00D10DAE">
        <w:rPr>
          <w:rFonts w:ascii="Calibri" w:hAnsi="Calibri" w:cs="Calibri"/>
          <w:noProof/>
          <w:sz w:val="22"/>
        </w:rPr>
        <w:t>(5), 213–225. https://doi.org/10.1002/evan.21367</w:t>
      </w:r>
    </w:p>
    <w:p w14:paraId="10BE731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Whitehead, H. (2008). Precision and power in the analysis of social structure using associations.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75</w:t>
      </w:r>
      <w:r w:rsidRPr="00D10DAE">
        <w:rPr>
          <w:rFonts w:ascii="Calibri" w:hAnsi="Calibri" w:cs="Calibri"/>
          <w:noProof/>
          <w:sz w:val="22"/>
        </w:rPr>
        <w:t>(3), 1093–1099. https://doi.org/10.1016/j.anbehav.2007.08.022</w:t>
      </w:r>
    </w:p>
    <w:p w14:paraId="7551DDD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Whiten, A. (2000). Social complexity and social intelligence. In </w:t>
      </w:r>
      <w:r w:rsidRPr="00D10DAE">
        <w:rPr>
          <w:rFonts w:ascii="Calibri" w:hAnsi="Calibri" w:cs="Calibri"/>
          <w:i/>
          <w:iCs/>
          <w:noProof/>
          <w:sz w:val="22"/>
        </w:rPr>
        <w:t>The nature of intelligence</w:t>
      </w:r>
      <w:r w:rsidRPr="00D10DAE">
        <w:rPr>
          <w:rFonts w:ascii="Calibri" w:hAnsi="Calibri" w:cs="Calibri"/>
          <w:noProof/>
          <w:sz w:val="22"/>
        </w:rPr>
        <w:t xml:space="preserve"> (Vol. 233, pp. 185–196; discussion 196-201). Wiley. http://www.ncbi.nlm.nih.gov/pubmed/11276903</w:t>
      </w:r>
    </w:p>
    <w:p w14:paraId="60B892E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Wittig, R. M., &amp; Boesch, C. (2003). “Decision-making” in conflicts of wild chimpanzees (Pan troglodytes): An extension of the Relational Model.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54</w:t>
      </w:r>
      <w:r w:rsidRPr="00D10DAE">
        <w:rPr>
          <w:rFonts w:ascii="Calibri" w:hAnsi="Calibri" w:cs="Calibri"/>
          <w:noProof/>
          <w:sz w:val="22"/>
        </w:rPr>
        <w:t>(5), 491–504. https://doi.org/10.1007/s00265-003-0654-8</w:t>
      </w:r>
    </w:p>
    <w:p w14:paraId="23E90722" w14:textId="77777777" w:rsidR="00CC4A8D" w:rsidRPr="00192031" w:rsidRDefault="00B244F2" w:rsidP="00192031">
      <w:pPr>
        <w:autoSpaceDE w:val="0"/>
        <w:autoSpaceDN w:val="0"/>
        <w:adjustRightInd w:val="0"/>
        <w:spacing w:before="120" w:line="360" w:lineRule="auto"/>
        <w:ind w:left="0" w:hanging="2"/>
        <w:jc w:val="both"/>
        <w:rPr>
          <w:rFonts w:asciiTheme="minorHAnsi" w:hAnsiTheme="minorHAnsi" w:cstheme="minorHAnsi"/>
          <w:sz w:val="22"/>
          <w:szCs w:val="22"/>
        </w:rPr>
      </w:pPr>
      <w:r w:rsidRPr="00826E7E">
        <w:rPr>
          <w:rFonts w:asciiTheme="minorHAnsi" w:hAnsiTheme="minorHAnsi" w:cstheme="minorHAnsi"/>
          <w:sz w:val="22"/>
          <w:szCs w:val="22"/>
        </w:rPr>
        <w:fldChar w:fldCharType="end"/>
      </w:r>
    </w:p>
    <w:sectPr w:rsidR="00CC4A8D" w:rsidRPr="00192031">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na" w:date="2020-05-16T20:25:00Z" w:initials="a">
    <w:p w14:paraId="7F81A77D" w14:textId="6E4C83FB" w:rsidR="008233F7" w:rsidRDefault="008233F7">
      <w:pPr>
        <w:pStyle w:val="CommentText"/>
        <w:ind w:left="0" w:hanging="2"/>
      </w:pPr>
      <w:r>
        <w:rPr>
          <w:rStyle w:val="CommentReference"/>
        </w:rPr>
        <w:annotationRef/>
      </w:r>
      <w:r>
        <w:t xml:space="preserve">What about </w:t>
      </w:r>
      <w:r w:rsidRPr="007D78B1">
        <w:t xml:space="preserve">a title, information about the author and co-authors and </w:t>
      </w:r>
      <w:r>
        <w:t>maybe an</w:t>
      </w:r>
      <w:r w:rsidRPr="007D78B1">
        <w:t xml:space="preserve"> abstract</w:t>
      </w:r>
      <w:r>
        <w:t>?</w:t>
      </w:r>
    </w:p>
  </w:comment>
  <w:comment w:id="2" w:author="cathy" w:date="2020-05-26T12:17:00Z" w:initials="c">
    <w:p w14:paraId="7D231EB0" w14:textId="1D3B2910" w:rsidR="006126E2" w:rsidRDefault="006126E2">
      <w:pPr>
        <w:pStyle w:val="CommentText"/>
        <w:ind w:left="0" w:hanging="2"/>
      </w:pPr>
      <w:r>
        <w:rPr>
          <w:rStyle w:val="CommentReference"/>
        </w:rPr>
        <w:annotationRef/>
      </w:r>
      <w:r>
        <w:t>Correct is not really a useful word in biology, since its all about weighing up costs and benefits.</w:t>
      </w:r>
    </w:p>
  </w:comment>
  <w:comment w:id="13" w:author="cathy" w:date="2020-05-26T12:16:00Z" w:initials="c">
    <w:p w14:paraId="2871463C" w14:textId="06C78202" w:rsidR="006126E2" w:rsidRDefault="006126E2">
      <w:pPr>
        <w:pStyle w:val="CommentText"/>
        <w:ind w:left="0" w:hanging="2"/>
      </w:pPr>
      <w:r>
        <w:rPr>
          <w:rStyle w:val="CommentReference"/>
        </w:rPr>
        <w:annotationRef/>
      </w:r>
      <w:r>
        <w:t>Need a citation or two for this big statement</w:t>
      </w:r>
    </w:p>
  </w:comment>
  <w:comment w:id="22" w:author="Gogarten, Jan" w:date="2020-03-16T10:42:00Z" w:initials="GJ">
    <w:p w14:paraId="0C3CAA1D" w14:textId="67CD381B" w:rsidR="0090207F" w:rsidRDefault="0090207F" w:rsidP="00335B56">
      <w:pPr>
        <w:pStyle w:val="CommentText"/>
        <w:ind w:left="0" w:hanging="2"/>
      </w:pPr>
      <w:r>
        <w:rPr>
          <w:rStyle w:val="CommentReference"/>
        </w:rPr>
        <w:annotationRef/>
      </w:r>
      <w:r>
        <w:t xml:space="preserve">I feel like some more discussion about how to measure complexity more broadly before then zooming into how to assess the perspective an individual or from a group, might be helpful. A bit more lead in to the scale and framework you are thinking about these problems? </w:t>
      </w:r>
    </w:p>
  </w:comment>
  <w:comment w:id="54" w:author="Liran Samuni" w:date="2020-03-16T18:31:00Z" w:initials="LS">
    <w:p w14:paraId="7AFDE58F" w14:textId="3BD78211" w:rsidR="00A311FE" w:rsidRDefault="00A311FE">
      <w:pPr>
        <w:pStyle w:val="CommentText"/>
        <w:ind w:left="0" w:hanging="2"/>
      </w:pPr>
      <w:r>
        <w:rPr>
          <w:rStyle w:val="CommentReference"/>
        </w:rPr>
        <w:annotationRef/>
      </w:r>
      <w:r>
        <w:t>There is a sudden jump to this paragraph and it doesn’t link well with the previous one</w:t>
      </w:r>
    </w:p>
  </w:comment>
  <w:comment w:id="57" w:author="Roman Wittig" w:date="2020-05-23T09:00:00Z" w:initials="RW">
    <w:p w14:paraId="313EFACA" w14:textId="6FE6B956" w:rsidR="006C3820" w:rsidRDefault="006C3820" w:rsidP="00C04030">
      <w:pPr>
        <w:pStyle w:val="CommentText"/>
        <w:ind w:leftChars="0" w:left="0" w:firstLineChars="0" w:firstLine="0"/>
      </w:pPr>
      <w:r>
        <w:rPr>
          <w:rStyle w:val="CommentReference"/>
        </w:rPr>
        <w:annotationRef/>
      </w:r>
      <w:r>
        <w:t xml:space="preserve">It is unclear to me what you mean. Are you talking about data sets that are aggregated or about observations of individuals that have periods on non-observations? Reformulate or give example. </w:t>
      </w:r>
    </w:p>
  </w:comment>
  <w:comment w:id="71" w:author="Liran Samuni" w:date="2020-03-16T18:32:00Z" w:initials="LS">
    <w:p w14:paraId="63D95676" w14:textId="77777777" w:rsidR="00A311FE" w:rsidRDefault="00A311FE">
      <w:pPr>
        <w:pStyle w:val="CommentText"/>
        <w:ind w:left="0" w:hanging="2"/>
      </w:pPr>
      <w:r>
        <w:rPr>
          <w:rStyle w:val="CommentReference"/>
        </w:rPr>
        <w:annotationRef/>
      </w:r>
      <w:r>
        <w:t xml:space="preserve">In other words we assume that interactions are consistent </w:t>
      </w:r>
    </w:p>
    <w:p w14:paraId="36F7D7CA" w14:textId="76612BE1" w:rsidR="00A311FE" w:rsidRDefault="00A311FE" w:rsidP="0084023C">
      <w:pPr>
        <w:pStyle w:val="CommentText"/>
        <w:ind w:left="0" w:hanging="2"/>
      </w:pPr>
      <w:r>
        <w:t>I think you can link the second and third paragraphs better at the moment the connection between them is vague</w:t>
      </w:r>
    </w:p>
  </w:comment>
  <w:comment w:id="73" w:author="Gogarten, Jan" w:date="2020-03-16T11:52:00Z" w:initials="GJ">
    <w:p w14:paraId="1F738BD3" w14:textId="7C552386" w:rsidR="0090207F" w:rsidRDefault="0090207F" w:rsidP="003032E0">
      <w:pPr>
        <w:pStyle w:val="CommentText"/>
        <w:ind w:left="0" w:hanging="2"/>
        <w:rPr>
          <w:rFonts w:asciiTheme="minorHAnsi" w:eastAsia="Calibri" w:hAnsiTheme="minorHAnsi"/>
          <w:i/>
        </w:rPr>
      </w:pPr>
      <w:r>
        <w:rPr>
          <w:rStyle w:val="CommentReference"/>
        </w:rPr>
        <w:annotationRef/>
      </w:r>
      <w:r>
        <w:rPr>
          <w:rFonts w:asciiTheme="minorHAnsi" w:eastAsia="Calibri" w:hAnsiTheme="minorHAnsi"/>
          <w:i/>
        </w:rPr>
        <w:t xml:space="preserve">Consistent? Might make sense to shift towards one terminology early on? </w:t>
      </w:r>
    </w:p>
    <w:p w14:paraId="718E7463" w14:textId="77777777" w:rsidR="0090207F" w:rsidRDefault="0090207F" w:rsidP="003032E0">
      <w:pPr>
        <w:pStyle w:val="CommentText"/>
        <w:ind w:left="0" w:hanging="2"/>
        <w:rPr>
          <w:rFonts w:asciiTheme="minorHAnsi" w:eastAsia="Calibri" w:hAnsiTheme="minorHAnsi"/>
          <w:i/>
        </w:rPr>
      </w:pPr>
    </w:p>
    <w:p w14:paraId="58648CF4" w14:textId="2EC7EC8E" w:rsidR="0090207F" w:rsidRDefault="0090207F" w:rsidP="003032E0">
      <w:pPr>
        <w:pStyle w:val="CommentText"/>
        <w:ind w:left="0" w:hanging="2"/>
      </w:pPr>
    </w:p>
  </w:comment>
  <w:comment w:id="72" w:author="anna" w:date="2020-05-16T20:36:00Z" w:initials="a">
    <w:p w14:paraId="5C6E1131" w14:textId="3ECB7459" w:rsidR="008233F7" w:rsidRDefault="008233F7">
      <w:pPr>
        <w:pStyle w:val="CommentText"/>
        <w:ind w:left="0" w:hanging="2"/>
      </w:pPr>
      <w:r>
        <w:rPr>
          <w:rStyle w:val="CommentReference"/>
        </w:rPr>
        <w:annotationRef/>
      </w:r>
      <w:r>
        <w:t>I think that last sentence of this paragraph is a bit unconnected to the problematic in the sentences above and does not prepare the reader for the next paragraph, where you just throw in the consistency measure and what purpose it has. Could you formulate this a bit more interesting and connect it better to the problematic you pointed out in the paragraph above?</w:t>
      </w:r>
    </w:p>
  </w:comment>
  <w:comment w:id="74" w:author="Roman Wittig" w:date="2020-05-23T09:06:00Z" w:initials="RW">
    <w:p w14:paraId="639F36FC" w14:textId="74C1AA56" w:rsidR="006C3820" w:rsidRDefault="006C3820">
      <w:pPr>
        <w:pStyle w:val="CommentText"/>
        <w:ind w:left="0" w:hanging="2"/>
      </w:pPr>
      <w:r>
        <w:rPr>
          <w:rStyle w:val="CommentReference"/>
        </w:rPr>
        <w:annotationRef/>
      </w:r>
      <w:r>
        <w:t>I understand that we have looked only within one interaction type, but would you not think that the same accounts for the exchange of interactions? Like I share food with the one that I groom with – should this not become part of the framework – or at least we could discuss it (or have you done so?)</w:t>
      </w:r>
    </w:p>
  </w:comment>
  <w:comment w:id="80" w:author="Gogarten, Jan" w:date="2020-03-16T11:55:00Z" w:initials="GJ">
    <w:p w14:paraId="06DA1D66" w14:textId="156B73AD" w:rsidR="0090207F" w:rsidRDefault="0090207F" w:rsidP="00CB3679">
      <w:pPr>
        <w:pStyle w:val="CommentText"/>
        <w:ind w:left="0" w:hanging="2"/>
      </w:pPr>
      <w:r>
        <w:rPr>
          <w:rStyle w:val="CommentReference"/>
        </w:rPr>
        <w:annotationRef/>
      </w:r>
      <w:r>
        <w:t xml:space="preserve">I might mention the simulations here a bit more explicitly before moving to </w:t>
      </w:r>
    </w:p>
  </w:comment>
  <w:comment w:id="94" w:author="Gogarten, Jan" w:date="2020-03-16T12:05:00Z" w:initials="GJ">
    <w:p w14:paraId="104A6681" w14:textId="5BE5F76D" w:rsidR="0090207F" w:rsidRDefault="0090207F" w:rsidP="00CB3679">
      <w:pPr>
        <w:pStyle w:val="CommentText"/>
        <w:ind w:left="0" w:hanging="2"/>
      </w:pPr>
      <w:r>
        <w:rPr>
          <w:rStyle w:val="CommentReference"/>
        </w:rPr>
        <w:annotationRef/>
      </w:r>
      <w:r>
        <w:t xml:space="preserve">Here you are talking about interaction types; in the chimps below you talk about relationships – I wonder if really focusing the terminology will make it easier to think about what you are getting at. Or a paragraph setting out the logic – consistent relationships should lead to consistency in many types of behaviors, and then give some examples of the behaviors you are interested in? We measure behaviour, because measuring a relationship itself is difficult – this is some aggregation of many behaviors right? </w:t>
      </w:r>
    </w:p>
    <w:p w14:paraId="421BBE40" w14:textId="77777777" w:rsidR="0090207F" w:rsidRDefault="0090207F" w:rsidP="00CB3679">
      <w:pPr>
        <w:pStyle w:val="CommentText"/>
        <w:ind w:left="0" w:hanging="2"/>
      </w:pPr>
    </w:p>
    <w:p w14:paraId="7FFE0415" w14:textId="71227408" w:rsidR="0090207F" w:rsidRDefault="0090207F" w:rsidP="00CB3679">
      <w:pPr>
        <w:pStyle w:val="CommentText"/>
        <w:ind w:left="0" w:hanging="2"/>
      </w:pPr>
      <w:r>
        <w:t>Somehow, it seems like the concept of a relationship could be described, defined and brought into the intro more clearly as a concept?</w:t>
      </w:r>
    </w:p>
    <w:p w14:paraId="30204888" w14:textId="77777777" w:rsidR="0090207F" w:rsidRDefault="0090207F" w:rsidP="00CB3679">
      <w:pPr>
        <w:pStyle w:val="CommentText"/>
        <w:ind w:left="0" w:hanging="2"/>
      </w:pPr>
    </w:p>
    <w:p w14:paraId="08F8DBAF" w14:textId="1FA58629" w:rsidR="0090207F" w:rsidRDefault="0090207F" w:rsidP="00CB3679">
      <w:pPr>
        <w:pStyle w:val="CommentText"/>
        <w:ind w:left="0" w:hanging="2"/>
      </w:pPr>
      <w:r>
        <w:t xml:space="preserve">Might be that I am out of this literature for too long and these terms are clear for anyone who would read this, in which case feel free to ignore </w:t>
      </w:r>
      <w:r>
        <w:sym w:font="Wingdings" w:char="F04A"/>
      </w:r>
      <w:r>
        <w:t xml:space="preserve"> </w:t>
      </w:r>
    </w:p>
    <w:p w14:paraId="1D545A95" w14:textId="77777777" w:rsidR="0090207F" w:rsidRDefault="0090207F" w:rsidP="00CB3679">
      <w:pPr>
        <w:pStyle w:val="CommentText"/>
        <w:ind w:left="0" w:hanging="2"/>
      </w:pPr>
    </w:p>
  </w:comment>
  <w:comment w:id="111" w:author="Liran Samuni" w:date="2020-03-16T18:42:00Z" w:initials="LS">
    <w:p w14:paraId="2506C61A" w14:textId="5E0E0CD9" w:rsidR="00A311FE" w:rsidRDefault="00A311FE">
      <w:pPr>
        <w:pStyle w:val="CommentText"/>
        <w:ind w:left="0" w:hanging="2"/>
      </w:pPr>
      <w:r>
        <w:rPr>
          <w:rStyle w:val="CommentReference"/>
        </w:rPr>
        <w:annotationRef/>
      </w:r>
      <w:r>
        <w:t>I am not sure what this adds?</w:t>
      </w:r>
    </w:p>
  </w:comment>
  <w:comment w:id="123" w:author="Gogarten, Jan" w:date="2020-03-16T12:00:00Z" w:initials="GJ">
    <w:p w14:paraId="7DF18A51" w14:textId="16A114B7" w:rsidR="0090207F" w:rsidRDefault="0090207F" w:rsidP="00CB3679">
      <w:pPr>
        <w:pStyle w:val="CommentText"/>
        <w:ind w:left="0" w:hanging="2"/>
      </w:pPr>
      <w:r>
        <w:rPr>
          <w:rStyle w:val="CommentReference"/>
        </w:rPr>
        <w:annotationRef/>
      </w:r>
      <w:r>
        <w:t xml:space="preserve">Could focus on the Tai data here? </w:t>
      </w:r>
    </w:p>
  </w:comment>
  <w:comment w:id="108" w:author="anna" w:date="2020-05-16T21:06:00Z" w:initials="a">
    <w:p w14:paraId="569A5975" w14:textId="723B8860" w:rsidR="008233F7" w:rsidRDefault="008233F7">
      <w:pPr>
        <w:pStyle w:val="CommentText"/>
        <w:ind w:left="0" w:hanging="2"/>
      </w:pPr>
      <w:r>
        <w:rPr>
          <w:rStyle w:val="CommentReference"/>
        </w:rPr>
        <w:annotationRef/>
      </w:r>
      <w:r w:rsidRPr="003601E1">
        <w:t>This seems to be just a bunch of unconnected sentences, what conclusions should the reader draw from them?</w:t>
      </w:r>
      <w:r>
        <w:t xml:space="preserve"> Couldn’t you just describe the “general” chimpanzee social system and then the rest </w:t>
      </w:r>
      <w:r w:rsidRPr="003601E1">
        <w:t>could perhaps be included</w:t>
      </w:r>
      <w:r>
        <w:t xml:space="preserve"> in the methods section? </w:t>
      </w:r>
      <w:r w:rsidRPr="003A04C5">
        <w:t>Otherwise you have to explain the section about the chimpanzee</w:t>
      </w:r>
      <w:r>
        <w:t>s</w:t>
      </w:r>
      <w:r w:rsidRPr="003A04C5">
        <w:t xml:space="preserve"> better, which in my opinion would be too detailed at this point.</w:t>
      </w:r>
    </w:p>
  </w:comment>
  <w:comment w:id="133" w:author="Gogarten, Jan" w:date="2020-03-16T12:06:00Z" w:initials="GJ">
    <w:p w14:paraId="26812C1D" w14:textId="77777777" w:rsidR="0090207F" w:rsidRDefault="0090207F" w:rsidP="0090207F">
      <w:pPr>
        <w:pStyle w:val="CommentText"/>
        <w:ind w:left="0" w:hanging="2"/>
      </w:pPr>
      <w:r>
        <w:rPr>
          <w:rStyle w:val="CommentReference"/>
        </w:rPr>
        <w:annotationRef/>
      </w:r>
      <w:r>
        <w:t xml:space="preserve">e.g., what are relationship types?  </w:t>
      </w:r>
    </w:p>
  </w:comment>
  <w:comment w:id="131" w:author="Roman Wittig" w:date="2020-05-23T09:12:00Z" w:initials="RW">
    <w:p w14:paraId="760A3ADD" w14:textId="77777777" w:rsidR="006C3820" w:rsidRDefault="006C3820">
      <w:pPr>
        <w:pStyle w:val="CommentText"/>
        <w:ind w:left="0" w:hanging="2"/>
      </w:pPr>
      <w:r>
        <w:rPr>
          <w:rStyle w:val="CommentReference"/>
        </w:rPr>
        <w:annotationRef/>
      </w:r>
      <w:r>
        <w:t>Wouldn’t that even mean we should not only look at constancy within one interaction type, since social bonds have layers of different behaviours?</w:t>
      </w:r>
    </w:p>
  </w:comment>
  <w:comment w:id="142" w:author="Gogarten, Jan" w:date="2020-03-16T12:06:00Z" w:initials="GJ">
    <w:p w14:paraId="21CBF1BA" w14:textId="45D6B8D8" w:rsidR="0090207F" w:rsidRDefault="0090207F" w:rsidP="0090207F">
      <w:pPr>
        <w:pStyle w:val="CommentText"/>
        <w:ind w:left="0" w:hanging="2"/>
      </w:pPr>
      <w:r>
        <w:rPr>
          <w:rStyle w:val="CommentReference"/>
        </w:rPr>
        <w:annotationRef/>
      </w:r>
      <w:r>
        <w:t xml:space="preserve">And then hear you are only talking about interaction types and relationships aren’t mentioned. </w:t>
      </w:r>
    </w:p>
  </w:comment>
  <w:comment w:id="147" w:author="Gogarten, Jan" w:date="2020-03-16T12:13:00Z" w:initials="GJ">
    <w:p w14:paraId="6B55CA14" w14:textId="730B06C9" w:rsidR="0090207F" w:rsidRDefault="0090207F" w:rsidP="0090207F">
      <w:pPr>
        <w:pStyle w:val="CommentText"/>
        <w:ind w:left="0" w:hanging="2"/>
      </w:pPr>
      <w:r>
        <w:rPr>
          <w:rStyle w:val="CommentReference"/>
        </w:rPr>
        <w:annotationRef/>
      </w:r>
      <w:r>
        <w:t xml:space="preserve">A visual comic of what you are doing here might be really helpful so that people follow your logic. From observing primates to how data are broken up by day etc.  </w:t>
      </w:r>
    </w:p>
  </w:comment>
  <w:comment w:id="149" w:author="Gogarten, Jan" w:date="2020-03-16T12:15:00Z" w:initials="GJ">
    <w:p w14:paraId="6DE796E1" w14:textId="512C4DA9" w:rsidR="00105174" w:rsidRDefault="00105174" w:rsidP="00105174">
      <w:pPr>
        <w:pStyle w:val="CommentText"/>
        <w:ind w:left="0" w:hanging="2"/>
      </w:pPr>
      <w:r>
        <w:rPr>
          <w:rStyle w:val="CommentReference"/>
        </w:rPr>
        <w:annotationRef/>
      </w:r>
      <w:r>
        <w:t xml:space="preserve">What do you mean by structured? </w:t>
      </w:r>
    </w:p>
  </w:comment>
  <w:comment w:id="166" w:author="Gogarten, Jan" w:date="2020-03-16T12:10:00Z" w:initials="GJ">
    <w:p w14:paraId="464A1DD7" w14:textId="6066141B" w:rsidR="0090207F" w:rsidRDefault="0090207F" w:rsidP="0090207F">
      <w:pPr>
        <w:pStyle w:val="CommentText"/>
        <w:ind w:left="0" w:hanging="2"/>
      </w:pPr>
      <w:r>
        <w:rPr>
          <w:rStyle w:val="CommentReference"/>
        </w:rPr>
        <w:annotationRef/>
      </w:r>
      <w:r>
        <w:t xml:space="preserve">Might be worth adding a brief rational for why this was chosen for comparing the two datasets, as this seems to be central to your metric. Shared absences are weighted equally </w:t>
      </w:r>
    </w:p>
  </w:comment>
  <w:comment w:id="184" w:author="Liran Samuni" w:date="2020-03-16T18:48:00Z" w:initials="LS">
    <w:p w14:paraId="250BB982" w14:textId="347BFA13" w:rsidR="00A311FE" w:rsidRDefault="00A311FE">
      <w:pPr>
        <w:pStyle w:val="CommentText"/>
        <w:ind w:left="0" w:hanging="2"/>
      </w:pPr>
      <w:r>
        <w:rPr>
          <w:rStyle w:val="CommentReference"/>
        </w:rPr>
        <w:annotationRef/>
      </w:r>
      <w:r>
        <w:t xml:space="preserve">Why usually? </w:t>
      </w:r>
    </w:p>
  </w:comment>
  <w:comment w:id="186" w:author="Liran Samuni" w:date="2020-03-16T18:49:00Z" w:initials="LS">
    <w:p w14:paraId="3E8B4011" w14:textId="58D1E282" w:rsidR="00A311FE" w:rsidRDefault="00A311FE">
      <w:pPr>
        <w:pStyle w:val="CommentText"/>
        <w:ind w:left="0" w:hanging="2"/>
      </w:pPr>
      <w:r>
        <w:rPr>
          <w:rStyle w:val="CommentReference"/>
        </w:rPr>
        <w:annotationRef/>
      </w:r>
      <w:r>
        <w:t xml:space="preserve">By saying “are inconsistent” you imply that the interactions indeed change all the time, while I assume that what you want to say is that if one finds inconsistency in interactions. No? </w:t>
      </w:r>
    </w:p>
  </w:comment>
  <w:comment w:id="182" w:author="Gogarten, Jan" w:date="2020-03-16T12:19:00Z" w:initials="GJ">
    <w:p w14:paraId="0A8F25F5" w14:textId="4742B5E5" w:rsidR="00105174" w:rsidRDefault="00105174" w:rsidP="00105174">
      <w:pPr>
        <w:pStyle w:val="CommentText"/>
        <w:ind w:left="0" w:hanging="2"/>
      </w:pPr>
      <w:r>
        <w:rPr>
          <w:rStyle w:val="CommentReference"/>
        </w:rPr>
        <w:annotationRef/>
      </w:r>
      <w:r>
        <w:t xml:space="preserve">Does this need to be here? Consider moving to the simulation section? </w:t>
      </w:r>
    </w:p>
  </w:comment>
  <w:comment w:id="227" w:author="Gogarten, Jan" w:date="2020-03-16T12:25:00Z" w:initials="GJ">
    <w:p w14:paraId="07233A6F" w14:textId="7F4F77A9" w:rsidR="00A563ED" w:rsidRDefault="00A563ED" w:rsidP="00A563ED">
      <w:pPr>
        <w:pStyle w:val="CommentText"/>
        <w:ind w:left="0" w:hanging="2"/>
      </w:pPr>
      <w:r>
        <w:rPr>
          <w:rStyle w:val="CommentReference"/>
        </w:rPr>
        <w:annotationRef/>
      </w:r>
      <w:r>
        <w:t xml:space="preserve">Why 0.5? Again, seems to be a critical decision for your metric that might warrant a bit of discussion? </w:t>
      </w:r>
    </w:p>
  </w:comment>
  <w:comment w:id="273" w:author="Liran Samuni" w:date="2020-03-16T18:58:00Z" w:initials="LS">
    <w:p w14:paraId="6BC53718" w14:textId="0DFEF91C" w:rsidR="008F29C0" w:rsidRDefault="008F29C0">
      <w:pPr>
        <w:pStyle w:val="CommentText"/>
        <w:ind w:left="0" w:hanging="2"/>
      </w:pPr>
      <w:r>
        <w:rPr>
          <w:rStyle w:val="CommentReference"/>
        </w:rPr>
        <w:annotationRef/>
      </w:r>
      <w:r>
        <w:t>To make it more general</w:t>
      </w:r>
    </w:p>
  </w:comment>
  <w:comment w:id="280" w:author="Gogarten, Jan" w:date="2020-03-16T12:36:00Z" w:initials="GJ">
    <w:p w14:paraId="54A9F2CE" w14:textId="182FDDDF" w:rsidR="000C73FF" w:rsidRDefault="000C73FF" w:rsidP="000C73FF">
      <w:pPr>
        <w:pStyle w:val="CommentText"/>
        <w:ind w:left="0" w:hanging="2"/>
      </w:pPr>
      <w:r>
        <w:rPr>
          <w:rStyle w:val="CommentReference"/>
        </w:rPr>
        <w:annotationRef/>
      </w:r>
      <w:r>
        <w:t xml:space="preserve">Consider explaining the logic for adding this.  </w:t>
      </w:r>
    </w:p>
  </w:comment>
  <w:comment w:id="281" w:author="Liran Samuni" w:date="2020-03-16T18:59:00Z" w:initials="LS">
    <w:p w14:paraId="01812E2B" w14:textId="77777777" w:rsidR="008F29C0" w:rsidRDefault="008F29C0">
      <w:pPr>
        <w:pStyle w:val="CommentText"/>
        <w:ind w:left="0" w:hanging="2"/>
      </w:pPr>
      <w:r>
        <w:rPr>
          <w:rStyle w:val="CommentReference"/>
        </w:rPr>
        <w:annotationRef/>
      </w:r>
      <w:r>
        <w:t>So you simulated a fission-fusion society</w:t>
      </w:r>
    </w:p>
  </w:comment>
  <w:comment w:id="276" w:author="Gogarten, Jan" w:date="2020-03-16T14:43:00Z" w:initials="GJ">
    <w:p w14:paraId="41C0BEB8" w14:textId="377BD35A" w:rsidR="00A563ED" w:rsidRDefault="00A563ED" w:rsidP="00A563ED">
      <w:pPr>
        <w:pStyle w:val="CommentText"/>
        <w:ind w:left="0" w:hanging="2"/>
      </w:pPr>
      <w:r>
        <w:rPr>
          <w:rStyle w:val="CommentReference"/>
        </w:rPr>
        <w:annotationRef/>
      </w:r>
      <w:r>
        <w:t xml:space="preserve">This seems pretty chimp specific </w:t>
      </w:r>
      <w:r w:rsidR="004E1F87">
        <w:t xml:space="preserve">in its set up </w:t>
      </w:r>
      <w:r>
        <w:t xml:space="preserve">– do you have a similar </w:t>
      </w:r>
      <w:r w:rsidR="004E1F87">
        <w:t>set of simulations for mangabey groups of different sizes, where there aren’t partys</w:t>
      </w:r>
      <w:r>
        <w:t xml:space="preserve">? </w:t>
      </w:r>
    </w:p>
  </w:comment>
  <w:comment w:id="284" w:author="Gogarten, Jan" w:date="2020-03-16T12:37:00Z" w:initials="GJ">
    <w:p w14:paraId="64F84FC9" w14:textId="7756DEC9" w:rsidR="000C73FF" w:rsidRDefault="000C73FF" w:rsidP="000C73FF">
      <w:pPr>
        <w:pStyle w:val="CommentText"/>
        <w:ind w:left="0" w:hanging="2"/>
      </w:pPr>
      <w:r>
        <w:rPr>
          <w:rStyle w:val="CommentReference"/>
        </w:rPr>
        <w:annotationRef/>
      </w:r>
      <w:r>
        <w:t xml:space="preserve">Again, perhaps explain the logic for why you are doing this? </w:t>
      </w:r>
    </w:p>
  </w:comment>
  <w:comment w:id="287" w:author="Gogarten, Jan" w:date="2020-03-16T14:47:00Z" w:initials="GJ">
    <w:p w14:paraId="3664272D" w14:textId="6044AA20" w:rsidR="004E1F87" w:rsidRDefault="004E1F87" w:rsidP="004E1F87">
      <w:pPr>
        <w:pStyle w:val="CommentText"/>
        <w:ind w:left="0" w:hanging="2"/>
      </w:pPr>
      <w:r>
        <w:rPr>
          <w:rStyle w:val="CommentReference"/>
        </w:rPr>
        <w:annotationRef/>
      </w:r>
      <w:r>
        <w:t xml:space="preserve">For all dyads? Like complete social upheaval scenario? Not entirely sure how biologically meaningful that would be? </w:t>
      </w:r>
    </w:p>
  </w:comment>
  <w:comment w:id="289" w:author="Liran Samuni" w:date="2020-03-16T19:01:00Z" w:initials="LS">
    <w:p w14:paraId="528FBD7F" w14:textId="17B22728" w:rsidR="008F29C0" w:rsidRDefault="008F29C0">
      <w:pPr>
        <w:pStyle w:val="CommentText"/>
        <w:ind w:left="0" w:hanging="2"/>
      </w:pPr>
      <w:r>
        <w:rPr>
          <w:rStyle w:val="CommentReference"/>
        </w:rPr>
        <w:annotationRef/>
      </w:r>
      <w:r>
        <w:t>Again, think expanding this beyond primates. This is applicable to many non-primate species</w:t>
      </w:r>
    </w:p>
  </w:comment>
  <w:comment w:id="290" w:author="Liran Samuni" w:date="2020-03-16T19:02:00Z" w:initials="LS">
    <w:p w14:paraId="4D4B636C" w14:textId="2B29C86F" w:rsidR="001154BA" w:rsidRDefault="008F29C0">
      <w:pPr>
        <w:pStyle w:val="CommentText"/>
        <w:ind w:left="0" w:hanging="2"/>
      </w:pPr>
      <w:r>
        <w:rPr>
          <w:rStyle w:val="CommentReference"/>
        </w:rPr>
        <w:annotationRef/>
      </w:r>
      <w:r w:rsidR="001154BA">
        <w:t>Does this mean that every individual was sampled every third day or that the community was samples every third day</w:t>
      </w:r>
      <w:r w:rsidR="00BF7169">
        <w:t>?</w:t>
      </w:r>
    </w:p>
    <w:p w14:paraId="11C61186" w14:textId="0E2E8ED2" w:rsidR="008F29C0" w:rsidRDefault="00BF7169">
      <w:pPr>
        <w:pStyle w:val="CommentText"/>
        <w:ind w:left="0" w:hanging="2"/>
      </w:pPr>
      <w:r>
        <w:t>If it’s for every individual then e</w:t>
      </w:r>
      <w:r w:rsidR="008F29C0">
        <w:t>very third day is good compare to what most people have. Why not have a condition that is more realistic (1 every 20-30 days)</w:t>
      </w:r>
    </w:p>
  </w:comment>
  <w:comment w:id="288" w:author="Gogarten, Jan" w:date="2020-03-16T15:13:00Z" w:initials="GJ">
    <w:p w14:paraId="4496886B" w14:textId="004E3449" w:rsidR="004E1F87" w:rsidRDefault="004E1F87" w:rsidP="004E1F87">
      <w:pPr>
        <w:pStyle w:val="CommentText"/>
        <w:ind w:left="0" w:hanging="2"/>
      </w:pPr>
      <w:r>
        <w:rPr>
          <w:rStyle w:val="CommentReference"/>
        </w:rPr>
        <w:annotationRef/>
      </w:r>
      <w:r>
        <w:t>It might be nice to have a flowchart here to show what parameters you explored</w:t>
      </w:r>
      <w:r w:rsidR="00F33EC8">
        <w:t xml:space="preserve"> in your simulations; perhaps even with a summary of the results for each fork? </w:t>
      </w:r>
      <w:r w:rsidR="00810804">
        <w:t xml:space="preserve"> </w:t>
      </w:r>
    </w:p>
  </w:comment>
  <w:comment w:id="294" w:author="Roman Wittig" w:date="2020-05-23T09:25:00Z" w:initials="RW">
    <w:p w14:paraId="2B8B06D8" w14:textId="274E7047" w:rsidR="006C3820" w:rsidRDefault="006C3820">
      <w:pPr>
        <w:pStyle w:val="CommentText"/>
        <w:ind w:left="0" w:hanging="2"/>
      </w:pPr>
      <w:r>
        <w:rPr>
          <w:rStyle w:val="CommentReference"/>
        </w:rPr>
        <w:annotationRef/>
      </w:r>
      <w:r>
        <w:t>This book is a bit outdated as a reference for the Tai Chimpanzee Project. Either use the Wittig 2018 reference or the new book – in the new book chapter 3 long-term data collection</w:t>
      </w:r>
    </w:p>
  </w:comment>
  <w:comment w:id="295" w:author="Liran Samuni" w:date="2020-03-16T19:11:00Z" w:initials="LS">
    <w:p w14:paraId="140DE310" w14:textId="5AB36849" w:rsidR="00BF7169" w:rsidRDefault="00BF7169">
      <w:pPr>
        <w:pStyle w:val="CommentText"/>
        <w:ind w:left="0" w:hanging="2"/>
      </w:pPr>
      <w:r>
        <w:rPr>
          <w:rStyle w:val="CommentReference"/>
        </w:rPr>
        <w:annotationRef/>
      </w:r>
      <w:r>
        <w:t>So you also included long term data? Should mention it when you specify the observers initials</w:t>
      </w:r>
    </w:p>
  </w:comment>
  <w:comment w:id="296" w:author="Liran Samuni" w:date="2020-03-16T19:12:00Z" w:initials="LS">
    <w:p w14:paraId="3F36C21D" w14:textId="7C2A9F78" w:rsidR="00BF7169" w:rsidRDefault="00BF7169">
      <w:pPr>
        <w:pStyle w:val="CommentText"/>
        <w:ind w:left="0" w:hanging="2"/>
      </w:pPr>
      <w:r>
        <w:rPr>
          <w:rStyle w:val="CommentReference"/>
        </w:rPr>
        <w:annotationRef/>
      </w:r>
      <w:r>
        <w:t>Why not just say that you focused on adult individuals. Especially since some juveniles (Eolos for instance) had more observation hours than most adults</w:t>
      </w:r>
    </w:p>
  </w:comment>
  <w:comment w:id="297" w:author="Liran Samuni" w:date="2020-03-16T19:14:00Z" w:initials="LS">
    <w:p w14:paraId="1937BA41" w14:textId="4262B841" w:rsidR="00BF7169" w:rsidRDefault="00BF7169">
      <w:pPr>
        <w:pStyle w:val="CommentText"/>
        <w:ind w:left="0" w:hanging="2"/>
      </w:pPr>
      <w:r>
        <w:rPr>
          <w:rStyle w:val="CommentReference"/>
        </w:rPr>
        <w:annotationRef/>
      </w:r>
      <w:r>
        <w:t>Did I give you my food sharing data that also includes information from videos?</w:t>
      </w:r>
      <w:r w:rsidR="00F05569">
        <w:t xml:space="preserve"> Because the data from the CT is limited. I forgot by now if I gave it to you or not</w:t>
      </w:r>
    </w:p>
  </w:comment>
  <w:comment w:id="300" w:author="Liran Samuni" w:date="2020-03-16T19:15:00Z" w:initials="LS">
    <w:p w14:paraId="2824C7AB" w14:textId="34F7D18B" w:rsidR="00BF7169" w:rsidRDefault="00BF7169">
      <w:pPr>
        <w:pStyle w:val="CommentText"/>
        <w:ind w:left="0" w:hanging="2"/>
      </w:pPr>
      <w:r>
        <w:rPr>
          <w:rStyle w:val="CommentReference"/>
        </w:rPr>
        <w:annotationRef/>
      </w:r>
      <w:r>
        <w:t>Something is missing in the sentence</w:t>
      </w:r>
    </w:p>
  </w:comment>
  <w:comment w:id="315" w:author="Liran Samuni" w:date="2020-03-16T19:15:00Z" w:initials="LS">
    <w:p w14:paraId="47DE10F9" w14:textId="509B23E1" w:rsidR="00BF7169" w:rsidRDefault="00BF7169">
      <w:pPr>
        <w:pStyle w:val="CommentText"/>
        <w:ind w:left="0" w:hanging="2"/>
      </w:pPr>
      <w:r>
        <w:rPr>
          <w:rStyle w:val="CommentReference"/>
        </w:rPr>
        <w:annotationRef/>
      </w:r>
      <w:r>
        <w:t xml:space="preserve">But you can say the same for grooming… it is not different so why does grooming gets direction. I understand </w:t>
      </w:r>
      <w:r w:rsidR="00E0489F">
        <w:t xml:space="preserve">that its </w:t>
      </w:r>
      <w:r>
        <w:t>because it provides further information on interaction exchange but the reasoning you provided for the proximity measures applies for grooming as well</w:t>
      </w:r>
    </w:p>
  </w:comment>
  <w:comment w:id="316" w:author="Roman Wittig" w:date="2020-05-23T09:34:00Z" w:initials="RW">
    <w:p w14:paraId="76A7A36E" w14:textId="2C9FBB2C" w:rsidR="006C3820" w:rsidRDefault="006C3820">
      <w:pPr>
        <w:pStyle w:val="CommentText"/>
        <w:ind w:left="0" w:hanging="2"/>
      </w:pPr>
      <w:r>
        <w:rPr>
          <w:rStyle w:val="CommentReference"/>
        </w:rPr>
        <w:annotationRef/>
      </w:r>
      <w:r>
        <w:t>What is unclear to me is what you are doinf with the behavioural data. Probably have a final sentence which of the data went into the simulation and what else you have done with them?</w:t>
      </w:r>
    </w:p>
  </w:comment>
  <w:comment w:id="317" w:author="Gogarten, Jan" w:date="2020-03-16T16:08:00Z" w:initials="GJ">
    <w:p w14:paraId="0A00E89C" w14:textId="51B9DD18" w:rsidR="003E616A" w:rsidRDefault="003E616A" w:rsidP="003E616A">
      <w:pPr>
        <w:pStyle w:val="CommentText"/>
        <w:ind w:left="0" w:hanging="2"/>
      </w:pPr>
      <w:r>
        <w:rPr>
          <w:rStyle w:val="CommentReference"/>
        </w:rPr>
        <w:annotationRef/>
      </w:r>
      <w:r>
        <w:t xml:space="preserve">Maybe up into the methods? </w:t>
      </w:r>
    </w:p>
  </w:comment>
  <w:comment w:id="318" w:author="Roman Wittig" w:date="2020-05-23T09:40:00Z" w:initials="RW">
    <w:p w14:paraId="53D4E117" w14:textId="77777777" w:rsidR="006C3820" w:rsidRDefault="006C3820">
      <w:pPr>
        <w:pStyle w:val="CommentText"/>
        <w:ind w:left="0" w:hanging="2"/>
      </w:pPr>
      <w:r>
        <w:rPr>
          <w:rStyle w:val="CommentReference"/>
        </w:rPr>
        <w:annotationRef/>
      </w:r>
      <w:r>
        <w:t>Isn’t this figure 1?</w:t>
      </w:r>
    </w:p>
  </w:comment>
  <w:comment w:id="330" w:author="Liran Samuni" w:date="2020-03-16T19:22:00Z" w:initials="LS">
    <w:p w14:paraId="26A4416B" w14:textId="28E3CC21" w:rsidR="0072475E" w:rsidRDefault="0072475E">
      <w:pPr>
        <w:pStyle w:val="CommentText"/>
        <w:ind w:left="0" w:hanging="2"/>
      </w:pPr>
      <w:r>
        <w:rPr>
          <w:rStyle w:val="CommentReference"/>
        </w:rPr>
        <w:annotationRef/>
      </w:r>
      <w:r>
        <w:t xml:space="preserve">Here and elsewhere. What does it mean performed/behaved the same? </w:t>
      </w:r>
      <w:r w:rsidR="00E0489F">
        <w:t>You mean above 0.5?</w:t>
      </w:r>
    </w:p>
  </w:comment>
  <w:comment w:id="335" w:author="Gogarten, Jan" w:date="2020-03-16T16:09:00Z" w:initials="GJ">
    <w:p w14:paraId="67F5E7E2" w14:textId="174E9AF0" w:rsidR="003E616A" w:rsidRDefault="003E616A" w:rsidP="003E616A">
      <w:pPr>
        <w:pStyle w:val="CommentText"/>
        <w:ind w:left="0" w:hanging="2"/>
      </w:pPr>
      <w:r>
        <w:rPr>
          <w:rStyle w:val="CommentReference"/>
        </w:rPr>
        <w:annotationRef/>
      </w:r>
      <w:r>
        <w:t>What is the second conclusion?</w:t>
      </w:r>
    </w:p>
  </w:comment>
  <w:comment w:id="338" w:author="anna" w:date="2020-05-17T11:43:00Z" w:initials="a">
    <w:p w14:paraId="23697937" w14:textId="79C41F6A" w:rsidR="008233F7" w:rsidRPr="0022326F" w:rsidRDefault="008233F7" w:rsidP="0022326F">
      <w:pPr>
        <w:pStyle w:val="CommentText"/>
        <w:ind w:left="0" w:hanging="2"/>
        <w:rPr>
          <w:rFonts w:asciiTheme="minorHAnsi" w:eastAsia="Calibri" w:hAnsiTheme="minorHAnsi"/>
          <w:bCs/>
          <w:iCs/>
        </w:rPr>
      </w:pPr>
      <w:r>
        <w:rPr>
          <w:rStyle w:val="CommentReference"/>
        </w:rPr>
        <w:annotationRef/>
      </w:r>
      <w:r>
        <w:t>Nice graphs! However, if I have understood your methods part correctly, the y-ax</w:t>
      </w:r>
      <w:r w:rsidR="00156CCB">
        <w:t>i</w:t>
      </w:r>
      <w:r>
        <w:t>s label should be “</w:t>
      </w:r>
      <w:r>
        <w:rPr>
          <w:rFonts w:asciiTheme="minorHAnsi" w:eastAsia="Calibri" w:hAnsiTheme="minorHAnsi"/>
          <w:bCs/>
          <w:iCs/>
        </w:rPr>
        <w:t>s</w:t>
      </w:r>
      <w:r w:rsidRPr="004C6F03">
        <w:rPr>
          <w:rFonts w:asciiTheme="minorHAnsi" w:eastAsia="Calibri" w:hAnsiTheme="minorHAnsi"/>
          <w:bCs/>
          <w:iCs/>
        </w:rPr>
        <w:t>pearman rank correlation coefficient</w:t>
      </w:r>
      <w:r>
        <w:rPr>
          <w:rFonts w:asciiTheme="minorHAnsi" w:eastAsia="Calibri" w:hAnsiTheme="minorHAnsi"/>
          <w:bCs/>
          <w:iCs/>
        </w:rPr>
        <w:t xml:space="preserve"> (r)”, no? Also I feel like Roger, but red and green might not be a perfect choice maybe…sorry! This comment applies to all graphs of the simulation section.</w:t>
      </w:r>
    </w:p>
  </w:comment>
  <w:comment w:id="341" w:author="Gogarten, Jan" w:date="2020-03-16T16:35:00Z" w:initials="GJ">
    <w:p w14:paraId="356A0295" w14:textId="05176709" w:rsidR="00B22CAB" w:rsidRDefault="003E616A" w:rsidP="00B22CAB">
      <w:pPr>
        <w:pStyle w:val="CommentText"/>
        <w:ind w:left="0" w:hanging="2"/>
      </w:pPr>
      <w:r>
        <w:rPr>
          <w:rStyle w:val="CommentReference"/>
        </w:rPr>
        <w:annotationRef/>
      </w:r>
      <w:r>
        <w:t xml:space="preserve">Consider making these A and B; and explain them in a bit more detail. Also explain the the horizontal line. And perhaps a bit more detail about the parameters being explored here and what is kept the same.  </w:t>
      </w:r>
    </w:p>
  </w:comment>
  <w:comment w:id="340" w:author="Roman Wittig" w:date="2020-05-23T09:38:00Z" w:initials="RW">
    <w:p w14:paraId="0FCBC4D9" w14:textId="77777777" w:rsidR="006C3820" w:rsidRDefault="006C3820">
      <w:pPr>
        <w:pStyle w:val="CommentText"/>
        <w:ind w:left="0" w:hanging="2"/>
      </w:pPr>
      <w:r>
        <w:rPr>
          <w:rStyle w:val="CommentReference"/>
        </w:rPr>
        <w:annotationRef/>
      </w:r>
      <w:r>
        <w:t>What is an observation time of 0.33? 1/3 of the data?</w:t>
      </w:r>
    </w:p>
    <w:p w14:paraId="34953129" w14:textId="32276BA5" w:rsidR="006C3820" w:rsidRDefault="006C3820">
      <w:pPr>
        <w:pStyle w:val="CommentText"/>
        <w:ind w:left="0" w:hanging="2"/>
      </w:pPr>
      <w:r>
        <w:t>Each third day of observation, each third interaction?</w:t>
      </w:r>
    </w:p>
  </w:comment>
  <w:comment w:id="345" w:author="Roman Wittig" w:date="2020-05-23T09:42:00Z" w:initials="RW">
    <w:p w14:paraId="779D227B" w14:textId="37D415A3" w:rsidR="006C3820" w:rsidRDefault="006C3820" w:rsidP="00C4616A">
      <w:pPr>
        <w:pStyle w:val="CommentText"/>
        <w:ind w:left="0" w:hanging="2"/>
      </w:pPr>
      <w:r>
        <w:rPr>
          <w:rStyle w:val="CommentReference"/>
        </w:rPr>
        <w:annotationRef/>
      </w:r>
      <w:r>
        <w:t>correct?</w:t>
      </w:r>
    </w:p>
  </w:comment>
  <w:comment w:id="347" w:author="Roman Wittig" w:date="2020-05-23T09:43:00Z" w:initials="RW">
    <w:p w14:paraId="7C74973B" w14:textId="6FCE1087" w:rsidR="006C3820" w:rsidRDefault="006C3820">
      <w:pPr>
        <w:pStyle w:val="CommentText"/>
        <w:ind w:left="0" w:hanging="2"/>
      </w:pPr>
      <w:r>
        <w:rPr>
          <w:rStyle w:val="CommentReference"/>
        </w:rPr>
        <w:annotationRef/>
      </w:r>
      <w:r>
        <w:t>Shouldn’t the order of certainty in the legend be high, medium, low?</w:t>
      </w:r>
    </w:p>
  </w:comment>
  <w:comment w:id="350" w:author="Liran Samuni" w:date="2020-03-16T19:25:00Z" w:initials="LS">
    <w:p w14:paraId="7A08A44C" w14:textId="19C0CDD3" w:rsidR="0072475E" w:rsidRDefault="0072475E">
      <w:pPr>
        <w:pStyle w:val="CommentText"/>
        <w:ind w:left="0" w:hanging="2"/>
      </w:pPr>
      <w:r>
        <w:rPr>
          <w:rStyle w:val="CommentReference"/>
        </w:rPr>
        <w:annotationRef/>
      </w:r>
      <w:r>
        <w:t>Can you make the legend show the conditions in their order</w:t>
      </w:r>
    </w:p>
  </w:comment>
  <w:comment w:id="349" w:author="cathy" w:date="2020-05-28T11:24:00Z" w:initials="c">
    <w:p w14:paraId="654E6D21" w14:textId="3E0CBABC" w:rsidR="009028BC" w:rsidRDefault="009028BC">
      <w:pPr>
        <w:pStyle w:val="CommentText"/>
        <w:ind w:left="0" w:hanging="2"/>
      </w:pPr>
      <w:r>
        <w:rPr>
          <w:rStyle w:val="CommentReference"/>
        </w:rPr>
        <w:annotationRef/>
      </w:r>
      <w:r>
        <w:t>I would try to shorten your fig and table titles so its immediately clear what each is about.</w:t>
      </w:r>
    </w:p>
  </w:comment>
  <w:comment w:id="358" w:author="Gogarten, Jan" w:date="2020-03-16T16:20:00Z" w:initials="GJ">
    <w:p w14:paraId="0E77655D" w14:textId="77777777" w:rsidR="00386EB8" w:rsidRDefault="00386EB8" w:rsidP="00386EB8">
      <w:pPr>
        <w:pStyle w:val="CommentText"/>
        <w:ind w:left="0" w:hanging="2"/>
      </w:pPr>
      <w:r>
        <w:rPr>
          <w:rStyle w:val="CommentReference"/>
        </w:rPr>
        <w:annotationRef/>
      </w:r>
      <w:r>
        <w:t xml:space="preserve">Why do these curves end at different interactions per dyad? </w:t>
      </w:r>
    </w:p>
    <w:p w14:paraId="4F6ED87C" w14:textId="77777777" w:rsidR="00386EB8" w:rsidRDefault="00386EB8" w:rsidP="00386EB8">
      <w:pPr>
        <w:pStyle w:val="CommentText"/>
        <w:ind w:left="0" w:hanging="2"/>
      </w:pPr>
    </w:p>
    <w:p w14:paraId="1A18B4DF" w14:textId="14DD75C7" w:rsidR="00386EB8" w:rsidRDefault="00386EB8" w:rsidP="00386EB8">
      <w:pPr>
        <w:pStyle w:val="CommentText"/>
        <w:ind w:left="0" w:hanging="2"/>
      </w:pPr>
      <w:r>
        <w:t>kjm</w:t>
      </w:r>
    </w:p>
  </w:comment>
  <w:comment w:id="359" w:author="Roman Wittig" w:date="2020-05-23T09:47:00Z" w:initials="RW">
    <w:p w14:paraId="20023BC1" w14:textId="7A1AD177" w:rsidR="006C3820" w:rsidRDefault="006C3820">
      <w:pPr>
        <w:pStyle w:val="CommentText"/>
        <w:ind w:left="0" w:hanging="2"/>
      </w:pPr>
      <w:r>
        <w:rPr>
          <w:rStyle w:val="CommentReference"/>
        </w:rPr>
        <w:annotationRef/>
      </w:r>
      <w:r>
        <w:t xml:space="preserve">What is high stereotypy? Is that whenever the partner is in the party, the interaction will be with this partner and with the same outcome? Why does it take than 2.5 interactions before </w:t>
      </w:r>
    </w:p>
  </w:comment>
  <w:comment w:id="360" w:author="Gogarten, Jan" w:date="2020-03-16T16:41:00Z" w:initials="GJ">
    <w:p w14:paraId="122C5E4D" w14:textId="61F534D1" w:rsidR="00B22CAB" w:rsidRDefault="00B22CAB" w:rsidP="00B22CAB">
      <w:pPr>
        <w:pStyle w:val="CommentText"/>
        <w:ind w:left="0" w:hanging="2"/>
      </w:pPr>
      <w:r>
        <w:rPr>
          <w:rStyle w:val="CommentReference"/>
        </w:rPr>
        <w:annotationRef/>
      </w:r>
      <w:r>
        <w:t>perhaps this concept, and how it is varied, could be introduced in the methods section</w:t>
      </w:r>
    </w:p>
  </w:comment>
  <w:comment w:id="361" w:author="Roman Wittig" w:date="2020-05-23T09:53:00Z" w:initials="RW">
    <w:p w14:paraId="5CA725ED" w14:textId="571541B4" w:rsidR="006C3820" w:rsidRDefault="006C3820">
      <w:pPr>
        <w:pStyle w:val="CommentText"/>
        <w:ind w:left="0" w:hanging="2"/>
      </w:pPr>
      <w:r>
        <w:rPr>
          <w:rStyle w:val="CommentReference"/>
        </w:rPr>
        <w:annotationRef/>
      </w:r>
      <w:r>
        <w:t xml:space="preserve">e.g. a rank change? </w:t>
      </w:r>
    </w:p>
  </w:comment>
  <w:comment w:id="366" w:author="Roman Wittig" w:date="2020-05-23T09:51:00Z" w:initials="RW">
    <w:p w14:paraId="6A2739F2" w14:textId="066EB2C2" w:rsidR="006C3820" w:rsidRDefault="006C3820">
      <w:pPr>
        <w:pStyle w:val="CommentText"/>
        <w:ind w:left="0" w:hanging="2"/>
      </w:pPr>
      <w:r>
        <w:rPr>
          <w:rStyle w:val="CommentReference"/>
        </w:rPr>
        <w:annotationRef/>
      </w:r>
      <w:r>
        <w:t>The definitions for the condition need to go in  the methods for the simulations …</w:t>
      </w:r>
    </w:p>
  </w:comment>
  <w:comment w:id="376" w:author="Gogarten, Jan" w:date="2020-03-16T16:42:00Z" w:initials="GJ">
    <w:p w14:paraId="7BDF0DFF" w14:textId="2FBFEBC8" w:rsidR="00B22CAB" w:rsidRDefault="00B22CAB" w:rsidP="00B22CAB">
      <w:pPr>
        <w:pStyle w:val="CommentText"/>
        <w:ind w:left="0" w:hanging="2"/>
      </w:pPr>
      <w:r>
        <w:rPr>
          <w:rStyle w:val="CommentReference"/>
        </w:rPr>
        <w:annotationRef/>
      </w:r>
      <w:r>
        <w:t xml:space="preserve">were all relationships in inverted for this? </w:t>
      </w:r>
    </w:p>
  </w:comment>
  <w:comment w:id="382" w:author="Gogarten, Jan" w:date="2020-03-16T16:46:00Z" w:initials="GJ">
    <w:p w14:paraId="4976A963" w14:textId="1A46ECD5" w:rsidR="002C36C0" w:rsidRDefault="002C36C0" w:rsidP="002C36C0">
      <w:pPr>
        <w:pStyle w:val="CommentText"/>
        <w:ind w:left="0" w:hanging="2"/>
      </w:pPr>
      <w:r>
        <w:rPr>
          <w:rStyle w:val="CommentReference"/>
        </w:rPr>
        <w:annotationRef/>
      </w:r>
      <w:r>
        <w:t xml:space="preserve">Again this threshold seems arbitrary or? </w:t>
      </w:r>
    </w:p>
  </w:comment>
  <w:comment w:id="383" w:author="Liran Samuni" w:date="2020-03-16T19:29:00Z" w:initials="LS">
    <w:p w14:paraId="6AC387DA" w14:textId="77777777" w:rsidR="00742043" w:rsidRDefault="00742043">
      <w:pPr>
        <w:pStyle w:val="CommentText"/>
        <w:ind w:left="0" w:hanging="2"/>
      </w:pPr>
      <w:r>
        <w:rPr>
          <w:rStyle w:val="CommentReference"/>
        </w:rPr>
        <w:annotationRef/>
      </w:r>
      <w:r>
        <w:t>I think it is still not clear from what people need to remove it.</w:t>
      </w:r>
    </w:p>
    <w:p w14:paraId="3706533E" w14:textId="77777777" w:rsidR="00742043" w:rsidRDefault="00742043">
      <w:pPr>
        <w:pStyle w:val="CommentText"/>
        <w:ind w:left="0" w:hanging="2"/>
      </w:pPr>
      <w:r>
        <w:t>You mentioned social networks and relationship indices but you should make it more explicit.</w:t>
      </w:r>
      <w:r w:rsidR="00F05569">
        <w:t xml:space="preserve"> Does this apply for the two only?</w:t>
      </w:r>
      <w:r>
        <w:t xml:space="preserve"> Is event based </w:t>
      </w:r>
      <w:r w:rsidR="00F05569">
        <w:t>analysis</w:t>
      </w:r>
      <w:r>
        <w:t xml:space="preserve"> </w:t>
      </w:r>
      <w:r w:rsidR="00F05569">
        <w:t xml:space="preserve">or other types of analyses </w:t>
      </w:r>
      <w:r>
        <w:t xml:space="preserve">also </w:t>
      </w:r>
      <w:r w:rsidR="00F05569">
        <w:t>problematic?</w:t>
      </w:r>
    </w:p>
    <w:p w14:paraId="0440E88D" w14:textId="77777777" w:rsidR="00E0489F" w:rsidRDefault="00E0489F">
      <w:pPr>
        <w:pStyle w:val="CommentText"/>
        <w:ind w:left="0" w:hanging="2"/>
      </w:pPr>
    </w:p>
    <w:p w14:paraId="53CFBDCD" w14:textId="2682939B" w:rsidR="00E0489F" w:rsidRDefault="00E0489F">
      <w:pPr>
        <w:pStyle w:val="CommentText"/>
        <w:ind w:left="0" w:hanging="2"/>
      </w:pPr>
      <w:r>
        <w:t>I saw you mention it briefly in the discussion. Nonetheless you should make it more clear in the intro/methods</w:t>
      </w:r>
    </w:p>
  </w:comment>
  <w:comment w:id="384" w:author="Gogarten, Jan" w:date="2020-03-16T16:47:00Z" w:initials="GJ">
    <w:p w14:paraId="22902AEF" w14:textId="13328154" w:rsidR="002C36C0" w:rsidRDefault="002C36C0" w:rsidP="002C36C0">
      <w:pPr>
        <w:pStyle w:val="CommentText"/>
        <w:ind w:left="0" w:hanging="2"/>
      </w:pPr>
      <w:r>
        <w:rPr>
          <w:rStyle w:val="CommentReference"/>
        </w:rPr>
        <w:annotationRef/>
      </w:r>
      <w:r>
        <w:t xml:space="preserve">Here, it depends on what you are trying to do with the data right? The noise for some individuals might be exactly what is interesting?  </w:t>
      </w:r>
    </w:p>
  </w:comment>
  <w:comment w:id="388" w:author="Gogarten, Jan" w:date="2020-03-16T16:55:00Z" w:initials="GJ">
    <w:p w14:paraId="699D45E4" w14:textId="6A9DD980" w:rsidR="00793430" w:rsidRDefault="00793430" w:rsidP="00793430">
      <w:pPr>
        <w:pStyle w:val="CommentText"/>
        <w:ind w:left="0" w:hanging="2"/>
      </w:pPr>
      <w:r>
        <w:rPr>
          <w:rStyle w:val="CommentReference"/>
        </w:rPr>
        <w:annotationRef/>
      </w:r>
      <w:r>
        <w:t xml:space="preserve">Is this across all the behaviors looked at? </w:t>
      </w:r>
    </w:p>
  </w:comment>
  <w:comment w:id="377" w:author="Roman Wittig" w:date="2020-05-23T09:57:00Z" w:initials="RW">
    <w:p w14:paraId="18984FE2" w14:textId="74064A2A" w:rsidR="006C3820" w:rsidRDefault="006C3820">
      <w:pPr>
        <w:pStyle w:val="CommentText"/>
        <w:ind w:left="0" w:hanging="2"/>
      </w:pPr>
      <w:r>
        <w:rPr>
          <w:rStyle w:val="CommentReference"/>
        </w:rPr>
        <w:annotationRef/>
      </w:r>
      <w:r>
        <w:t>This sounds very much like a discussion in the result part. You could of course have two discussions since this seems to produce some important ideas for the next result section of the field data. But you should mark it accordingly. You could start: In conclusion of the simulations …. Or In sum we think ….</w:t>
      </w:r>
    </w:p>
  </w:comment>
  <w:comment w:id="390" w:author="Gogarten, Jan" w:date="2020-03-16T17:02:00Z" w:initials="GJ">
    <w:p w14:paraId="31D19CA1" w14:textId="27E8F30A" w:rsidR="00793430" w:rsidRDefault="00793430" w:rsidP="00793430">
      <w:pPr>
        <w:pStyle w:val="CommentText"/>
        <w:ind w:left="0" w:hanging="2"/>
      </w:pPr>
      <w:r>
        <w:rPr>
          <w:rStyle w:val="CommentReference"/>
        </w:rPr>
        <w:annotationRef/>
      </w:r>
      <w:r>
        <w:t xml:space="preserve">Or when there really was no consistency in the data right? Like when you randomized things or inverted things? Hard to know the cause I guess? </w:t>
      </w:r>
    </w:p>
  </w:comment>
  <w:comment w:id="389" w:author="Roman Wittig" w:date="2020-05-23T10:31:00Z" w:initials="RW">
    <w:p w14:paraId="28CC1569" w14:textId="77777777" w:rsidR="006C3820" w:rsidRDefault="006C3820">
      <w:pPr>
        <w:pStyle w:val="CommentText"/>
        <w:ind w:left="0" w:hanging="2"/>
      </w:pPr>
      <w:r>
        <w:rPr>
          <w:rStyle w:val="CommentReference"/>
        </w:rPr>
        <w:annotationRef/>
      </w:r>
      <w:r>
        <w:t xml:space="preserve">This as well seems like an interpretation of the results (discussion?), but I guess you do this to say that there is no need for further investigation of these varaibles. However the alternative explanation is that physical aggression and food sharing are not consistent in partner choice, something that might be very well. One reson could be that food sharing is exchanged for other behaviours or that food sharing / physical aggression are used to befriend somebody new / resolve a conflict of interest (which can appear randomly) </w:t>
      </w:r>
    </w:p>
  </w:comment>
  <w:comment w:id="394" w:author="anna" w:date="2020-05-17T12:08:00Z" w:initials="a">
    <w:p w14:paraId="54434C72" w14:textId="1DE687DF" w:rsidR="008233F7" w:rsidRDefault="008233F7">
      <w:pPr>
        <w:pStyle w:val="CommentText"/>
        <w:ind w:left="0" w:hanging="2"/>
      </w:pPr>
      <w:r>
        <w:rPr>
          <w:rStyle w:val="CommentReference"/>
        </w:rPr>
        <w:annotationRef/>
      </w:r>
      <w:r w:rsidR="000C698F" w:rsidRPr="000C698F">
        <w:t>I'm not sure I understand why you do not give the values for Standardized Consistency and SD for Contact Aggression and Food Sharing in the table. I understand that they were super low, but why they cannot be indicated is not clear to me. Maybe you could just add an explanation for this "-" sign in the table, that would be helpful for understanding.</w:t>
      </w:r>
    </w:p>
  </w:comment>
  <w:comment w:id="422" w:author="Roman Wittig" w:date="2020-05-23T10:39:00Z" w:initials="RW">
    <w:p w14:paraId="6CB1B408" w14:textId="41643AAC" w:rsidR="006C3820" w:rsidRDefault="006C3820">
      <w:pPr>
        <w:pStyle w:val="CommentText"/>
        <w:ind w:left="0" w:hanging="2"/>
      </w:pPr>
      <w:r>
        <w:rPr>
          <w:rStyle w:val="CommentReference"/>
        </w:rPr>
        <w:annotationRef/>
      </w:r>
      <w:r>
        <w:t>If I look at the consistency measure here and compare it with the constancy measures of the two chimp groups is it fair to conclude that (1) either the partner choice in chimpanzees is more predictable or more stable than in mangabeys (2) or are there more dyads in mangabeys than in chimpanzees that groom (3) or is the difference in consistency based on the difference in possible partners?</w:t>
      </w:r>
    </w:p>
  </w:comment>
  <w:comment w:id="558" w:author="anna" w:date="2020-05-17T12:14:00Z" w:initials="a">
    <w:p w14:paraId="54E9ECAD" w14:textId="1F8B6236" w:rsidR="00156CCB" w:rsidRPr="00156CCB" w:rsidRDefault="00156CCB">
      <w:pPr>
        <w:pStyle w:val="CommentText"/>
        <w:ind w:left="0" w:hanging="2"/>
      </w:pPr>
      <w:r>
        <w:rPr>
          <w:rStyle w:val="CommentReference"/>
        </w:rPr>
        <w:annotationRef/>
      </w:r>
      <w:r w:rsidRPr="00156CCB">
        <w:t xml:space="preserve">Better colours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Pr="00156CCB">
        <w:t xml:space="preserve"> y-axes labels should b</w:t>
      </w:r>
      <w:r>
        <w:t xml:space="preserve">e “median r” I guess. </w:t>
      </w:r>
    </w:p>
  </w:comment>
  <w:comment w:id="563" w:author="anna" w:date="2020-05-17T12:20:00Z" w:initials="a">
    <w:p w14:paraId="5DCB2C51" w14:textId="2C9EB2C1" w:rsidR="00AF4AF2" w:rsidRDefault="00AF4AF2">
      <w:pPr>
        <w:pStyle w:val="CommentText"/>
        <w:ind w:left="0" w:hanging="2"/>
      </w:pPr>
      <w:r>
        <w:rPr>
          <w:rStyle w:val="CommentReference"/>
        </w:rPr>
        <w:annotationRef/>
      </w:r>
      <w:r>
        <w:t>“to reach r=0.5”, r is missing here.</w:t>
      </w:r>
    </w:p>
  </w:comment>
  <w:comment w:id="562" w:author="Roman Wittig" w:date="2020-05-23T10:46:00Z" w:initials="RW">
    <w:p w14:paraId="448627B5" w14:textId="77777777" w:rsidR="006C3820" w:rsidRDefault="006C3820">
      <w:pPr>
        <w:pStyle w:val="CommentText"/>
        <w:ind w:left="0" w:hanging="2"/>
      </w:pPr>
      <w:r>
        <w:rPr>
          <w:rStyle w:val="CommentReference"/>
        </w:rPr>
        <w:annotationRef/>
      </w:r>
      <w:r>
        <w:t xml:space="preserve">Is here proximity body contact and proximity 3m just proximity? Make sure you are not changing the </w:t>
      </w:r>
    </w:p>
  </w:comment>
  <w:comment w:id="565" w:author="Roman Wittig" w:date="2020-05-23T11:28:00Z" w:initials="RW">
    <w:p w14:paraId="78CE2870" w14:textId="3B872C6E" w:rsidR="00336CA6" w:rsidRDefault="00336CA6">
      <w:pPr>
        <w:pStyle w:val="CommentText"/>
        <w:ind w:left="0" w:hanging="2"/>
      </w:pPr>
      <w:r>
        <w:rPr>
          <w:rStyle w:val="CommentReference"/>
        </w:rPr>
        <w:annotationRef/>
      </w:r>
      <w:r>
        <w:t xml:space="preserve">This sentence is incomplete – either We have established …  or </w:t>
      </w:r>
      <w:r w:rsidR="00A71945">
        <w:t>We wanted to establish …</w:t>
      </w:r>
    </w:p>
  </w:comment>
  <w:comment w:id="566" w:author="cathy" w:date="2020-05-28T11:09:00Z" w:initials="c">
    <w:p w14:paraId="7DEC5A7B" w14:textId="6D7A1F04" w:rsidR="001613D6" w:rsidRDefault="001613D6">
      <w:pPr>
        <w:pStyle w:val="CommentText"/>
        <w:ind w:left="0" w:hanging="2"/>
      </w:pPr>
      <w:r>
        <w:rPr>
          <w:rStyle w:val="CommentReference"/>
        </w:rPr>
        <w:annotationRef/>
      </w:r>
      <w:r>
        <w:t>From my English perspective, this seems fine.</w:t>
      </w:r>
    </w:p>
  </w:comment>
  <w:comment w:id="572" w:author="Gogarten, Jan" w:date="2020-03-16T17:06:00Z" w:initials="GJ">
    <w:p w14:paraId="141CB96B" w14:textId="116F7E1E" w:rsidR="00BE2B5D" w:rsidRDefault="00BE2B5D" w:rsidP="00BE2B5D">
      <w:pPr>
        <w:pStyle w:val="CommentText"/>
        <w:ind w:left="0" w:hanging="2"/>
      </w:pPr>
      <w:r>
        <w:rPr>
          <w:rStyle w:val="CommentReference"/>
        </w:rPr>
        <w:annotationRef/>
      </w:r>
      <w:r>
        <w:t xml:space="preserve">Again I struggle with this: what if you have collected a lot of data and things are just biologically non-consistent? </w:t>
      </w:r>
    </w:p>
  </w:comment>
  <w:comment w:id="575" w:author="Roman Wittig" w:date="2020-05-23T12:05:00Z" w:initials="RW">
    <w:p w14:paraId="5CF9ABA6" w14:textId="2E8AD0B9" w:rsidR="001744B0" w:rsidRDefault="001744B0">
      <w:pPr>
        <w:pStyle w:val="CommentText"/>
        <w:ind w:left="0" w:hanging="2"/>
      </w:pPr>
      <w:r>
        <w:rPr>
          <w:rStyle w:val="CommentReference"/>
        </w:rPr>
        <w:annotationRef/>
      </w:r>
      <w:r>
        <w:t>Is that true? Do we have only few demographic changes in the mangabeys, although we have lost quite a number of individuals?</w:t>
      </w:r>
    </w:p>
  </w:comment>
  <w:comment w:id="576" w:author="Roman Wittig" w:date="2020-05-23T11:58:00Z" w:initials="RW">
    <w:p w14:paraId="10C8DB83" w14:textId="7B3854BC" w:rsidR="00853241" w:rsidRDefault="00853241">
      <w:pPr>
        <w:pStyle w:val="CommentText"/>
        <w:ind w:left="0" w:hanging="2"/>
      </w:pPr>
      <w:r>
        <w:rPr>
          <w:rStyle w:val="CommentReference"/>
        </w:rPr>
        <w:annotationRef/>
      </w:r>
      <w:r>
        <w:t xml:space="preserve">However the pant grunts are the most consistent interaction pattern there is! How can that be? </w:t>
      </w:r>
    </w:p>
  </w:comment>
  <w:comment w:id="580" w:author="Liran Samuni" w:date="2020-03-16T19:43:00Z" w:initials="LS">
    <w:p w14:paraId="26AEAA8F" w14:textId="601F6586" w:rsidR="00E0489F" w:rsidRDefault="00E0489F">
      <w:pPr>
        <w:pStyle w:val="CommentText"/>
        <w:ind w:left="0" w:hanging="2"/>
      </w:pPr>
      <w:r>
        <w:rPr>
          <w:rStyle w:val="CommentReference"/>
        </w:rPr>
        <w:annotationRef/>
      </w:r>
      <w:r>
        <w:t>You’re missing this reference</w:t>
      </w:r>
    </w:p>
  </w:comment>
  <w:comment w:id="581" w:author="Roman Wittig" w:date="2020-05-23T12:08:00Z" w:initials="RW">
    <w:p w14:paraId="7D4351A1" w14:textId="77777777" w:rsidR="001744B0" w:rsidRDefault="001744B0">
      <w:pPr>
        <w:pStyle w:val="CommentText"/>
        <w:ind w:left="0" w:hanging="2"/>
      </w:pPr>
      <w:r>
        <w:rPr>
          <w:rStyle w:val="CommentReference"/>
        </w:rPr>
        <w:annotationRef/>
      </w:r>
      <w:r>
        <w:t xml:space="preserve">The paper starts with the relationship between social cognition due to social complexity due to more or less predictability of interactions. You need to come back to this in the discussion and show what we can learn (at least) about the complexity of the social structure of the two species from the results of the consistency. </w:t>
      </w:r>
    </w:p>
    <w:p w14:paraId="3C134139" w14:textId="10418DB7" w:rsidR="00285B18" w:rsidRDefault="001744B0">
      <w:pPr>
        <w:pStyle w:val="CommentText"/>
        <w:ind w:left="0" w:hanging="2"/>
      </w:pPr>
      <w:r>
        <w:t xml:space="preserve">One might want to point out that both pant-grunts and supplants are very consistent </w:t>
      </w:r>
      <w:r w:rsidR="00285B18">
        <w:t>indicating that they are</w:t>
      </w:r>
      <w:r>
        <w:t xml:space="preserve"> good measures for dominanc</w:t>
      </w:r>
      <w:r w:rsidR="00285B18">
        <w:t xml:space="preserve">e hierarchies. And that non-physical aggression might follow similar rules </w:t>
      </w:r>
    </w:p>
    <w:p w14:paraId="680F3CF9" w14:textId="77777777" w:rsidR="00285B18" w:rsidRDefault="00285B18">
      <w:pPr>
        <w:pStyle w:val="CommentText"/>
        <w:ind w:left="0" w:hanging="2"/>
      </w:pPr>
      <w:r>
        <w:t>You mentioned already that chimpanzee affiliation is less consistent than mangabey affiliation, which would indicate more complexity in the chimps than the mangabey social relationships – as predicted</w:t>
      </w:r>
    </w:p>
    <w:p w14:paraId="001FDE62" w14:textId="40759CEB" w:rsidR="001744B0" w:rsidRDefault="00285B18">
      <w:pPr>
        <w:pStyle w:val="CommentText"/>
        <w:ind w:left="0" w:hanging="2"/>
      </w:pPr>
      <w:r>
        <w:t>Food sharing and physical aggression does either not happen often enough or is not predictable, indicating some different decision process due to additional interest than just interacting again with the same individual (conflict of interests in aggression over resssources – which are independent from social relationships) adding new level of complexity.</w:t>
      </w:r>
      <w:r w:rsidR="001744B0">
        <w:t xml:space="preserve">  </w:t>
      </w:r>
    </w:p>
  </w:comment>
  <w:comment w:id="584" w:author="cathy" w:date="2020-05-28T11:12:00Z" w:initials="c">
    <w:p w14:paraId="3029B9A1" w14:textId="03F96731" w:rsidR="001613D6" w:rsidRDefault="001613D6">
      <w:pPr>
        <w:pStyle w:val="CommentText"/>
        <w:ind w:left="0" w:hanging="2"/>
      </w:pPr>
      <w:r>
        <w:rPr>
          <w:rStyle w:val="CommentReference"/>
        </w:rPr>
        <w:annotationRef/>
      </w:r>
      <w:r>
        <w:t>Worth expanding what is similar here in a few extra words, unless this is already clear above somewhere.</w:t>
      </w:r>
    </w:p>
  </w:comment>
  <w:comment w:id="585" w:author="Roman Wittig" w:date="2020-05-23T12:18:00Z" w:initials="RW">
    <w:p w14:paraId="59AF6163" w14:textId="19B1403B" w:rsidR="00285B18" w:rsidRDefault="00285B18">
      <w:pPr>
        <w:pStyle w:val="CommentText"/>
        <w:ind w:left="0" w:hanging="2"/>
      </w:pPr>
      <w:r>
        <w:rPr>
          <w:rStyle w:val="CommentReference"/>
        </w:rPr>
        <w:annotationRef/>
      </w:r>
      <w:r>
        <w:t>Please as usual anonymized!!!!</w:t>
      </w:r>
    </w:p>
  </w:comment>
  <w:comment w:id="586" w:author="Liran Samuni" w:date="2020-03-16T19:46:00Z" w:initials="LS">
    <w:p w14:paraId="650C7639" w14:textId="4C2C0EF5" w:rsidR="00E0489F" w:rsidRDefault="00E0489F">
      <w:pPr>
        <w:pStyle w:val="CommentText"/>
        <w:ind w:left="0" w:hanging="2"/>
      </w:pPr>
      <w:r>
        <w:rPr>
          <w:rStyle w:val="CommentReference"/>
        </w:rPr>
        <w:annotationRef/>
      </w:r>
      <w:r>
        <w:t>Appo and Freddy should also be included probably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81A77D" w15:done="0"/>
  <w15:commentEx w15:paraId="7D231EB0" w15:done="0"/>
  <w15:commentEx w15:paraId="2871463C" w15:done="0"/>
  <w15:commentEx w15:paraId="0C3CAA1D" w15:done="0"/>
  <w15:commentEx w15:paraId="7AFDE58F" w15:done="0"/>
  <w15:commentEx w15:paraId="313EFACA" w15:done="0"/>
  <w15:commentEx w15:paraId="36F7D7CA" w15:done="0"/>
  <w15:commentEx w15:paraId="58648CF4" w15:done="0"/>
  <w15:commentEx w15:paraId="5C6E1131" w15:done="0"/>
  <w15:commentEx w15:paraId="639F36FC" w15:done="0"/>
  <w15:commentEx w15:paraId="06DA1D66" w15:done="0"/>
  <w15:commentEx w15:paraId="1D545A95" w15:done="0"/>
  <w15:commentEx w15:paraId="2506C61A" w15:done="0"/>
  <w15:commentEx w15:paraId="7DF18A51" w15:done="0"/>
  <w15:commentEx w15:paraId="569A5975" w15:done="0"/>
  <w15:commentEx w15:paraId="26812C1D" w15:done="0"/>
  <w15:commentEx w15:paraId="760A3ADD" w15:done="0"/>
  <w15:commentEx w15:paraId="21CBF1BA" w15:done="0"/>
  <w15:commentEx w15:paraId="6B55CA14" w15:done="0"/>
  <w15:commentEx w15:paraId="6DE796E1" w15:done="0"/>
  <w15:commentEx w15:paraId="464A1DD7" w15:done="0"/>
  <w15:commentEx w15:paraId="250BB982" w15:done="0"/>
  <w15:commentEx w15:paraId="3E8B4011" w15:done="0"/>
  <w15:commentEx w15:paraId="0A8F25F5" w15:done="0"/>
  <w15:commentEx w15:paraId="07233A6F" w15:done="0"/>
  <w15:commentEx w15:paraId="6BC53718" w15:done="0"/>
  <w15:commentEx w15:paraId="54A9F2CE" w15:done="0"/>
  <w15:commentEx w15:paraId="01812E2B" w15:done="0"/>
  <w15:commentEx w15:paraId="41C0BEB8" w15:done="0"/>
  <w15:commentEx w15:paraId="64F84FC9" w15:done="0"/>
  <w15:commentEx w15:paraId="3664272D" w15:done="0"/>
  <w15:commentEx w15:paraId="528FBD7F" w15:done="0"/>
  <w15:commentEx w15:paraId="11C61186" w15:done="0"/>
  <w15:commentEx w15:paraId="4496886B" w15:done="0"/>
  <w15:commentEx w15:paraId="2B8B06D8" w15:done="0"/>
  <w15:commentEx w15:paraId="140DE310" w15:done="0"/>
  <w15:commentEx w15:paraId="3F36C21D" w15:done="0"/>
  <w15:commentEx w15:paraId="1937BA41" w15:done="0"/>
  <w15:commentEx w15:paraId="2824C7AB" w15:done="0"/>
  <w15:commentEx w15:paraId="47DE10F9" w15:done="0"/>
  <w15:commentEx w15:paraId="76A7A36E" w15:done="0"/>
  <w15:commentEx w15:paraId="0A00E89C" w15:done="0"/>
  <w15:commentEx w15:paraId="53D4E117" w15:done="0"/>
  <w15:commentEx w15:paraId="26A4416B" w15:done="0"/>
  <w15:commentEx w15:paraId="67F5E7E2" w15:done="0"/>
  <w15:commentEx w15:paraId="23697937" w15:done="0"/>
  <w15:commentEx w15:paraId="356A0295" w15:done="0"/>
  <w15:commentEx w15:paraId="34953129" w15:done="0"/>
  <w15:commentEx w15:paraId="779D227B" w15:done="0"/>
  <w15:commentEx w15:paraId="7C74973B" w15:done="0"/>
  <w15:commentEx w15:paraId="7A08A44C" w15:done="0"/>
  <w15:commentEx w15:paraId="654E6D21" w15:done="0"/>
  <w15:commentEx w15:paraId="1A18B4DF" w15:done="0"/>
  <w15:commentEx w15:paraId="20023BC1" w15:done="0"/>
  <w15:commentEx w15:paraId="122C5E4D" w15:done="0"/>
  <w15:commentEx w15:paraId="5CA725ED" w15:done="0"/>
  <w15:commentEx w15:paraId="6A2739F2" w15:done="0"/>
  <w15:commentEx w15:paraId="7BDF0DFF" w15:done="0"/>
  <w15:commentEx w15:paraId="4976A963" w15:done="0"/>
  <w15:commentEx w15:paraId="53CFBDCD" w15:done="0"/>
  <w15:commentEx w15:paraId="22902AEF" w15:done="0"/>
  <w15:commentEx w15:paraId="699D45E4" w15:done="0"/>
  <w15:commentEx w15:paraId="18984FE2" w15:done="0"/>
  <w15:commentEx w15:paraId="31D19CA1" w15:done="0"/>
  <w15:commentEx w15:paraId="28CC1569" w15:done="0"/>
  <w15:commentEx w15:paraId="54434C72" w15:done="0"/>
  <w15:commentEx w15:paraId="6CB1B408" w15:done="0"/>
  <w15:commentEx w15:paraId="54E9ECAD" w15:done="0"/>
  <w15:commentEx w15:paraId="5DCB2C51" w15:done="0"/>
  <w15:commentEx w15:paraId="448627B5" w15:done="0"/>
  <w15:commentEx w15:paraId="78CE2870" w15:done="0"/>
  <w15:commentEx w15:paraId="7DEC5A7B" w15:paraIdParent="78CE2870" w15:done="0"/>
  <w15:commentEx w15:paraId="141CB96B" w15:done="0"/>
  <w15:commentEx w15:paraId="5CF9ABA6" w15:done="0"/>
  <w15:commentEx w15:paraId="10C8DB83" w15:done="0"/>
  <w15:commentEx w15:paraId="26AEAA8F" w15:done="0"/>
  <w15:commentEx w15:paraId="001FDE62" w15:done="0"/>
  <w15:commentEx w15:paraId="3029B9A1" w15:done="0"/>
  <w15:commentEx w15:paraId="59AF6163" w15:done="0"/>
  <w15:commentEx w15:paraId="650C76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ACAC1" w16cex:dateUtc="2020-05-16T20:25:00Z"/>
  <w16cex:commentExtensible w16cex:durableId="226ACD52" w16cex:dateUtc="2020-05-16T20:36:00Z"/>
  <w16cex:commentExtensible w16cex:durableId="226AD472" w16cex:dateUtc="2020-05-16T21:06:00Z"/>
  <w16cex:commentExtensible w16cex:durableId="226BA1CC" w16cex:dateUtc="2020-05-17T11:43:00Z"/>
  <w16cex:commentExtensible w16cex:durableId="226BA7A9" w16cex:dateUtc="2020-05-17T12:08:00Z"/>
  <w16cex:commentExtensible w16cex:durableId="226BA92C" w16cex:dateUtc="2020-05-17T12:14:00Z"/>
  <w16cex:commentExtensible w16cex:durableId="226BAA8C" w16cex:dateUtc="2020-05-17T1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81A77D" w16cid:durableId="226ACAC1"/>
  <w16cid:commentId w16cid:paraId="7D231EB0" w16cid:durableId="227A6886"/>
  <w16cid:commentId w16cid:paraId="2871463C" w16cid:durableId="227A6887"/>
  <w16cid:commentId w16cid:paraId="0C3CAA1D" w16cid:durableId="227A68F1"/>
  <w16cid:commentId w16cid:paraId="7AFDE58F" w16cid:durableId="221A446F"/>
  <w16cid:commentId w16cid:paraId="313EFACA" w16cid:durableId="227A6888"/>
  <w16cid:commentId w16cid:paraId="36F7D7CA" w16cid:durableId="221A44BD"/>
  <w16cid:commentId w16cid:paraId="58648CF4" w16cid:durableId="227A68F2"/>
  <w16cid:commentId w16cid:paraId="5C6E1131" w16cid:durableId="226ACD52"/>
  <w16cid:commentId w16cid:paraId="639F36FC" w16cid:durableId="227A6889"/>
  <w16cid:commentId w16cid:paraId="06DA1D66" w16cid:durableId="227A68F3"/>
  <w16cid:commentId w16cid:paraId="1D545A95" w16cid:durableId="227A68F4"/>
  <w16cid:commentId w16cid:paraId="2506C61A" w16cid:durableId="221A46F9"/>
  <w16cid:commentId w16cid:paraId="7DF18A51" w16cid:durableId="227A68F5"/>
  <w16cid:commentId w16cid:paraId="569A5975" w16cid:durableId="226AD472"/>
  <w16cid:commentId w16cid:paraId="26812C1D" w16cid:durableId="227A692C"/>
  <w16cid:commentId w16cid:paraId="760A3ADD" w16cid:durableId="227A690D"/>
  <w16cid:commentId w16cid:paraId="21CBF1BA" w16cid:durableId="227A68F7"/>
  <w16cid:commentId w16cid:paraId="6B55CA14" w16cid:durableId="227A68F8"/>
  <w16cid:commentId w16cid:paraId="6DE796E1" w16cid:durableId="227A68F9"/>
  <w16cid:commentId w16cid:paraId="464A1DD7" w16cid:durableId="227A68FA"/>
  <w16cid:commentId w16cid:paraId="250BB982" w16cid:durableId="221A4871"/>
  <w16cid:commentId w16cid:paraId="3E8B4011" w16cid:durableId="221A48C0"/>
  <w16cid:commentId w16cid:paraId="0A8F25F5" w16cid:durableId="227A68FB"/>
  <w16cid:commentId w16cid:paraId="07233A6F" w16cid:durableId="227A68FC"/>
  <w16cid:commentId w16cid:paraId="6BC53718" w16cid:durableId="221A4ACF"/>
  <w16cid:commentId w16cid:paraId="54A9F2CE" w16cid:durableId="227A68FD"/>
  <w16cid:commentId w16cid:paraId="01812E2B" w16cid:durableId="227A690E"/>
  <w16cid:commentId w16cid:paraId="41C0BEB8" w16cid:durableId="227A68FE"/>
  <w16cid:commentId w16cid:paraId="64F84FC9" w16cid:durableId="227A68FF"/>
  <w16cid:commentId w16cid:paraId="3664272D" w16cid:durableId="227A6900"/>
  <w16cid:commentId w16cid:paraId="528FBD7F" w16cid:durableId="221A4B80"/>
  <w16cid:commentId w16cid:paraId="11C61186" w16cid:durableId="221A4BD5"/>
  <w16cid:commentId w16cid:paraId="4496886B" w16cid:durableId="227A6901"/>
  <w16cid:commentId w16cid:paraId="2B8B06D8" w16cid:durableId="227A688B"/>
  <w16cid:commentId w16cid:paraId="140DE310" w16cid:durableId="221A4DE9"/>
  <w16cid:commentId w16cid:paraId="3F36C21D" w16cid:durableId="221A4E31"/>
  <w16cid:commentId w16cid:paraId="1937BA41" w16cid:durableId="221A4E86"/>
  <w16cid:commentId w16cid:paraId="2824C7AB" w16cid:durableId="221A4EB5"/>
  <w16cid:commentId w16cid:paraId="47DE10F9" w16cid:durableId="221A4EDF"/>
  <w16cid:commentId w16cid:paraId="76A7A36E" w16cid:durableId="227A688C"/>
  <w16cid:commentId w16cid:paraId="0A00E89C" w16cid:durableId="227A6902"/>
  <w16cid:commentId w16cid:paraId="53D4E117" w16cid:durableId="227A690F"/>
  <w16cid:commentId w16cid:paraId="26A4416B" w16cid:durableId="221A508D"/>
  <w16cid:commentId w16cid:paraId="67F5E7E2" w16cid:durableId="227A6903"/>
  <w16cid:commentId w16cid:paraId="23697937" w16cid:durableId="226BA1CC"/>
  <w16cid:commentId w16cid:paraId="356A0295" w16cid:durableId="227A6904"/>
  <w16cid:commentId w16cid:paraId="34953129" w16cid:durableId="227A688E"/>
  <w16cid:commentId w16cid:paraId="779D227B" w16cid:durableId="227A688F"/>
  <w16cid:commentId w16cid:paraId="7C74973B" w16cid:durableId="227A6890"/>
  <w16cid:commentId w16cid:paraId="7A08A44C" w16cid:durableId="221A5127"/>
  <w16cid:commentId w16cid:paraId="654E6D21" w16cid:durableId="227A6891"/>
  <w16cid:commentId w16cid:paraId="1A18B4DF" w16cid:durableId="227A6905"/>
  <w16cid:commentId w16cid:paraId="20023BC1" w16cid:durableId="227A6892"/>
  <w16cid:commentId w16cid:paraId="122C5E4D" w16cid:durableId="227A6906"/>
  <w16cid:commentId w16cid:paraId="5CA725ED" w16cid:durableId="227A6893"/>
  <w16cid:commentId w16cid:paraId="6A2739F2" w16cid:durableId="227A6894"/>
  <w16cid:commentId w16cid:paraId="7BDF0DFF" w16cid:durableId="227A6907"/>
  <w16cid:commentId w16cid:paraId="4976A963" w16cid:durableId="227A6908"/>
  <w16cid:commentId w16cid:paraId="53CFBDCD" w16cid:durableId="221A5207"/>
  <w16cid:commentId w16cid:paraId="22902AEF" w16cid:durableId="227A6909"/>
  <w16cid:commentId w16cid:paraId="699D45E4" w16cid:durableId="227A690A"/>
  <w16cid:commentId w16cid:paraId="18984FE2" w16cid:durableId="227A6895"/>
  <w16cid:commentId w16cid:paraId="31D19CA1" w16cid:durableId="227A690B"/>
  <w16cid:commentId w16cid:paraId="28CC1569" w16cid:durableId="227A6910"/>
  <w16cid:commentId w16cid:paraId="54434C72" w16cid:durableId="226BA7A9"/>
  <w16cid:commentId w16cid:paraId="6CB1B408" w16cid:durableId="227A6897"/>
  <w16cid:commentId w16cid:paraId="54E9ECAD" w16cid:durableId="226BA92C"/>
  <w16cid:commentId w16cid:paraId="5DCB2C51" w16cid:durableId="226BAA8C"/>
  <w16cid:commentId w16cid:paraId="448627B5" w16cid:durableId="227A692D"/>
  <w16cid:commentId w16cid:paraId="78CE2870" w16cid:durableId="227A6899"/>
  <w16cid:commentId w16cid:paraId="7DEC5A7B" w16cid:durableId="227A689A"/>
  <w16cid:commentId w16cid:paraId="141CB96B" w16cid:durableId="227A690C"/>
  <w16cid:commentId w16cid:paraId="5CF9ABA6" w16cid:durableId="227A689B"/>
  <w16cid:commentId w16cid:paraId="10C8DB83" w16cid:durableId="227A689C"/>
  <w16cid:commentId w16cid:paraId="26AEAA8F" w16cid:durableId="221A557F"/>
  <w16cid:commentId w16cid:paraId="001FDE62" w16cid:durableId="227A689D"/>
  <w16cid:commentId w16cid:paraId="3029B9A1" w16cid:durableId="227A689E"/>
  <w16cid:commentId w16cid:paraId="59AF6163" w16cid:durableId="227A689F"/>
  <w16cid:commentId w16cid:paraId="650C7639" w16cid:durableId="221A55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ED83FC" w14:textId="77777777" w:rsidR="004821A8" w:rsidRDefault="004821A8">
      <w:pPr>
        <w:spacing w:line="240" w:lineRule="auto"/>
        <w:ind w:left="0" w:hanging="2"/>
      </w:pPr>
      <w:r>
        <w:separator/>
      </w:r>
    </w:p>
  </w:endnote>
  <w:endnote w:type="continuationSeparator" w:id="0">
    <w:p w14:paraId="56A5962B" w14:textId="77777777" w:rsidR="004821A8" w:rsidRDefault="004821A8">
      <w:pPr>
        <w:spacing w:line="240" w:lineRule="auto"/>
        <w:ind w:left="0" w:hanging="2"/>
      </w:pPr>
      <w:r>
        <w:continuationSeparator/>
      </w:r>
    </w:p>
  </w:endnote>
  <w:endnote w:type="continuationNotice" w:id="1">
    <w:p w14:paraId="0405B760" w14:textId="77777777" w:rsidR="004821A8" w:rsidRDefault="004821A8">
      <w:pPr>
        <w:spacing w:line="240" w:lineRule="auto"/>
        <w:ind w:left="0"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83C29" w14:textId="77777777" w:rsidR="006C3820" w:rsidRDefault="006C3820">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2904660"/>
    </w:sdtPr>
    <w:sdtEndPr/>
    <w:sdtContent>
      <w:p w14:paraId="3A85FE8C" w14:textId="15F75A42" w:rsidR="006C3820" w:rsidRDefault="006C3820">
        <w:pPr>
          <w:pStyle w:val="Footer"/>
          <w:ind w:left="0" w:hanging="2"/>
          <w:jc w:val="right"/>
        </w:pPr>
        <w:r>
          <w:fldChar w:fldCharType="begin"/>
        </w:r>
        <w:r>
          <w:instrText xml:space="preserve"> PAGE   \* MERGEFORMAT </w:instrText>
        </w:r>
        <w:r>
          <w:fldChar w:fldCharType="separate"/>
        </w:r>
        <w:r w:rsidR="004249CC">
          <w:rPr>
            <w:noProof/>
          </w:rPr>
          <w:t>27</w:t>
        </w:r>
        <w:r>
          <w:fldChar w:fldCharType="end"/>
        </w:r>
      </w:p>
    </w:sdtContent>
  </w:sdt>
  <w:p w14:paraId="41831348" w14:textId="77777777" w:rsidR="006C3820" w:rsidRDefault="006C3820">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7D64E" w14:textId="77777777" w:rsidR="006C3820" w:rsidRDefault="006C3820">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EA39C3" w14:textId="77777777" w:rsidR="004821A8" w:rsidRDefault="004821A8">
      <w:pPr>
        <w:spacing w:line="240" w:lineRule="auto"/>
        <w:ind w:left="0" w:hanging="2"/>
      </w:pPr>
      <w:r>
        <w:separator/>
      </w:r>
    </w:p>
  </w:footnote>
  <w:footnote w:type="continuationSeparator" w:id="0">
    <w:p w14:paraId="7D392BCC" w14:textId="77777777" w:rsidR="004821A8" w:rsidRDefault="004821A8">
      <w:pPr>
        <w:spacing w:line="240" w:lineRule="auto"/>
        <w:ind w:left="0" w:hanging="2"/>
      </w:pPr>
      <w:r>
        <w:continuationSeparator/>
      </w:r>
    </w:p>
  </w:footnote>
  <w:footnote w:type="continuationNotice" w:id="1">
    <w:p w14:paraId="0D547A93" w14:textId="77777777" w:rsidR="004821A8" w:rsidRDefault="004821A8">
      <w:pPr>
        <w:spacing w:line="240" w:lineRule="auto"/>
        <w:ind w:left="0" w:hanging="2"/>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80EAB" w14:textId="77777777" w:rsidR="006C3820" w:rsidRDefault="006C3820">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CE02D" w14:textId="77777777" w:rsidR="006C3820" w:rsidRDefault="006C3820">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CB73D" w14:textId="77777777" w:rsidR="006C3820" w:rsidRDefault="006C3820">
    <w:pPr>
      <w:pStyle w:val="Header"/>
      <w:ind w:left="0" w:hanging="2"/>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na">
    <w15:presenceInfo w15:providerId="None" w15:userId="anna"/>
  </w15:person>
  <w15:person w15:author="cathy">
    <w15:presenceInfo w15:providerId="None" w15:userId="cathy"/>
  </w15:person>
  <w15:person w15:author="Roman Wittig">
    <w15:presenceInfo w15:providerId="None" w15:userId="Roman Witti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trackRevisions/>
  <w:defaultTabStop w:val="720"/>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71E"/>
    <w:rsid w:val="000039A5"/>
    <w:rsid w:val="00005455"/>
    <w:rsid w:val="000066CF"/>
    <w:rsid w:val="00013D27"/>
    <w:rsid w:val="000243AB"/>
    <w:rsid w:val="00026B41"/>
    <w:rsid w:val="00032198"/>
    <w:rsid w:val="00033260"/>
    <w:rsid w:val="000333FF"/>
    <w:rsid w:val="00041773"/>
    <w:rsid w:val="000427A0"/>
    <w:rsid w:val="00044853"/>
    <w:rsid w:val="000448E7"/>
    <w:rsid w:val="00045990"/>
    <w:rsid w:val="00050D2F"/>
    <w:rsid w:val="00052022"/>
    <w:rsid w:val="00052B90"/>
    <w:rsid w:val="00054C43"/>
    <w:rsid w:val="0005685B"/>
    <w:rsid w:val="00057319"/>
    <w:rsid w:val="00057677"/>
    <w:rsid w:val="00067E87"/>
    <w:rsid w:val="00071466"/>
    <w:rsid w:val="000757E3"/>
    <w:rsid w:val="000819A3"/>
    <w:rsid w:val="00087F82"/>
    <w:rsid w:val="0009252D"/>
    <w:rsid w:val="00095E3B"/>
    <w:rsid w:val="000971B7"/>
    <w:rsid w:val="0009766A"/>
    <w:rsid w:val="000A152C"/>
    <w:rsid w:val="000A1CD4"/>
    <w:rsid w:val="000A2F0B"/>
    <w:rsid w:val="000A3C8B"/>
    <w:rsid w:val="000A7040"/>
    <w:rsid w:val="000B026E"/>
    <w:rsid w:val="000B0E7E"/>
    <w:rsid w:val="000B2200"/>
    <w:rsid w:val="000B24BB"/>
    <w:rsid w:val="000B55DA"/>
    <w:rsid w:val="000C4204"/>
    <w:rsid w:val="000C441A"/>
    <w:rsid w:val="000C46A5"/>
    <w:rsid w:val="000C698F"/>
    <w:rsid w:val="000C73FF"/>
    <w:rsid w:val="000D354E"/>
    <w:rsid w:val="000D4745"/>
    <w:rsid w:val="000D7B96"/>
    <w:rsid w:val="000E0263"/>
    <w:rsid w:val="000E02FE"/>
    <w:rsid w:val="000E1F38"/>
    <w:rsid w:val="000F09FF"/>
    <w:rsid w:val="000F2A2D"/>
    <w:rsid w:val="000F336B"/>
    <w:rsid w:val="000F4377"/>
    <w:rsid w:val="000F5B63"/>
    <w:rsid w:val="000F5ED3"/>
    <w:rsid w:val="000F6C40"/>
    <w:rsid w:val="000F7598"/>
    <w:rsid w:val="00103654"/>
    <w:rsid w:val="00105174"/>
    <w:rsid w:val="00112A6C"/>
    <w:rsid w:val="00113609"/>
    <w:rsid w:val="001154BA"/>
    <w:rsid w:val="00116A5C"/>
    <w:rsid w:val="00121175"/>
    <w:rsid w:val="00122FA3"/>
    <w:rsid w:val="00126C92"/>
    <w:rsid w:val="00126DCB"/>
    <w:rsid w:val="001304C8"/>
    <w:rsid w:val="001331B4"/>
    <w:rsid w:val="001351AB"/>
    <w:rsid w:val="00135DB9"/>
    <w:rsid w:val="001425C9"/>
    <w:rsid w:val="00142924"/>
    <w:rsid w:val="00151CCC"/>
    <w:rsid w:val="001529E2"/>
    <w:rsid w:val="0015374A"/>
    <w:rsid w:val="00153918"/>
    <w:rsid w:val="00153EFB"/>
    <w:rsid w:val="001544C4"/>
    <w:rsid w:val="0015593F"/>
    <w:rsid w:val="00156590"/>
    <w:rsid w:val="00156CCB"/>
    <w:rsid w:val="0015775D"/>
    <w:rsid w:val="001578F3"/>
    <w:rsid w:val="00160F81"/>
    <w:rsid w:val="001613D6"/>
    <w:rsid w:val="001618B0"/>
    <w:rsid w:val="00163CF3"/>
    <w:rsid w:val="00172413"/>
    <w:rsid w:val="001744B0"/>
    <w:rsid w:val="00174713"/>
    <w:rsid w:val="00177C28"/>
    <w:rsid w:val="00182D01"/>
    <w:rsid w:val="0018319A"/>
    <w:rsid w:val="00185B63"/>
    <w:rsid w:val="0018729D"/>
    <w:rsid w:val="00192031"/>
    <w:rsid w:val="00195D7E"/>
    <w:rsid w:val="00197E1D"/>
    <w:rsid w:val="001B1DBF"/>
    <w:rsid w:val="001B44D9"/>
    <w:rsid w:val="001B54F0"/>
    <w:rsid w:val="001B57A4"/>
    <w:rsid w:val="001B598F"/>
    <w:rsid w:val="001B5B34"/>
    <w:rsid w:val="001B620C"/>
    <w:rsid w:val="001C126C"/>
    <w:rsid w:val="001C22EB"/>
    <w:rsid w:val="001C3E0D"/>
    <w:rsid w:val="001C430C"/>
    <w:rsid w:val="001C5CBC"/>
    <w:rsid w:val="001C5FBD"/>
    <w:rsid w:val="001D0F7B"/>
    <w:rsid w:val="001D20D6"/>
    <w:rsid w:val="001D20FE"/>
    <w:rsid w:val="001D2B82"/>
    <w:rsid w:val="001D4FB9"/>
    <w:rsid w:val="001E25FD"/>
    <w:rsid w:val="001E5885"/>
    <w:rsid w:val="001E6BBD"/>
    <w:rsid w:val="001E77E4"/>
    <w:rsid w:val="001F04AD"/>
    <w:rsid w:val="001F32D6"/>
    <w:rsid w:val="001F4377"/>
    <w:rsid w:val="001F641A"/>
    <w:rsid w:val="0020020A"/>
    <w:rsid w:val="00200825"/>
    <w:rsid w:val="002034C6"/>
    <w:rsid w:val="00205561"/>
    <w:rsid w:val="00205B81"/>
    <w:rsid w:val="00205C62"/>
    <w:rsid w:val="00207DAF"/>
    <w:rsid w:val="002137DC"/>
    <w:rsid w:val="00214C85"/>
    <w:rsid w:val="00215BDB"/>
    <w:rsid w:val="00216F24"/>
    <w:rsid w:val="0022158F"/>
    <w:rsid w:val="0022326F"/>
    <w:rsid w:val="002235C7"/>
    <w:rsid w:val="002259F3"/>
    <w:rsid w:val="00226D13"/>
    <w:rsid w:val="00227B1C"/>
    <w:rsid w:val="0023249F"/>
    <w:rsid w:val="00234A0C"/>
    <w:rsid w:val="00237815"/>
    <w:rsid w:val="00237B4A"/>
    <w:rsid w:val="002452F1"/>
    <w:rsid w:val="00246B88"/>
    <w:rsid w:val="00246E97"/>
    <w:rsid w:val="00247F05"/>
    <w:rsid w:val="00257A07"/>
    <w:rsid w:val="0026051E"/>
    <w:rsid w:val="002613C6"/>
    <w:rsid w:val="00261620"/>
    <w:rsid w:val="00262A87"/>
    <w:rsid w:val="00263501"/>
    <w:rsid w:val="00263884"/>
    <w:rsid w:val="00264637"/>
    <w:rsid w:val="002647A3"/>
    <w:rsid w:val="0026739D"/>
    <w:rsid w:val="00267E5B"/>
    <w:rsid w:val="00275808"/>
    <w:rsid w:val="002768E3"/>
    <w:rsid w:val="00280D6D"/>
    <w:rsid w:val="00283AF2"/>
    <w:rsid w:val="00283D46"/>
    <w:rsid w:val="00284A71"/>
    <w:rsid w:val="00284F98"/>
    <w:rsid w:val="00285B18"/>
    <w:rsid w:val="00287341"/>
    <w:rsid w:val="00287D92"/>
    <w:rsid w:val="00290764"/>
    <w:rsid w:val="002911B4"/>
    <w:rsid w:val="002911C4"/>
    <w:rsid w:val="00291E35"/>
    <w:rsid w:val="0029559F"/>
    <w:rsid w:val="00295D36"/>
    <w:rsid w:val="0029789F"/>
    <w:rsid w:val="00297D84"/>
    <w:rsid w:val="002A0AB7"/>
    <w:rsid w:val="002A165E"/>
    <w:rsid w:val="002A1FBB"/>
    <w:rsid w:val="002A3884"/>
    <w:rsid w:val="002A3C3C"/>
    <w:rsid w:val="002A3FA9"/>
    <w:rsid w:val="002A5088"/>
    <w:rsid w:val="002A630D"/>
    <w:rsid w:val="002B3B1F"/>
    <w:rsid w:val="002C21CD"/>
    <w:rsid w:val="002C242A"/>
    <w:rsid w:val="002C3404"/>
    <w:rsid w:val="002C36C0"/>
    <w:rsid w:val="002C73FA"/>
    <w:rsid w:val="002D1271"/>
    <w:rsid w:val="002D4570"/>
    <w:rsid w:val="002D5ECC"/>
    <w:rsid w:val="002D72F7"/>
    <w:rsid w:val="002E08C1"/>
    <w:rsid w:val="002E20A5"/>
    <w:rsid w:val="002E2C6E"/>
    <w:rsid w:val="002E38C6"/>
    <w:rsid w:val="002E5A2E"/>
    <w:rsid w:val="002E6B7C"/>
    <w:rsid w:val="002F2AC5"/>
    <w:rsid w:val="002F2DDE"/>
    <w:rsid w:val="002F33CF"/>
    <w:rsid w:val="002F38BB"/>
    <w:rsid w:val="002F3EF9"/>
    <w:rsid w:val="002F64F2"/>
    <w:rsid w:val="00301429"/>
    <w:rsid w:val="00302EC0"/>
    <w:rsid w:val="003032E0"/>
    <w:rsid w:val="00303904"/>
    <w:rsid w:val="0030490F"/>
    <w:rsid w:val="00304EE3"/>
    <w:rsid w:val="003053B2"/>
    <w:rsid w:val="00310558"/>
    <w:rsid w:val="00311387"/>
    <w:rsid w:val="003126F4"/>
    <w:rsid w:val="00312E47"/>
    <w:rsid w:val="00320BA2"/>
    <w:rsid w:val="00322398"/>
    <w:rsid w:val="00322DB3"/>
    <w:rsid w:val="0032596C"/>
    <w:rsid w:val="003278A8"/>
    <w:rsid w:val="003279C4"/>
    <w:rsid w:val="00334A46"/>
    <w:rsid w:val="00334D3D"/>
    <w:rsid w:val="00335B56"/>
    <w:rsid w:val="00335F60"/>
    <w:rsid w:val="00336CA6"/>
    <w:rsid w:val="0034179C"/>
    <w:rsid w:val="003421C8"/>
    <w:rsid w:val="00345316"/>
    <w:rsid w:val="00346875"/>
    <w:rsid w:val="00346D49"/>
    <w:rsid w:val="00347EFA"/>
    <w:rsid w:val="00350571"/>
    <w:rsid w:val="00351A82"/>
    <w:rsid w:val="00352D3B"/>
    <w:rsid w:val="00354444"/>
    <w:rsid w:val="003601E1"/>
    <w:rsid w:val="00363219"/>
    <w:rsid w:val="00364458"/>
    <w:rsid w:val="00364B9E"/>
    <w:rsid w:val="0036699B"/>
    <w:rsid w:val="00376C1B"/>
    <w:rsid w:val="0037766C"/>
    <w:rsid w:val="00377F85"/>
    <w:rsid w:val="0038060C"/>
    <w:rsid w:val="003810EC"/>
    <w:rsid w:val="00381820"/>
    <w:rsid w:val="00383737"/>
    <w:rsid w:val="00386458"/>
    <w:rsid w:val="00386EB8"/>
    <w:rsid w:val="00387C31"/>
    <w:rsid w:val="00393B90"/>
    <w:rsid w:val="003A0168"/>
    <w:rsid w:val="003A04C5"/>
    <w:rsid w:val="003A1F1C"/>
    <w:rsid w:val="003A70E7"/>
    <w:rsid w:val="003B3718"/>
    <w:rsid w:val="003B46A2"/>
    <w:rsid w:val="003B6946"/>
    <w:rsid w:val="003C24C4"/>
    <w:rsid w:val="003C24E5"/>
    <w:rsid w:val="003C26B5"/>
    <w:rsid w:val="003C5A74"/>
    <w:rsid w:val="003C7217"/>
    <w:rsid w:val="003D5FCF"/>
    <w:rsid w:val="003D61D3"/>
    <w:rsid w:val="003E0A16"/>
    <w:rsid w:val="003E2354"/>
    <w:rsid w:val="003E2652"/>
    <w:rsid w:val="003E33CC"/>
    <w:rsid w:val="003E4101"/>
    <w:rsid w:val="003E433C"/>
    <w:rsid w:val="003E50E4"/>
    <w:rsid w:val="003E616A"/>
    <w:rsid w:val="003E7676"/>
    <w:rsid w:val="003F59B7"/>
    <w:rsid w:val="003F65AF"/>
    <w:rsid w:val="003F7882"/>
    <w:rsid w:val="00400E6B"/>
    <w:rsid w:val="00410839"/>
    <w:rsid w:val="004117AA"/>
    <w:rsid w:val="004117B4"/>
    <w:rsid w:val="00411A15"/>
    <w:rsid w:val="00412407"/>
    <w:rsid w:val="0042023A"/>
    <w:rsid w:val="004249CC"/>
    <w:rsid w:val="004253A0"/>
    <w:rsid w:val="00425EED"/>
    <w:rsid w:val="004272A6"/>
    <w:rsid w:val="00431565"/>
    <w:rsid w:val="004319C8"/>
    <w:rsid w:val="0043284E"/>
    <w:rsid w:val="004365A3"/>
    <w:rsid w:val="00437F04"/>
    <w:rsid w:val="00441191"/>
    <w:rsid w:val="00442260"/>
    <w:rsid w:val="004507DD"/>
    <w:rsid w:val="00451BE1"/>
    <w:rsid w:val="00451E95"/>
    <w:rsid w:val="00452B70"/>
    <w:rsid w:val="004543BB"/>
    <w:rsid w:val="00454884"/>
    <w:rsid w:val="00461580"/>
    <w:rsid w:val="00464522"/>
    <w:rsid w:val="0046490C"/>
    <w:rsid w:val="004665F3"/>
    <w:rsid w:val="00467CD7"/>
    <w:rsid w:val="0047017E"/>
    <w:rsid w:val="00470F77"/>
    <w:rsid w:val="004727E3"/>
    <w:rsid w:val="004821A8"/>
    <w:rsid w:val="0048285C"/>
    <w:rsid w:val="004845C7"/>
    <w:rsid w:val="00484B91"/>
    <w:rsid w:val="0048554C"/>
    <w:rsid w:val="00491880"/>
    <w:rsid w:val="004A1236"/>
    <w:rsid w:val="004A57E7"/>
    <w:rsid w:val="004A5DD6"/>
    <w:rsid w:val="004A60A5"/>
    <w:rsid w:val="004A625A"/>
    <w:rsid w:val="004A6787"/>
    <w:rsid w:val="004A6AE0"/>
    <w:rsid w:val="004A75EA"/>
    <w:rsid w:val="004B0068"/>
    <w:rsid w:val="004B2AA2"/>
    <w:rsid w:val="004B5235"/>
    <w:rsid w:val="004C6F03"/>
    <w:rsid w:val="004C7367"/>
    <w:rsid w:val="004C7E1C"/>
    <w:rsid w:val="004D5B95"/>
    <w:rsid w:val="004E0953"/>
    <w:rsid w:val="004E0A69"/>
    <w:rsid w:val="004E1F87"/>
    <w:rsid w:val="004E1FB2"/>
    <w:rsid w:val="004E4F51"/>
    <w:rsid w:val="004E682E"/>
    <w:rsid w:val="004E7328"/>
    <w:rsid w:val="004E7CBD"/>
    <w:rsid w:val="004F286F"/>
    <w:rsid w:val="004F6F29"/>
    <w:rsid w:val="00506A45"/>
    <w:rsid w:val="005102A2"/>
    <w:rsid w:val="005124F6"/>
    <w:rsid w:val="00512B19"/>
    <w:rsid w:val="00514936"/>
    <w:rsid w:val="00521168"/>
    <w:rsid w:val="005213F1"/>
    <w:rsid w:val="00526C3F"/>
    <w:rsid w:val="00531CD8"/>
    <w:rsid w:val="00532867"/>
    <w:rsid w:val="005337F9"/>
    <w:rsid w:val="00534431"/>
    <w:rsid w:val="00537A99"/>
    <w:rsid w:val="00540289"/>
    <w:rsid w:val="00542310"/>
    <w:rsid w:val="00542CAC"/>
    <w:rsid w:val="00542EE0"/>
    <w:rsid w:val="0054598D"/>
    <w:rsid w:val="00547D2A"/>
    <w:rsid w:val="00551760"/>
    <w:rsid w:val="005552F8"/>
    <w:rsid w:val="00557A07"/>
    <w:rsid w:val="0056079C"/>
    <w:rsid w:val="00560BD5"/>
    <w:rsid w:val="00562917"/>
    <w:rsid w:val="00562A7C"/>
    <w:rsid w:val="00564545"/>
    <w:rsid w:val="005658CD"/>
    <w:rsid w:val="005658D5"/>
    <w:rsid w:val="00566D46"/>
    <w:rsid w:val="005671E3"/>
    <w:rsid w:val="005727BE"/>
    <w:rsid w:val="005752F0"/>
    <w:rsid w:val="00576217"/>
    <w:rsid w:val="005763EB"/>
    <w:rsid w:val="00576F4F"/>
    <w:rsid w:val="00580817"/>
    <w:rsid w:val="00580F28"/>
    <w:rsid w:val="005835EE"/>
    <w:rsid w:val="005846AE"/>
    <w:rsid w:val="00586D7F"/>
    <w:rsid w:val="00591BCB"/>
    <w:rsid w:val="00593C1C"/>
    <w:rsid w:val="00596188"/>
    <w:rsid w:val="00597CA1"/>
    <w:rsid w:val="005A3BD7"/>
    <w:rsid w:val="005A6D23"/>
    <w:rsid w:val="005B1ABA"/>
    <w:rsid w:val="005B316C"/>
    <w:rsid w:val="005B68DE"/>
    <w:rsid w:val="005C0503"/>
    <w:rsid w:val="005C6AE5"/>
    <w:rsid w:val="005C78E8"/>
    <w:rsid w:val="005C7C43"/>
    <w:rsid w:val="005D0C0A"/>
    <w:rsid w:val="005D1689"/>
    <w:rsid w:val="005D1A6B"/>
    <w:rsid w:val="005D30ED"/>
    <w:rsid w:val="005D3C0A"/>
    <w:rsid w:val="005D5D78"/>
    <w:rsid w:val="005D6487"/>
    <w:rsid w:val="005E2DF6"/>
    <w:rsid w:val="005E4F0C"/>
    <w:rsid w:val="005E6950"/>
    <w:rsid w:val="005F09D3"/>
    <w:rsid w:val="005F0BE2"/>
    <w:rsid w:val="005F30C0"/>
    <w:rsid w:val="005F3243"/>
    <w:rsid w:val="00600853"/>
    <w:rsid w:val="00600E77"/>
    <w:rsid w:val="00601AB9"/>
    <w:rsid w:val="00611DEA"/>
    <w:rsid w:val="00612254"/>
    <w:rsid w:val="006126E2"/>
    <w:rsid w:val="00612BA2"/>
    <w:rsid w:val="00614981"/>
    <w:rsid w:val="006169FF"/>
    <w:rsid w:val="00617133"/>
    <w:rsid w:val="0061789F"/>
    <w:rsid w:val="00620C0F"/>
    <w:rsid w:val="006242E2"/>
    <w:rsid w:val="00624F5F"/>
    <w:rsid w:val="00626266"/>
    <w:rsid w:val="00633304"/>
    <w:rsid w:val="00634B56"/>
    <w:rsid w:val="006441E9"/>
    <w:rsid w:val="00644A43"/>
    <w:rsid w:val="00650B0B"/>
    <w:rsid w:val="006616C1"/>
    <w:rsid w:val="00663025"/>
    <w:rsid w:val="00664250"/>
    <w:rsid w:val="00665187"/>
    <w:rsid w:val="00665218"/>
    <w:rsid w:val="006718DF"/>
    <w:rsid w:val="00673523"/>
    <w:rsid w:val="00674B48"/>
    <w:rsid w:val="00674BD5"/>
    <w:rsid w:val="00680542"/>
    <w:rsid w:val="00681659"/>
    <w:rsid w:val="00681E5E"/>
    <w:rsid w:val="006900B5"/>
    <w:rsid w:val="00690DB6"/>
    <w:rsid w:val="00693095"/>
    <w:rsid w:val="00693636"/>
    <w:rsid w:val="00693D0D"/>
    <w:rsid w:val="006A0DB7"/>
    <w:rsid w:val="006A1717"/>
    <w:rsid w:val="006A2CE8"/>
    <w:rsid w:val="006A3FEB"/>
    <w:rsid w:val="006A4C7D"/>
    <w:rsid w:val="006A5DB7"/>
    <w:rsid w:val="006B0AFE"/>
    <w:rsid w:val="006B3E36"/>
    <w:rsid w:val="006C3820"/>
    <w:rsid w:val="006C5763"/>
    <w:rsid w:val="006C6A91"/>
    <w:rsid w:val="006D0760"/>
    <w:rsid w:val="006D1113"/>
    <w:rsid w:val="006D2106"/>
    <w:rsid w:val="006D608A"/>
    <w:rsid w:val="006D6BCE"/>
    <w:rsid w:val="006D6E6E"/>
    <w:rsid w:val="006D74FE"/>
    <w:rsid w:val="006E656B"/>
    <w:rsid w:val="006E7093"/>
    <w:rsid w:val="006F029E"/>
    <w:rsid w:val="006F1941"/>
    <w:rsid w:val="006F42AB"/>
    <w:rsid w:val="00701433"/>
    <w:rsid w:val="007031AD"/>
    <w:rsid w:val="00703C07"/>
    <w:rsid w:val="007042DD"/>
    <w:rsid w:val="00710134"/>
    <w:rsid w:val="00713A4F"/>
    <w:rsid w:val="0071472A"/>
    <w:rsid w:val="007151E6"/>
    <w:rsid w:val="0071591B"/>
    <w:rsid w:val="0071642C"/>
    <w:rsid w:val="00722641"/>
    <w:rsid w:val="0072475E"/>
    <w:rsid w:val="007247B8"/>
    <w:rsid w:val="00727DC2"/>
    <w:rsid w:val="00735186"/>
    <w:rsid w:val="007351A6"/>
    <w:rsid w:val="0073675B"/>
    <w:rsid w:val="0073734E"/>
    <w:rsid w:val="007405BC"/>
    <w:rsid w:val="00742043"/>
    <w:rsid w:val="00743BBB"/>
    <w:rsid w:val="0074518B"/>
    <w:rsid w:val="00745615"/>
    <w:rsid w:val="00747B81"/>
    <w:rsid w:val="00754188"/>
    <w:rsid w:val="007549E2"/>
    <w:rsid w:val="00754F79"/>
    <w:rsid w:val="007561A6"/>
    <w:rsid w:val="00756658"/>
    <w:rsid w:val="0076005E"/>
    <w:rsid w:val="00762352"/>
    <w:rsid w:val="00762B77"/>
    <w:rsid w:val="00762DC7"/>
    <w:rsid w:val="0077339B"/>
    <w:rsid w:val="00774220"/>
    <w:rsid w:val="007810F6"/>
    <w:rsid w:val="00782B11"/>
    <w:rsid w:val="007844AD"/>
    <w:rsid w:val="00784E66"/>
    <w:rsid w:val="007853DC"/>
    <w:rsid w:val="00792622"/>
    <w:rsid w:val="00793430"/>
    <w:rsid w:val="007940D7"/>
    <w:rsid w:val="007953E1"/>
    <w:rsid w:val="00795AB4"/>
    <w:rsid w:val="0079667B"/>
    <w:rsid w:val="00796873"/>
    <w:rsid w:val="00796B1E"/>
    <w:rsid w:val="007A1593"/>
    <w:rsid w:val="007A5217"/>
    <w:rsid w:val="007B071A"/>
    <w:rsid w:val="007B46DE"/>
    <w:rsid w:val="007B7538"/>
    <w:rsid w:val="007C1118"/>
    <w:rsid w:val="007C40D6"/>
    <w:rsid w:val="007C543E"/>
    <w:rsid w:val="007C5734"/>
    <w:rsid w:val="007C7571"/>
    <w:rsid w:val="007D050F"/>
    <w:rsid w:val="007D34CB"/>
    <w:rsid w:val="007D3DD1"/>
    <w:rsid w:val="007D582D"/>
    <w:rsid w:val="007D6D8A"/>
    <w:rsid w:val="007D705D"/>
    <w:rsid w:val="007D78B1"/>
    <w:rsid w:val="007E2237"/>
    <w:rsid w:val="007E2F8C"/>
    <w:rsid w:val="007E4627"/>
    <w:rsid w:val="007E5A39"/>
    <w:rsid w:val="007E62D1"/>
    <w:rsid w:val="007E62F3"/>
    <w:rsid w:val="007F255C"/>
    <w:rsid w:val="007F2E04"/>
    <w:rsid w:val="007F604A"/>
    <w:rsid w:val="007F7374"/>
    <w:rsid w:val="007F7BD9"/>
    <w:rsid w:val="00800E0C"/>
    <w:rsid w:val="00802B43"/>
    <w:rsid w:val="0080385F"/>
    <w:rsid w:val="008055C0"/>
    <w:rsid w:val="00806460"/>
    <w:rsid w:val="00806F6D"/>
    <w:rsid w:val="00810804"/>
    <w:rsid w:val="00813A80"/>
    <w:rsid w:val="00813B0E"/>
    <w:rsid w:val="0081621D"/>
    <w:rsid w:val="00817329"/>
    <w:rsid w:val="008204AB"/>
    <w:rsid w:val="008233F7"/>
    <w:rsid w:val="00824DA2"/>
    <w:rsid w:val="00825F98"/>
    <w:rsid w:val="008267CC"/>
    <w:rsid w:val="00826E7E"/>
    <w:rsid w:val="00827A9D"/>
    <w:rsid w:val="008311D9"/>
    <w:rsid w:val="008314D4"/>
    <w:rsid w:val="00832CDE"/>
    <w:rsid w:val="008351B5"/>
    <w:rsid w:val="00836E1B"/>
    <w:rsid w:val="0084023C"/>
    <w:rsid w:val="00841413"/>
    <w:rsid w:val="00842CC5"/>
    <w:rsid w:val="0084407E"/>
    <w:rsid w:val="008465F3"/>
    <w:rsid w:val="00853241"/>
    <w:rsid w:val="00853D34"/>
    <w:rsid w:val="00855BDF"/>
    <w:rsid w:val="00860681"/>
    <w:rsid w:val="00863968"/>
    <w:rsid w:val="00863E64"/>
    <w:rsid w:val="00865AD3"/>
    <w:rsid w:val="00865E14"/>
    <w:rsid w:val="008707EF"/>
    <w:rsid w:val="00870E33"/>
    <w:rsid w:val="008718A3"/>
    <w:rsid w:val="00873FF3"/>
    <w:rsid w:val="008766A2"/>
    <w:rsid w:val="00892F00"/>
    <w:rsid w:val="00892F1F"/>
    <w:rsid w:val="008933D3"/>
    <w:rsid w:val="00894FBF"/>
    <w:rsid w:val="008A3FDD"/>
    <w:rsid w:val="008A51B9"/>
    <w:rsid w:val="008A757E"/>
    <w:rsid w:val="008B19CE"/>
    <w:rsid w:val="008B1CD2"/>
    <w:rsid w:val="008B1EA7"/>
    <w:rsid w:val="008B3268"/>
    <w:rsid w:val="008B46C3"/>
    <w:rsid w:val="008B486F"/>
    <w:rsid w:val="008C0483"/>
    <w:rsid w:val="008C6CC9"/>
    <w:rsid w:val="008D40EA"/>
    <w:rsid w:val="008D4DB3"/>
    <w:rsid w:val="008D64CB"/>
    <w:rsid w:val="008D7F98"/>
    <w:rsid w:val="008E22B0"/>
    <w:rsid w:val="008E2E67"/>
    <w:rsid w:val="008E3EDC"/>
    <w:rsid w:val="008E400E"/>
    <w:rsid w:val="008E6ED8"/>
    <w:rsid w:val="008F1CA8"/>
    <w:rsid w:val="008F243A"/>
    <w:rsid w:val="008F29C0"/>
    <w:rsid w:val="008F3122"/>
    <w:rsid w:val="008F3733"/>
    <w:rsid w:val="008F41A3"/>
    <w:rsid w:val="008F6A8A"/>
    <w:rsid w:val="008F7088"/>
    <w:rsid w:val="0090207F"/>
    <w:rsid w:val="0090269B"/>
    <w:rsid w:val="009028BC"/>
    <w:rsid w:val="00903D1C"/>
    <w:rsid w:val="00904B90"/>
    <w:rsid w:val="009051A7"/>
    <w:rsid w:val="00907639"/>
    <w:rsid w:val="0091217C"/>
    <w:rsid w:val="009130FE"/>
    <w:rsid w:val="009156E7"/>
    <w:rsid w:val="00921F4E"/>
    <w:rsid w:val="0092656E"/>
    <w:rsid w:val="009300DD"/>
    <w:rsid w:val="00934ACC"/>
    <w:rsid w:val="00934B00"/>
    <w:rsid w:val="0093740D"/>
    <w:rsid w:val="0094076C"/>
    <w:rsid w:val="00942011"/>
    <w:rsid w:val="009437B8"/>
    <w:rsid w:val="00947746"/>
    <w:rsid w:val="009511E5"/>
    <w:rsid w:val="00953034"/>
    <w:rsid w:val="00953918"/>
    <w:rsid w:val="009565C4"/>
    <w:rsid w:val="009610EB"/>
    <w:rsid w:val="00961FEB"/>
    <w:rsid w:val="009630C5"/>
    <w:rsid w:val="00963887"/>
    <w:rsid w:val="00963FC2"/>
    <w:rsid w:val="00964D5E"/>
    <w:rsid w:val="009735C4"/>
    <w:rsid w:val="00974C64"/>
    <w:rsid w:val="00975CD3"/>
    <w:rsid w:val="00980821"/>
    <w:rsid w:val="00981752"/>
    <w:rsid w:val="00981920"/>
    <w:rsid w:val="009836FF"/>
    <w:rsid w:val="009839A6"/>
    <w:rsid w:val="00983F21"/>
    <w:rsid w:val="009909AE"/>
    <w:rsid w:val="00990B14"/>
    <w:rsid w:val="00992399"/>
    <w:rsid w:val="00993BF8"/>
    <w:rsid w:val="00995A22"/>
    <w:rsid w:val="009A14E4"/>
    <w:rsid w:val="009A6929"/>
    <w:rsid w:val="009B14E2"/>
    <w:rsid w:val="009B20C0"/>
    <w:rsid w:val="009B28A8"/>
    <w:rsid w:val="009B32D1"/>
    <w:rsid w:val="009B5F59"/>
    <w:rsid w:val="009C0446"/>
    <w:rsid w:val="009C1BD0"/>
    <w:rsid w:val="009C2277"/>
    <w:rsid w:val="009D2B56"/>
    <w:rsid w:val="009D34AD"/>
    <w:rsid w:val="009D6121"/>
    <w:rsid w:val="009D6E16"/>
    <w:rsid w:val="009E0CFB"/>
    <w:rsid w:val="009E1F56"/>
    <w:rsid w:val="009E3DB2"/>
    <w:rsid w:val="009E7BC8"/>
    <w:rsid w:val="009F0AF6"/>
    <w:rsid w:val="009F17C0"/>
    <w:rsid w:val="009F232B"/>
    <w:rsid w:val="009F2A68"/>
    <w:rsid w:val="009F5599"/>
    <w:rsid w:val="009F650E"/>
    <w:rsid w:val="00A01182"/>
    <w:rsid w:val="00A016E0"/>
    <w:rsid w:val="00A20005"/>
    <w:rsid w:val="00A214EC"/>
    <w:rsid w:val="00A21BD0"/>
    <w:rsid w:val="00A23B2E"/>
    <w:rsid w:val="00A25959"/>
    <w:rsid w:val="00A25E3E"/>
    <w:rsid w:val="00A270A7"/>
    <w:rsid w:val="00A27419"/>
    <w:rsid w:val="00A30E42"/>
    <w:rsid w:val="00A311FE"/>
    <w:rsid w:val="00A36752"/>
    <w:rsid w:val="00A37E08"/>
    <w:rsid w:val="00A402D7"/>
    <w:rsid w:val="00A405AD"/>
    <w:rsid w:val="00A43653"/>
    <w:rsid w:val="00A534D3"/>
    <w:rsid w:val="00A535CE"/>
    <w:rsid w:val="00A53C45"/>
    <w:rsid w:val="00A54CD6"/>
    <w:rsid w:val="00A563ED"/>
    <w:rsid w:val="00A575A3"/>
    <w:rsid w:val="00A65560"/>
    <w:rsid w:val="00A70E60"/>
    <w:rsid w:val="00A71945"/>
    <w:rsid w:val="00A724B9"/>
    <w:rsid w:val="00A735FD"/>
    <w:rsid w:val="00A74094"/>
    <w:rsid w:val="00A756A6"/>
    <w:rsid w:val="00A75FAC"/>
    <w:rsid w:val="00A77873"/>
    <w:rsid w:val="00A80634"/>
    <w:rsid w:val="00A81F93"/>
    <w:rsid w:val="00A839BA"/>
    <w:rsid w:val="00A861F0"/>
    <w:rsid w:val="00A90249"/>
    <w:rsid w:val="00A91FB8"/>
    <w:rsid w:val="00AA1953"/>
    <w:rsid w:val="00AA34DD"/>
    <w:rsid w:val="00AA4B52"/>
    <w:rsid w:val="00AA5FE9"/>
    <w:rsid w:val="00AB1212"/>
    <w:rsid w:val="00AB3123"/>
    <w:rsid w:val="00AB6AA1"/>
    <w:rsid w:val="00AC0F97"/>
    <w:rsid w:val="00AC3361"/>
    <w:rsid w:val="00AC52A2"/>
    <w:rsid w:val="00AD2BFC"/>
    <w:rsid w:val="00AD58CA"/>
    <w:rsid w:val="00AD6465"/>
    <w:rsid w:val="00AF04D9"/>
    <w:rsid w:val="00AF21E1"/>
    <w:rsid w:val="00AF2D79"/>
    <w:rsid w:val="00AF2E3F"/>
    <w:rsid w:val="00AF4AF2"/>
    <w:rsid w:val="00AF6BB3"/>
    <w:rsid w:val="00B004F8"/>
    <w:rsid w:val="00B00AA7"/>
    <w:rsid w:val="00B0502A"/>
    <w:rsid w:val="00B0527A"/>
    <w:rsid w:val="00B06E45"/>
    <w:rsid w:val="00B07AB2"/>
    <w:rsid w:val="00B07F1D"/>
    <w:rsid w:val="00B10F17"/>
    <w:rsid w:val="00B1339B"/>
    <w:rsid w:val="00B15C12"/>
    <w:rsid w:val="00B22CAB"/>
    <w:rsid w:val="00B23EC0"/>
    <w:rsid w:val="00B244F2"/>
    <w:rsid w:val="00B25184"/>
    <w:rsid w:val="00B27001"/>
    <w:rsid w:val="00B3082F"/>
    <w:rsid w:val="00B30D6A"/>
    <w:rsid w:val="00B31432"/>
    <w:rsid w:val="00B324CD"/>
    <w:rsid w:val="00B401D0"/>
    <w:rsid w:val="00B43E89"/>
    <w:rsid w:val="00B4481E"/>
    <w:rsid w:val="00B44C92"/>
    <w:rsid w:val="00B4563D"/>
    <w:rsid w:val="00B46162"/>
    <w:rsid w:val="00B47E65"/>
    <w:rsid w:val="00B564DF"/>
    <w:rsid w:val="00B57EC5"/>
    <w:rsid w:val="00B61C08"/>
    <w:rsid w:val="00B62980"/>
    <w:rsid w:val="00B66AB5"/>
    <w:rsid w:val="00B71FC3"/>
    <w:rsid w:val="00B727F8"/>
    <w:rsid w:val="00B747A5"/>
    <w:rsid w:val="00B75899"/>
    <w:rsid w:val="00B75DE0"/>
    <w:rsid w:val="00B808D1"/>
    <w:rsid w:val="00B809DC"/>
    <w:rsid w:val="00B82CD1"/>
    <w:rsid w:val="00B83870"/>
    <w:rsid w:val="00B847AE"/>
    <w:rsid w:val="00B9463D"/>
    <w:rsid w:val="00B95255"/>
    <w:rsid w:val="00BA0B43"/>
    <w:rsid w:val="00BA18DC"/>
    <w:rsid w:val="00BA37C1"/>
    <w:rsid w:val="00BA59B8"/>
    <w:rsid w:val="00BA6655"/>
    <w:rsid w:val="00BB0D3E"/>
    <w:rsid w:val="00BB14FF"/>
    <w:rsid w:val="00BB169F"/>
    <w:rsid w:val="00BB3E27"/>
    <w:rsid w:val="00BB7D73"/>
    <w:rsid w:val="00BC4236"/>
    <w:rsid w:val="00BC6FDC"/>
    <w:rsid w:val="00BC7900"/>
    <w:rsid w:val="00BD073D"/>
    <w:rsid w:val="00BD4335"/>
    <w:rsid w:val="00BD62F1"/>
    <w:rsid w:val="00BE0F04"/>
    <w:rsid w:val="00BE1143"/>
    <w:rsid w:val="00BE2B5D"/>
    <w:rsid w:val="00BE3621"/>
    <w:rsid w:val="00BE3E4F"/>
    <w:rsid w:val="00BE5D0A"/>
    <w:rsid w:val="00BF5CFD"/>
    <w:rsid w:val="00BF7169"/>
    <w:rsid w:val="00C01317"/>
    <w:rsid w:val="00C016E0"/>
    <w:rsid w:val="00C04030"/>
    <w:rsid w:val="00C04F19"/>
    <w:rsid w:val="00C05230"/>
    <w:rsid w:val="00C057D5"/>
    <w:rsid w:val="00C07C81"/>
    <w:rsid w:val="00C10260"/>
    <w:rsid w:val="00C11201"/>
    <w:rsid w:val="00C153DD"/>
    <w:rsid w:val="00C16B80"/>
    <w:rsid w:val="00C248BC"/>
    <w:rsid w:val="00C2585E"/>
    <w:rsid w:val="00C2592D"/>
    <w:rsid w:val="00C25E34"/>
    <w:rsid w:val="00C30557"/>
    <w:rsid w:val="00C373C8"/>
    <w:rsid w:val="00C42433"/>
    <w:rsid w:val="00C4296B"/>
    <w:rsid w:val="00C45B14"/>
    <w:rsid w:val="00C4616A"/>
    <w:rsid w:val="00C512A3"/>
    <w:rsid w:val="00C56659"/>
    <w:rsid w:val="00C60AF1"/>
    <w:rsid w:val="00C60E05"/>
    <w:rsid w:val="00C624CE"/>
    <w:rsid w:val="00C64571"/>
    <w:rsid w:val="00C71E4A"/>
    <w:rsid w:val="00C746D2"/>
    <w:rsid w:val="00C75057"/>
    <w:rsid w:val="00C81516"/>
    <w:rsid w:val="00C84213"/>
    <w:rsid w:val="00C84AC9"/>
    <w:rsid w:val="00C85C30"/>
    <w:rsid w:val="00C91B7B"/>
    <w:rsid w:val="00C942D8"/>
    <w:rsid w:val="00C9432D"/>
    <w:rsid w:val="00C947A6"/>
    <w:rsid w:val="00C95B9F"/>
    <w:rsid w:val="00C97576"/>
    <w:rsid w:val="00CA0F60"/>
    <w:rsid w:val="00CA22F6"/>
    <w:rsid w:val="00CA30B3"/>
    <w:rsid w:val="00CA36DE"/>
    <w:rsid w:val="00CB217F"/>
    <w:rsid w:val="00CB240F"/>
    <w:rsid w:val="00CB3679"/>
    <w:rsid w:val="00CB7000"/>
    <w:rsid w:val="00CC02E8"/>
    <w:rsid w:val="00CC1C0F"/>
    <w:rsid w:val="00CC23C6"/>
    <w:rsid w:val="00CC2FF9"/>
    <w:rsid w:val="00CC4A8D"/>
    <w:rsid w:val="00CC4B02"/>
    <w:rsid w:val="00CC6F25"/>
    <w:rsid w:val="00CC76DD"/>
    <w:rsid w:val="00CC77FE"/>
    <w:rsid w:val="00CD4B71"/>
    <w:rsid w:val="00CD69D7"/>
    <w:rsid w:val="00CD7399"/>
    <w:rsid w:val="00CD78FD"/>
    <w:rsid w:val="00CE1C0D"/>
    <w:rsid w:val="00CE3DED"/>
    <w:rsid w:val="00CF6646"/>
    <w:rsid w:val="00CF67BB"/>
    <w:rsid w:val="00D0168C"/>
    <w:rsid w:val="00D02E59"/>
    <w:rsid w:val="00D0656F"/>
    <w:rsid w:val="00D06CEE"/>
    <w:rsid w:val="00D06EA9"/>
    <w:rsid w:val="00D076A5"/>
    <w:rsid w:val="00D10DAE"/>
    <w:rsid w:val="00D10EF7"/>
    <w:rsid w:val="00D1159C"/>
    <w:rsid w:val="00D121C5"/>
    <w:rsid w:val="00D13E36"/>
    <w:rsid w:val="00D14145"/>
    <w:rsid w:val="00D15199"/>
    <w:rsid w:val="00D16A6C"/>
    <w:rsid w:val="00D209EE"/>
    <w:rsid w:val="00D22266"/>
    <w:rsid w:val="00D25258"/>
    <w:rsid w:val="00D376C4"/>
    <w:rsid w:val="00D42EE6"/>
    <w:rsid w:val="00D479D9"/>
    <w:rsid w:val="00D543BF"/>
    <w:rsid w:val="00D6293C"/>
    <w:rsid w:val="00D632B9"/>
    <w:rsid w:val="00D63D70"/>
    <w:rsid w:val="00D653F4"/>
    <w:rsid w:val="00D677F2"/>
    <w:rsid w:val="00D708DA"/>
    <w:rsid w:val="00D76297"/>
    <w:rsid w:val="00D77DA7"/>
    <w:rsid w:val="00D80DF7"/>
    <w:rsid w:val="00D837D9"/>
    <w:rsid w:val="00D846DD"/>
    <w:rsid w:val="00D8790D"/>
    <w:rsid w:val="00D9383C"/>
    <w:rsid w:val="00D93951"/>
    <w:rsid w:val="00DA36AC"/>
    <w:rsid w:val="00DA40BC"/>
    <w:rsid w:val="00DA4B10"/>
    <w:rsid w:val="00DA6EE8"/>
    <w:rsid w:val="00DB0F70"/>
    <w:rsid w:val="00DB1508"/>
    <w:rsid w:val="00DB32B4"/>
    <w:rsid w:val="00DB4C94"/>
    <w:rsid w:val="00DB5B8F"/>
    <w:rsid w:val="00DB65B7"/>
    <w:rsid w:val="00DC1D53"/>
    <w:rsid w:val="00DC4052"/>
    <w:rsid w:val="00DD238A"/>
    <w:rsid w:val="00DE1E8E"/>
    <w:rsid w:val="00DE443B"/>
    <w:rsid w:val="00DE600A"/>
    <w:rsid w:val="00DF37DA"/>
    <w:rsid w:val="00E01658"/>
    <w:rsid w:val="00E02361"/>
    <w:rsid w:val="00E03C53"/>
    <w:rsid w:val="00E0489F"/>
    <w:rsid w:val="00E0719E"/>
    <w:rsid w:val="00E072C4"/>
    <w:rsid w:val="00E10F81"/>
    <w:rsid w:val="00E11856"/>
    <w:rsid w:val="00E129D9"/>
    <w:rsid w:val="00E13FBF"/>
    <w:rsid w:val="00E15581"/>
    <w:rsid w:val="00E16DB0"/>
    <w:rsid w:val="00E16E6C"/>
    <w:rsid w:val="00E20312"/>
    <w:rsid w:val="00E2441F"/>
    <w:rsid w:val="00E2471E"/>
    <w:rsid w:val="00E32649"/>
    <w:rsid w:val="00E333EC"/>
    <w:rsid w:val="00E34C46"/>
    <w:rsid w:val="00E351C7"/>
    <w:rsid w:val="00E35965"/>
    <w:rsid w:val="00E406B6"/>
    <w:rsid w:val="00E41840"/>
    <w:rsid w:val="00E443B6"/>
    <w:rsid w:val="00E470BD"/>
    <w:rsid w:val="00E51137"/>
    <w:rsid w:val="00E549A0"/>
    <w:rsid w:val="00E57F75"/>
    <w:rsid w:val="00E61639"/>
    <w:rsid w:val="00E61AF2"/>
    <w:rsid w:val="00E65813"/>
    <w:rsid w:val="00E66520"/>
    <w:rsid w:val="00E7090F"/>
    <w:rsid w:val="00E73848"/>
    <w:rsid w:val="00E74FEB"/>
    <w:rsid w:val="00E75125"/>
    <w:rsid w:val="00E751EB"/>
    <w:rsid w:val="00E75364"/>
    <w:rsid w:val="00E81C67"/>
    <w:rsid w:val="00E829EA"/>
    <w:rsid w:val="00E84094"/>
    <w:rsid w:val="00E87C82"/>
    <w:rsid w:val="00E9369F"/>
    <w:rsid w:val="00E95253"/>
    <w:rsid w:val="00E970C8"/>
    <w:rsid w:val="00EA0F7B"/>
    <w:rsid w:val="00EA72A4"/>
    <w:rsid w:val="00EB03EB"/>
    <w:rsid w:val="00EB48BB"/>
    <w:rsid w:val="00EB6EA3"/>
    <w:rsid w:val="00EB785F"/>
    <w:rsid w:val="00EB78E3"/>
    <w:rsid w:val="00EC449E"/>
    <w:rsid w:val="00EC5389"/>
    <w:rsid w:val="00EC679F"/>
    <w:rsid w:val="00EC6DBD"/>
    <w:rsid w:val="00ED4A4E"/>
    <w:rsid w:val="00EE1BD4"/>
    <w:rsid w:val="00EE34B3"/>
    <w:rsid w:val="00EE38A9"/>
    <w:rsid w:val="00EE6145"/>
    <w:rsid w:val="00EE6158"/>
    <w:rsid w:val="00EE664C"/>
    <w:rsid w:val="00EE774B"/>
    <w:rsid w:val="00EF0FAA"/>
    <w:rsid w:val="00EF216E"/>
    <w:rsid w:val="00EF2ED3"/>
    <w:rsid w:val="00EF2EE7"/>
    <w:rsid w:val="00EF31DF"/>
    <w:rsid w:val="00EF55AF"/>
    <w:rsid w:val="00EF6E49"/>
    <w:rsid w:val="00EF6F97"/>
    <w:rsid w:val="00F03982"/>
    <w:rsid w:val="00F05569"/>
    <w:rsid w:val="00F05993"/>
    <w:rsid w:val="00F06A6B"/>
    <w:rsid w:val="00F103EA"/>
    <w:rsid w:val="00F11CB4"/>
    <w:rsid w:val="00F13CA5"/>
    <w:rsid w:val="00F14954"/>
    <w:rsid w:val="00F1609C"/>
    <w:rsid w:val="00F173A4"/>
    <w:rsid w:val="00F2111F"/>
    <w:rsid w:val="00F279FF"/>
    <w:rsid w:val="00F33EC8"/>
    <w:rsid w:val="00F35482"/>
    <w:rsid w:val="00F36FFF"/>
    <w:rsid w:val="00F40244"/>
    <w:rsid w:val="00F40296"/>
    <w:rsid w:val="00F41459"/>
    <w:rsid w:val="00F419CD"/>
    <w:rsid w:val="00F46D75"/>
    <w:rsid w:val="00F50CE9"/>
    <w:rsid w:val="00F51411"/>
    <w:rsid w:val="00F51442"/>
    <w:rsid w:val="00F57648"/>
    <w:rsid w:val="00F60074"/>
    <w:rsid w:val="00F614EA"/>
    <w:rsid w:val="00F65214"/>
    <w:rsid w:val="00F656DC"/>
    <w:rsid w:val="00F67181"/>
    <w:rsid w:val="00F70AF1"/>
    <w:rsid w:val="00F70FBD"/>
    <w:rsid w:val="00F71D5C"/>
    <w:rsid w:val="00F754E4"/>
    <w:rsid w:val="00F80D97"/>
    <w:rsid w:val="00F90FD8"/>
    <w:rsid w:val="00F91BAF"/>
    <w:rsid w:val="00F91E00"/>
    <w:rsid w:val="00F920EB"/>
    <w:rsid w:val="00F926DE"/>
    <w:rsid w:val="00F936B9"/>
    <w:rsid w:val="00F94CB2"/>
    <w:rsid w:val="00F951D8"/>
    <w:rsid w:val="00FA7F3F"/>
    <w:rsid w:val="00FB038E"/>
    <w:rsid w:val="00FB157B"/>
    <w:rsid w:val="00FB57E0"/>
    <w:rsid w:val="00FB644A"/>
    <w:rsid w:val="00FD0FF0"/>
    <w:rsid w:val="00FD7653"/>
    <w:rsid w:val="00FE015F"/>
    <w:rsid w:val="00FE4070"/>
    <w:rsid w:val="00FE408E"/>
    <w:rsid w:val="00FE41F1"/>
    <w:rsid w:val="00FE639B"/>
    <w:rsid w:val="00FF3DB3"/>
    <w:rsid w:val="00FF7A42"/>
    <w:rsid w:val="00FF7E0D"/>
    <w:rsid w:val="56B1183A"/>
    <w:rsid w:val="5F9A5F0B"/>
    <w:rsid w:val="65384BF4"/>
    <w:rsid w:val="6BA61731"/>
    <w:rsid w:val="6BC92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3B904"/>
  <w15:docId w15:val="{998D55FD-486E-4F54-8F44-E781F12A1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widowControl w:val="0"/>
      <w:spacing w:after="0" w:line="1" w:lineRule="atLeast"/>
      <w:ind w:leftChars="-1" w:left="-1" w:hangingChars="1" w:hanging="1"/>
      <w:textAlignment w:val="top"/>
      <w:outlineLvl w:val="0"/>
    </w:pPr>
    <w:rPr>
      <w:rFonts w:eastAsia="Times New Roman"/>
      <w:color w:val="000000"/>
      <w:kern w:val="1"/>
      <w:position w:val="-1"/>
      <w:sz w:val="24"/>
      <w:szCs w:val="24"/>
      <w:lang w:eastAsia="hi-IN" w:bidi="hi-IN"/>
    </w:rPr>
  </w:style>
  <w:style w:type="paragraph" w:styleId="Heading1">
    <w:name w:val="heading 1"/>
    <w:basedOn w:val="Normal"/>
    <w:next w:val="Normal"/>
    <w:link w:val="Heading1Char"/>
    <w:qFormat/>
    <w:pPr>
      <w:keepNext/>
      <w:keepLines/>
      <w:spacing w:before="480" w:after="12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link w:val="Heading5Char"/>
    <w:pPr>
      <w:keepNext/>
      <w:keepLines/>
      <w:spacing w:before="220" w:after="40"/>
      <w:outlineLvl w:val="4"/>
    </w:pPr>
    <w:rPr>
      <w:b/>
      <w:sz w:val="22"/>
      <w:szCs w:val="22"/>
    </w:rPr>
  </w:style>
  <w:style w:type="paragraph" w:styleId="Heading6">
    <w:name w:val="heading 6"/>
    <w:basedOn w:val="Normal"/>
    <w:next w:val="Normal"/>
    <w:link w:val="Heading6Char"/>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eastAsia="SimSun" w:hAnsi="Tahoma" w:cs="Mangal"/>
      <w:sz w:val="16"/>
      <w:szCs w:val="14"/>
    </w:rPr>
  </w:style>
  <w:style w:type="paragraph" w:styleId="BodyText">
    <w:name w:val="Body Text"/>
    <w:basedOn w:val="Normal"/>
    <w:link w:val="BodyTextChar"/>
    <w:pPr>
      <w:spacing w:after="120"/>
    </w:pPr>
  </w:style>
  <w:style w:type="paragraph" w:styleId="Caption">
    <w:name w:val="caption"/>
    <w:basedOn w:val="Normal"/>
    <w:next w:val="Normal"/>
    <w:uiPriority w:val="35"/>
    <w:qFormat/>
    <w:pPr>
      <w:suppressLineNumbers/>
      <w:spacing w:before="120" w:after="120"/>
    </w:pPr>
    <w:rPr>
      <w:i/>
      <w:iCs/>
    </w:rPr>
  </w:style>
  <w:style w:type="paragraph" w:styleId="CommentText">
    <w:name w:val="annotation text"/>
    <w:basedOn w:val="Normal"/>
    <w:link w:val="CommentTextChar"/>
    <w:uiPriority w:val="99"/>
    <w:qFormat/>
    <w:rPr>
      <w:sz w:val="20"/>
      <w:szCs w:val="18"/>
    </w:rPr>
  </w:style>
  <w:style w:type="paragraph" w:styleId="CommentSubject">
    <w:name w:val="annotation subject"/>
    <w:basedOn w:val="CommentText"/>
    <w:next w:val="CommentText"/>
    <w:link w:val="CommentSubjectChar"/>
    <w:qFormat/>
    <w:rPr>
      <w:b/>
      <w:bCs/>
    </w:rPr>
  </w:style>
  <w:style w:type="paragraph" w:styleId="Footer">
    <w:name w:val="footer"/>
    <w:basedOn w:val="Normal"/>
    <w:link w:val="FooterChar"/>
    <w:uiPriority w:val="99"/>
    <w:unhideWhenUsed/>
    <w:pPr>
      <w:tabs>
        <w:tab w:val="center" w:pos="4513"/>
        <w:tab w:val="right" w:pos="9026"/>
      </w:tabs>
      <w:spacing w:line="240" w:lineRule="auto"/>
    </w:pPr>
    <w:rPr>
      <w:rFonts w:cs="Mangal"/>
      <w:szCs w:val="21"/>
    </w:rPr>
  </w:style>
  <w:style w:type="paragraph" w:styleId="FootnoteText">
    <w:name w:val="footnote text"/>
    <w:basedOn w:val="Normal"/>
    <w:link w:val="FootnoteTextChar"/>
    <w:uiPriority w:val="99"/>
    <w:semiHidden/>
    <w:unhideWhenUsed/>
    <w:pPr>
      <w:spacing w:line="240" w:lineRule="auto"/>
    </w:pPr>
    <w:rPr>
      <w:rFonts w:cs="Mangal"/>
      <w:sz w:val="20"/>
      <w:szCs w:val="18"/>
    </w:rPr>
  </w:style>
  <w:style w:type="paragraph" w:styleId="Header">
    <w:name w:val="header"/>
    <w:basedOn w:val="Normal"/>
    <w:link w:val="HeaderChar"/>
    <w:uiPriority w:val="99"/>
    <w:unhideWhenUsed/>
    <w:pPr>
      <w:tabs>
        <w:tab w:val="center" w:pos="4513"/>
        <w:tab w:val="right" w:pos="9026"/>
      </w:tabs>
      <w:spacing w:line="240" w:lineRule="auto"/>
    </w:pPr>
    <w:rPr>
      <w:rFonts w:cs="Mangal"/>
      <w:szCs w:val="21"/>
    </w:rPr>
  </w:style>
  <w:style w:type="paragraph" w:styleId="HTMLPreformatted">
    <w:name w:val="HTML Preformatted"/>
    <w:basedOn w:val="Normal"/>
    <w:link w:val="HTMLPreformatted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0" w:firstLineChars="0" w:firstLine="0"/>
      <w:textAlignment w:val="auto"/>
      <w:outlineLvl w:val="9"/>
    </w:pPr>
    <w:rPr>
      <w:rFonts w:ascii="Courier New" w:hAnsi="Courier New" w:cs="Courier New"/>
      <w:color w:val="auto"/>
      <w:position w:val="0"/>
      <w:sz w:val="20"/>
      <w:szCs w:val="20"/>
      <w:lang w:val="en-US" w:eastAsia="ar-SA" w:bidi="ar-SA"/>
    </w:rPr>
  </w:style>
  <w:style w:type="paragraph" w:styleId="List">
    <w:name w:val="List"/>
    <w:basedOn w:val="BodyText"/>
  </w:style>
  <w:style w:type="paragraph" w:styleId="NormalWeb">
    <w:name w:val="Normal (Web)"/>
    <w:basedOn w:val="Normal"/>
    <w:uiPriority w:val="99"/>
    <w:unhideWhenUsed/>
    <w:pPr>
      <w:widowControl/>
      <w:spacing w:before="100" w:beforeAutospacing="1" w:after="100" w:afterAutospacing="1" w:line="240" w:lineRule="auto"/>
      <w:ind w:leftChars="0" w:left="0" w:firstLineChars="0" w:firstLine="0"/>
      <w:textAlignment w:val="auto"/>
      <w:outlineLvl w:val="9"/>
    </w:pPr>
    <w:rPr>
      <w:color w:val="auto"/>
      <w:kern w:val="0"/>
      <w:position w:val="0"/>
      <w:lang w:val="en-US" w:eastAsia="en-US" w:bidi="ar-SA"/>
    </w:r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paragraph" w:styleId="Title">
    <w:name w:val="Title"/>
    <w:basedOn w:val="Normal"/>
    <w:next w:val="Normal"/>
    <w:link w:val="TitleChar"/>
    <w:pPr>
      <w:keepNext/>
      <w:keepLines/>
      <w:spacing w:before="480" w:after="120"/>
    </w:pPr>
    <w:rPr>
      <w:b/>
      <w:sz w:val="72"/>
      <w:szCs w:val="72"/>
    </w:rPr>
  </w:style>
  <w:style w:type="character" w:styleId="CommentReference">
    <w:name w:val="annotation reference"/>
    <w:uiPriority w:val="99"/>
    <w:qFormat/>
    <w:rPr>
      <w:w w:val="100"/>
      <w:position w:val="-1"/>
      <w:sz w:val="16"/>
      <w:szCs w:val="16"/>
      <w:vertAlign w:val="baseline"/>
      <w:cs w:val="0"/>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LineNumber">
    <w:name w:val="line number"/>
    <w:basedOn w:val="DefaultParagraphFont"/>
    <w:uiPriority w:val="99"/>
    <w:semiHidden/>
    <w:unhideWhenUsed/>
  </w:style>
  <w:style w:type="table" w:styleId="TableGrid">
    <w:name w:val="Table Grid"/>
    <w:basedOn w:val="TableNormal"/>
    <w:uiPriority w:val="59"/>
    <w:pPr>
      <w:widowControl w:val="0"/>
      <w:suppressAutoHyphens/>
      <w:spacing w:after="0" w:line="1" w:lineRule="atLeast"/>
      <w:ind w:leftChars="-1" w:left="-1" w:hangingChars="1" w:hanging="1"/>
      <w:textAlignment w:val="top"/>
      <w:outlineLvl w:val="0"/>
    </w:pPr>
    <w:rPr>
      <w:rFonts w:eastAsia="Times New Roman"/>
      <w:color w:val="000000"/>
      <w:position w:val="-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pPr>
      <w:spacing w:after="0" w:line="240" w:lineRule="auto"/>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rPr>
      <w:rFonts w:ascii="Times New Roman" w:eastAsia="Times New Roman" w:hAnsi="Times New Roman" w:cs="Times New Roman"/>
      <w:b/>
      <w:color w:val="000000"/>
      <w:kern w:val="1"/>
      <w:position w:val="-1"/>
      <w:sz w:val="48"/>
      <w:szCs w:val="48"/>
      <w:lang w:val="en-GB" w:eastAsia="hi-IN" w:bidi="hi-IN"/>
    </w:rPr>
  </w:style>
  <w:style w:type="character" w:customStyle="1" w:styleId="Heading2Char">
    <w:name w:val="Heading 2 Char"/>
    <w:basedOn w:val="DefaultParagraphFont"/>
    <w:link w:val="Heading2"/>
    <w:rPr>
      <w:rFonts w:ascii="Times New Roman" w:eastAsia="Times New Roman" w:hAnsi="Times New Roman" w:cs="Times New Roman"/>
      <w:b/>
      <w:color w:val="000000"/>
      <w:kern w:val="1"/>
      <w:position w:val="-1"/>
      <w:sz w:val="36"/>
      <w:szCs w:val="36"/>
      <w:lang w:val="en-GB" w:eastAsia="hi-IN" w:bidi="hi-IN"/>
    </w:rPr>
  </w:style>
  <w:style w:type="character" w:customStyle="1" w:styleId="Heading3Char">
    <w:name w:val="Heading 3 Char"/>
    <w:basedOn w:val="DefaultParagraphFont"/>
    <w:link w:val="Heading3"/>
    <w:rPr>
      <w:rFonts w:ascii="Times New Roman" w:eastAsia="Times New Roman" w:hAnsi="Times New Roman" w:cs="Times New Roman"/>
      <w:b/>
      <w:color w:val="000000"/>
      <w:kern w:val="1"/>
      <w:position w:val="-1"/>
      <w:sz w:val="28"/>
      <w:szCs w:val="28"/>
      <w:lang w:val="en-GB" w:eastAsia="hi-IN" w:bidi="hi-IN"/>
    </w:rPr>
  </w:style>
  <w:style w:type="character" w:customStyle="1" w:styleId="Heading4Char">
    <w:name w:val="Heading 4 Char"/>
    <w:basedOn w:val="DefaultParagraphFont"/>
    <w:link w:val="Heading4"/>
    <w:rPr>
      <w:rFonts w:ascii="Times New Roman" w:eastAsia="Times New Roman" w:hAnsi="Times New Roman" w:cs="Times New Roman"/>
      <w:b/>
      <w:color w:val="000000"/>
      <w:kern w:val="1"/>
      <w:position w:val="-1"/>
      <w:sz w:val="24"/>
      <w:szCs w:val="24"/>
      <w:lang w:val="en-GB" w:eastAsia="hi-IN" w:bidi="hi-IN"/>
    </w:rPr>
  </w:style>
  <w:style w:type="character" w:customStyle="1" w:styleId="Heading5Char">
    <w:name w:val="Heading 5 Char"/>
    <w:basedOn w:val="DefaultParagraphFont"/>
    <w:link w:val="Heading5"/>
    <w:rPr>
      <w:rFonts w:ascii="Times New Roman" w:eastAsia="Times New Roman" w:hAnsi="Times New Roman" w:cs="Times New Roman"/>
      <w:b/>
      <w:color w:val="000000"/>
      <w:kern w:val="1"/>
      <w:position w:val="-1"/>
      <w:lang w:val="en-GB" w:eastAsia="hi-IN" w:bidi="hi-IN"/>
    </w:rPr>
  </w:style>
  <w:style w:type="character" w:customStyle="1" w:styleId="Heading6Char">
    <w:name w:val="Heading 6 Char"/>
    <w:basedOn w:val="DefaultParagraphFont"/>
    <w:link w:val="Heading6"/>
    <w:qFormat/>
    <w:rPr>
      <w:rFonts w:ascii="Times New Roman" w:eastAsia="Times New Roman" w:hAnsi="Times New Roman" w:cs="Times New Roman"/>
      <w:b/>
      <w:color w:val="000000"/>
      <w:kern w:val="1"/>
      <w:position w:val="-1"/>
      <w:sz w:val="20"/>
      <w:szCs w:val="20"/>
      <w:lang w:val="en-GB" w:eastAsia="hi-IN" w:bidi="hi-IN"/>
    </w:rPr>
  </w:style>
  <w:style w:type="character" w:customStyle="1" w:styleId="TitleChar">
    <w:name w:val="Title Char"/>
    <w:basedOn w:val="DefaultParagraphFont"/>
    <w:link w:val="Title"/>
    <w:rPr>
      <w:rFonts w:ascii="Times New Roman" w:eastAsia="Times New Roman" w:hAnsi="Times New Roman" w:cs="Times New Roman"/>
      <w:b/>
      <w:color w:val="000000"/>
      <w:kern w:val="1"/>
      <w:position w:val="-1"/>
      <w:sz w:val="72"/>
      <w:szCs w:val="72"/>
      <w:lang w:val="en-GB" w:eastAsia="hi-IN" w:bidi="hi-IN"/>
    </w:rPr>
  </w:style>
  <w:style w:type="paragraph" w:customStyle="1" w:styleId="Heading">
    <w:name w:val="Heading"/>
    <w:basedOn w:val="Normal"/>
    <w:next w:val="BodyText"/>
    <w:uiPriority w:val="99"/>
    <w:qFormat/>
    <w:pPr>
      <w:keepNext/>
      <w:spacing w:before="240" w:after="120"/>
    </w:pPr>
    <w:rPr>
      <w:rFonts w:ascii="Arial" w:eastAsia="Microsoft YaHei" w:hAnsi="Arial" w:cs="Arial"/>
      <w:sz w:val="28"/>
      <w:szCs w:val="28"/>
    </w:rPr>
  </w:style>
  <w:style w:type="character" w:customStyle="1" w:styleId="BodyTextChar">
    <w:name w:val="Body Text Char"/>
    <w:basedOn w:val="DefaultParagraphFont"/>
    <w:link w:val="BodyText"/>
    <w:qFormat/>
    <w:rPr>
      <w:rFonts w:ascii="Times New Roman" w:eastAsia="Times New Roman" w:hAnsi="Times New Roman" w:cs="Times New Roman"/>
      <w:color w:val="000000"/>
      <w:kern w:val="1"/>
      <w:position w:val="-1"/>
      <w:sz w:val="24"/>
      <w:szCs w:val="24"/>
      <w:lang w:val="en-GB" w:eastAsia="hi-IN" w:bidi="hi-IN"/>
    </w:rPr>
  </w:style>
  <w:style w:type="paragraph" w:customStyle="1" w:styleId="Index">
    <w:name w:val="Index"/>
    <w:basedOn w:val="Normal"/>
    <w:pPr>
      <w:suppressLineNumbers/>
    </w:pPr>
  </w:style>
  <w:style w:type="paragraph" w:styleId="ListParagraph">
    <w:name w:val="List Paragraph"/>
    <w:basedOn w:val="Normal"/>
    <w:pPr>
      <w:widowControl/>
      <w:suppressAutoHyphens/>
      <w:spacing w:after="200" w:line="276" w:lineRule="auto"/>
      <w:ind w:left="720"/>
      <w:contextualSpacing/>
    </w:pPr>
    <w:rPr>
      <w:rFonts w:ascii="Calibri" w:eastAsia="Calibri" w:hAnsi="Calibri"/>
      <w:kern w:val="0"/>
      <w:sz w:val="22"/>
      <w:szCs w:val="22"/>
      <w:lang w:val="en-US" w:eastAsia="en-US" w:bidi="ar-SA"/>
    </w:rPr>
  </w:style>
  <w:style w:type="character" w:customStyle="1" w:styleId="CommentTextChar">
    <w:name w:val="Comment Text Char"/>
    <w:basedOn w:val="DefaultParagraphFont"/>
    <w:link w:val="CommentText"/>
    <w:uiPriority w:val="99"/>
    <w:rPr>
      <w:rFonts w:ascii="Times New Roman" w:eastAsia="Times New Roman" w:hAnsi="Times New Roman" w:cs="Times New Roman"/>
      <w:color w:val="000000"/>
      <w:kern w:val="1"/>
      <w:position w:val="-1"/>
      <w:sz w:val="20"/>
      <w:szCs w:val="18"/>
      <w:lang w:val="en-GB" w:eastAsia="hi-IN" w:bidi="hi-IN"/>
    </w:rPr>
  </w:style>
  <w:style w:type="character" w:customStyle="1" w:styleId="CommentSubjectChar">
    <w:name w:val="Comment Subject Char"/>
    <w:basedOn w:val="CommentTextChar"/>
    <w:link w:val="CommentSubject"/>
    <w:rPr>
      <w:rFonts w:ascii="Times New Roman" w:eastAsia="Times New Roman" w:hAnsi="Times New Roman" w:cs="Times New Roman"/>
      <w:b/>
      <w:bCs/>
      <w:color w:val="000000"/>
      <w:kern w:val="1"/>
      <w:position w:val="-1"/>
      <w:sz w:val="20"/>
      <w:szCs w:val="18"/>
      <w:lang w:val="en-GB" w:eastAsia="hi-IN" w:bidi="hi-IN"/>
    </w:rPr>
  </w:style>
  <w:style w:type="character" w:customStyle="1" w:styleId="BalloonTextChar">
    <w:name w:val="Balloon Text Char"/>
    <w:basedOn w:val="DefaultParagraphFont"/>
    <w:link w:val="BalloonText"/>
    <w:rPr>
      <w:rFonts w:ascii="Tahoma" w:eastAsia="SimSun" w:hAnsi="Tahoma" w:cs="Mangal"/>
      <w:color w:val="000000"/>
      <w:kern w:val="1"/>
      <w:position w:val="-1"/>
      <w:sz w:val="16"/>
      <w:szCs w:val="14"/>
      <w:lang w:val="en-GB" w:eastAsia="hi-IN" w:bidi="hi-IN"/>
    </w:rPr>
  </w:style>
  <w:style w:type="character" w:customStyle="1" w:styleId="SubtitleChar">
    <w:name w:val="Subtitle Char"/>
    <w:basedOn w:val="DefaultParagraphFont"/>
    <w:link w:val="Subtitle"/>
    <w:rPr>
      <w:rFonts w:ascii="Georgia" w:eastAsia="Georgia" w:hAnsi="Georgia" w:cs="Georgia"/>
      <w:i/>
      <w:color w:val="666666"/>
      <w:kern w:val="1"/>
      <w:position w:val="-1"/>
      <w:sz w:val="48"/>
      <w:szCs w:val="48"/>
      <w:lang w:val="en-GB" w:eastAsia="hi-IN" w:bidi="hi-IN"/>
    </w:rPr>
  </w:style>
  <w:style w:type="table" w:customStyle="1" w:styleId="2">
    <w:name w:val="2"/>
    <w:basedOn w:val="TableNormal"/>
    <w:qFormat/>
    <w:pPr>
      <w:widowControl w:val="0"/>
      <w:spacing w:after="0" w:line="240" w:lineRule="auto"/>
    </w:pPr>
    <w:rPr>
      <w:rFonts w:eastAsia="Times New Roman"/>
      <w:color w:val="000000"/>
      <w:sz w:val="24"/>
      <w:szCs w:val="24"/>
    </w:rPr>
    <w:tblPr/>
  </w:style>
  <w:style w:type="table" w:customStyle="1" w:styleId="1">
    <w:name w:val="1"/>
    <w:basedOn w:val="TableNormal"/>
    <w:pPr>
      <w:widowControl w:val="0"/>
      <w:spacing w:after="0" w:line="240" w:lineRule="auto"/>
    </w:pPr>
    <w:rPr>
      <w:rFonts w:eastAsia="Times New Roman"/>
      <w:color w:val="000000"/>
      <w:sz w:val="24"/>
      <w:szCs w:val="24"/>
    </w:rPr>
    <w:tblPr/>
  </w:style>
  <w:style w:type="character" w:customStyle="1" w:styleId="HTMLPreformattedChar">
    <w:name w:val="HTML Preformatted Char"/>
    <w:basedOn w:val="DefaultParagraphFont"/>
    <w:link w:val="HTMLPreformatted"/>
    <w:uiPriority w:val="99"/>
    <w:rPr>
      <w:rFonts w:ascii="Courier New" w:eastAsia="Times New Roman" w:hAnsi="Courier New" w:cs="Courier New"/>
      <w:kern w:val="1"/>
      <w:sz w:val="20"/>
      <w:szCs w:val="20"/>
      <w:lang w:eastAsia="ar-SA"/>
    </w:rPr>
  </w:style>
  <w:style w:type="paragraph" w:customStyle="1" w:styleId="Revision1">
    <w:name w:val="Revision1"/>
    <w:hidden/>
    <w:uiPriority w:val="99"/>
    <w:semiHidden/>
    <w:pPr>
      <w:spacing w:after="0" w:line="240" w:lineRule="auto"/>
    </w:pPr>
    <w:rPr>
      <w:rFonts w:eastAsia="Times New Roman" w:cs="Mangal"/>
      <w:color w:val="000000"/>
      <w:kern w:val="1"/>
      <w:position w:val="-1"/>
      <w:sz w:val="24"/>
      <w:szCs w:val="21"/>
      <w:lang w:eastAsia="hi-IN" w:bidi="hi-IN"/>
    </w:rPr>
  </w:style>
  <w:style w:type="character" w:customStyle="1" w:styleId="5yl5">
    <w:name w:val="_5yl5"/>
    <w:basedOn w:val="DefaultParagraphFont"/>
  </w:style>
  <w:style w:type="character" w:customStyle="1" w:styleId="FootnoteTextChar">
    <w:name w:val="Footnote Text Char"/>
    <w:basedOn w:val="DefaultParagraphFont"/>
    <w:link w:val="FootnoteText"/>
    <w:uiPriority w:val="99"/>
    <w:semiHidden/>
    <w:rPr>
      <w:rFonts w:ascii="Times New Roman" w:eastAsia="Times New Roman" w:hAnsi="Times New Roman" w:cs="Mangal"/>
      <w:color w:val="000000"/>
      <w:kern w:val="1"/>
      <w:position w:val="-1"/>
      <w:sz w:val="20"/>
      <w:szCs w:val="18"/>
      <w:lang w:val="en-GB" w:eastAsia="hi-IN" w:bidi="hi-IN"/>
    </w:rPr>
  </w:style>
  <w:style w:type="character" w:customStyle="1" w:styleId="HeaderChar">
    <w:name w:val="Header Char"/>
    <w:basedOn w:val="DefaultParagraphFont"/>
    <w:link w:val="Header"/>
    <w:uiPriority w:val="99"/>
    <w:qFormat/>
    <w:rPr>
      <w:rFonts w:ascii="Times New Roman" w:eastAsia="Times New Roman" w:hAnsi="Times New Roman" w:cs="Mangal"/>
      <w:color w:val="000000"/>
      <w:kern w:val="1"/>
      <w:position w:val="-1"/>
      <w:sz w:val="24"/>
      <w:szCs w:val="21"/>
      <w:lang w:val="en-GB" w:eastAsia="hi-IN" w:bidi="hi-IN"/>
    </w:rPr>
  </w:style>
  <w:style w:type="character" w:customStyle="1" w:styleId="FooterChar">
    <w:name w:val="Footer Char"/>
    <w:basedOn w:val="DefaultParagraphFont"/>
    <w:link w:val="Footer"/>
    <w:uiPriority w:val="99"/>
    <w:rPr>
      <w:rFonts w:ascii="Times New Roman" w:eastAsia="Times New Roman" w:hAnsi="Times New Roman" w:cs="Mangal"/>
      <w:color w:val="000000"/>
      <w:kern w:val="1"/>
      <w:position w:val="-1"/>
      <w:sz w:val="24"/>
      <w:szCs w:val="21"/>
      <w:lang w:val="en-GB" w:eastAsia="hi-IN" w:bidi="hi-IN"/>
    </w:rPr>
  </w:style>
  <w:style w:type="paragraph" w:styleId="Revision">
    <w:name w:val="Revision"/>
    <w:hidden/>
    <w:uiPriority w:val="99"/>
    <w:semiHidden/>
    <w:rsid w:val="00E41840"/>
    <w:pPr>
      <w:spacing w:after="0" w:line="240" w:lineRule="auto"/>
    </w:pPr>
    <w:rPr>
      <w:rFonts w:eastAsia="Times New Roman" w:cs="Mangal"/>
      <w:color w:val="000000"/>
      <w:kern w:val="1"/>
      <w:positio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6.tiff"/><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footer" Target="footer3.xml"/><Relationship Id="rId10" Type="http://schemas.microsoft.com/office/2016/09/relationships/commentsIds" Target="commentsIds.xml"/><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58BDCF-32FE-4855-8EC6-6879CD463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Pages>
  <Words>29710</Words>
  <Characters>169348</Characters>
  <Application>Microsoft Office Word</Application>
  <DocSecurity>0</DocSecurity>
  <Lines>1411</Lines>
  <Paragraphs>397</Paragraphs>
  <ScaleCrop>false</ScaleCrop>
  <HeadingPairs>
    <vt:vector size="2" baseType="variant">
      <vt:variant>
        <vt:lpstr>Title</vt:lpstr>
      </vt:variant>
      <vt:variant>
        <vt:i4>1</vt:i4>
      </vt:variant>
    </vt:vector>
  </HeadingPairs>
  <TitlesOfParts>
    <vt:vector size="1" baseType="lpstr">
      <vt:lpstr/>
    </vt:vector>
  </TitlesOfParts>
  <Company>MPI EVA</Company>
  <LinksUpToDate>false</LinksUpToDate>
  <CharactersWithSpaces>198661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Mielke</dc:creator>
  <cp:lastModifiedBy>Alexander Mielke</cp:lastModifiedBy>
  <cp:revision>1</cp:revision>
  <cp:lastPrinted>2019-01-11T12:43:00Z</cp:lastPrinted>
  <dcterms:created xsi:type="dcterms:W3CDTF">2020-05-26T09:35:00Z</dcterms:created>
  <dcterms:modified xsi:type="dcterms:W3CDTF">2020-05-28T15:45:00Z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d04ef537-7af2-3f4c-9446-b8c5176c7c30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2057-11.2.0.8292</vt:lpwstr>
  </property>
</Properties>
</file>